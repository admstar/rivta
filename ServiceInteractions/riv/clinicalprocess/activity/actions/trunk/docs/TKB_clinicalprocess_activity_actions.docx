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96A61">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2C969D86" w14:textId="77777777" w:rsidR="005145EE"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2700626" w:history="1">
            <w:r w:rsidR="005145EE" w:rsidRPr="00043443">
              <w:rPr>
                <w:rStyle w:val="Hyperlnk"/>
                <w:noProof/>
              </w:rPr>
              <w:t>1</w:t>
            </w:r>
            <w:r w:rsidR="005145EE">
              <w:rPr>
                <w:rFonts w:asciiTheme="minorHAnsi" w:eastAsiaTheme="minorEastAsia" w:hAnsiTheme="minorHAnsi" w:cstheme="minorBidi"/>
                <w:noProof/>
                <w:sz w:val="22"/>
                <w:lang w:eastAsia="sv-SE"/>
              </w:rPr>
              <w:tab/>
            </w:r>
            <w:r w:rsidR="005145EE" w:rsidRPr="00043443">
              <w:rPr>
                <w:rStyle w:val="Hyperlnk"/>
                <w:noProof/>
              </w:rPr>
              <w:t>Inledning</w:t>
            </w:r>
            <w:r w:rsidR="005145EE">
              <w:rPr>
                <w:noProof/>
                <w:webHidden/>
              </w:rPr>
              <w:tab/>
            </w:r>
            <w:r w:rsidR="005145EE">
              <w:rPr>
                <w:noProof/>
                <w:webHidden/>
              </w:rPr>
              <w:fldChar w:fldCharType="begin"/>
            </w:r>
            <w:r w:rsidR="005145EE">
              <w:rPr>
                <w:noProof/>
                <w:webHidden/>
              </w:rPr>
              <w:instrText xml:space="preserve"> PAGEREF _Toc412700626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2925F067" w14:textId="77777777" w:rsidR="005145EE" w:rsidRDefault="001F2FF6">
          <w:pPr>
            <w:pStyle w:val="Innehll2"/>
            <w:tabs>
              <w:tab w:val="left" w:pos="660"/>
              <w:tab w:val="right" w:leader="dot" w:pos="10456"/>
            </w:tabs>
            <w:rPr>
              <w:rFonts w:asciiTheme="minorHAnsi" w:eastAsiaTheme="minorEastAsia" w:hAnsiTheme="minorHAnsi" w:cstheme="minorBidi"/>
              <w:noProof/>
              <w:sz w:val="22"/>
              <w:lang w:eastAsia="sv-SE"/>
            </w:rPr>
          </w:pPr>
          <w:hyperlink w:anchor="_Toc412700627" w:history="1">
            <w:r w:rsidR="005145EE" w:rsidRPr="00043443">
              <w:rPr>
                <w:rStyle w:val="Hyperlnk"/>
                <w:noProof/>
              </w:rPr>
              <w:t>1.1</w:t>
            </w:r>
            <w:r w:rsidR="005145EE">
              <w:rPr>
                <w:rFonts w:asciiTheme="minorHAnsi" w:eastAsiaTheme="minorEastAsia" w:hAnsiTheme="minorHAnsi" w:cstheme="minorBidi"/>
                <w:noProof/>
                <w:sz w:val="22"/>
                <w:lang w:eastAsia="sv-SE"/>
              </w:rPr>
              <w:tab/>
            </w:r>
            <w:r w:rsidR="005145EE" w:rsidRPr="00043443">
              <w:rPr>
                <w:rStyle w:val="Hyperlnk"/>
                <w:noProof/>
              </w:rPr>
              <w:t>Svenskt namn</w:t>
            </w:r>
            <w:r w:rsidR="005145EE">
              <w:rPr>
                <w:noProof/>
                <w:webHidden/>
              </w:rPr>
              <w:tab/>
            </w:r>
            <w:r w:rsidR="005145EE">
              <w:rPr>
                <w:noProof/>
                <w:webHidden/>
              </w:rPr>
              <w:fldChar w:fldCharType="begin"/>
            </w:r>
            <w:r w:rsidR="005145EE">
              <w:rPr>
                <w:noProof/>
                <w:webHidden/>
              </w:rPr>
              <w:instrText xml:space="preserve"> PAGEREF _Toc412700627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2F846747"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28" w:history="1">
            <w:r w:rsidR="005145EE" w:rsidRPr="00043443">
              <w:rPr>
                <w:rStyle w:val="Hyperlnk"/>
                <w:noProof/>
              </w:rPr>
              <w:t>1.2</w:t>
            </w:r>
            <w:r w:rsidR="005145EE">
              <w:rPr>
                <w:rFonts w:asciiTheme="minorHAnsi" w:eastAsiaTheme="minorEastAsia" w:hAnsiTheme="minorHAnsi" w:cstheme="minorBidi"/>
                <w:noProof/>
                <w:sz w:val="22"/>
                <w:lang w:eastAsia="sv-SE"/>
              </w:rPr>
              <w:tab/>
            </w:r>
            <w:r w:rsidR="005145EE" w:rsidRPr="00043443">
              <w:rPr>
                <w:rStyle w:val="Hyperlnk"/>
                <w:noProof/>
              </w:rPr>
              <w:t>WEB beskrivning</w:t>
            </w:r>
            <w:r w:rsidR="005145EE">
              <w:rPr>
                <w:noProof/>
                <w:webHidden/>
              </w:rPr>
              <w:tab/>
            </w:r>
            <w:r w:rsidR="005145EE">
              <w:rPr>
                <w:noProof/>
                <w:webHidden/>
              </w:rPr>
              <w:fldChar w:fldCharType="begin"/>
            </w:r>
            <w:r w:rsidR="005145EE">
              <w:rPr>
                <w:noProof/>
                <w:webHidden/>
              </w:rPr>
              <w:instrText xml:space="preserve"> PAGEREF _Toc412700628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057AC9B1" w14:textId="77777777" w:rsidR="005145EE" w:rsidRDefault="001F2FF6">
          <w:pPr>
            <w:pStyle w:val="Innehll1"/>
            <w:tabs>
              <w:tab w:val="left" w:pos="400"/>
              <w:tab w:val="right" w:leader="dot" w:pos="10456"/>
            </w:tabs>
            <w:rPr>
              <w:rFonts w:asciiTheme="minorHAnsi" w:eastAsiaTheme="minorEastAsia" w:hAnsiTheme="minorHAnsi" w:cstheme="minorBidi"/>
              <w:noProof/>
              <w:sz w:val="22"/>
              <w:lang w:eastAsia="sv-SE"/>
            </w:rPr>
          </w:pPr>
          <w:hyperlink w:anchor="_Toc412700629" w:history="1">
            <w:r w:rsidR="005145EE" w:rsidRPr="00043443">
              <w:rPr>
                <w:rStyle w:val="Hyperlnk"/>
                <w:noProof/>
              </w:rPr>
              <w:t>2</w:t>
            </w:r>
            <w:r w:rsidR="005145EE">
              <w:rPr>
                <w:rFonts w:asciiTheme="minorHAnsi" w:eastAsiaTheme="minorEastAsia" w:hAnsiTheme="minorHAnsi" w:cstheme="minorBidi"/>
                <w:noProof/>
                <w:sz w:val="22"/>
                <w:lang w:eastAsia="sv-SE"/>
              </w:rPr>
              <w:tab/>
            </w:r>
            <w:r w:rsidR="005145EE" w:rsidRPr="00043443">
              <w:rPr>
                <w:rStyle w:val="Hyperlnk"/>
                <w:noProof/>
              </w:rPr>
              <w:t>Versionsinformation</w:t>
            </w:r>
            <w:r w:rsidR="005145EE">
              <w:rPr>
                <w:noProof/>
                <w:webHidden/>
              </w:rPr>
              <w:tab/>
            </w:r>
            <w:r w:rsidR="005145EE">
              <w:rPr>
                <w:noProof/>
                <w:webHidden/>
              </w:rPr>
              <w:fldChar w:fldCharType="begin"/>
            </w:r>
            <w:r w:rsidR="005145EE">
              <w:rPr>
                <w:noProof/>
                <w:webHidden/>
              </w:rPr>
              <w:instrText xml:space="preserve"> PAGEREF _Toc412700629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529835EF"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30" w:history="1">
            <w:r w:rsidR="005145EE" w:rsidRPr="00043443">
              <w:rPr>
                <w:rStyle w:val="Hyperlnk"/>
                <w:noProof/>
              </w:rPr>
              <w:t>2.1</w:t>
            </w:r>
            <w:r w:rsidR="005145EE">
              <w:rPr>
                <w:rFonts w:asciiTheme="minorHAnsi" w:eastAsiaTheme="minorEastAsia" w:hAnsiTheme="minorHAnsi" w:cstheme="minorBidi"/>
                <w:noProof/>
                <w:sz w:val="22"/>
                <w:lang w:eastAsia="sv-SE"/>
              </w:rPr>
              <w:tab/>
            </w:r>
            <w:r w:rsidR="005145EE" w:rsidRPr="00043443">
              <w:rPr>
                <w:rStyle w:val="Hyperlnk"/>
                <w:noProof/>
              </w:rPr>
              <w:t>Version 1.0</w:t>
            </w:r>
            <w:r w:rsidR="005145EE">
              <w:rPr>
                <w:noProof/>
                <w:webHidden/>
              </w:rPr>
              <w:tab/>
            </w:r>
            <w:r w:rsidR="005145EE">
              <w:rPr>
                <w:noProof/>
                <w:webHidden/>
              </w:rPr>
              <w:fldChar w:fldCharType="begin"/>
            </w:r>
            <w:r w:rsidR="005145EE">
              <w:rPr>
                <w:noProof/>
                <w:webHidden/>
              </w:rPr>
              <w:instrText xml:space="preserve"> PAGEREF _Toc412700630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3459F93A"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1" w:history="1">
            <w:r w:rsidR="005145EE" w:rsidRPr="00043443">
              <w:rPr>
                <w:rStyle w:val="Hyperlnk"/>
                <w:noProof/>
              </w:rPr>
              <w:t>2.1.1</w:t>
            </w:r>
            <w:r w:rsidR="005145EE">
              <w:rPr>
                <w:rFonts w:asciiTheme="minorHAnsi" w:eastAsiaTheme="minorEastAsia" w:hAnsiTheme="minorHAnsi" w:cstheme="minorBidi"/>
                <w:noProof/>
                <w:sz w:val="22"/>
                <w:lang w:eastAsia="sv-SE"/>
              </w:rPr>
              <w:tab/>
            </w:r>
            <w:r w:rsidR="005145EE" w:rsidRPr="00043443">
              <w:rPr>
                <w:rStyle w:val="Hyperlnk"/>
                <w:noProof/>
              </w:rPr>
              <w:t>Oförändrade tjänstekontrakt</w:t>
            </w:r>
            <w:r w:rsidR="005145EE">
              <w:rPr>
                <w:noProof/>
                <w:webHidden/>
              </w:rPr>
              <w:tab/>
            </w:r>
            <w:r w:rsidR="005145EE">
              <w:rPr>
                <w:noProof/>
                <w:webHidden/>
              </w:rPr>
              <w:fldChar w:fldCharType="begin"/>
            </w:r>
            <w:r w:rsidR="005145EE">
              <w:rPr>
                <w:noProof/>
                <w:webHidden/>
              </w:rPr>
              <w:instrText xml:space="preserve"> PAGEREF _Toc412700631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7ABAF305"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2" w:history="1">
            <w:r w:rsidR="005145EE" w:rsidRPr="00043443">
              <w:rPr>
                <w:rStyle w:val="Hyperlnk"/>
                <w:noProof/>
              </w:rPr>
              <w:t>2.1.2</w:t>
            </w:r>
            <w:r w:rsidR="005145EE">
              <w:rPr>
                <w:rFonts w:asciiTheme="minorHAnsi" w:eastAsiaTheme="minorEastAsia" w:hAnsiTheme="minorHAnsi" w:cstheme="minorBidi"/>
                <w:noProof/>
                <w:sz w:val="22"/>
                <w:lang w:eastAsia="sv-SE"/>
              </w:rPr>
              <w:tab/>
            </w:r>
            <w:r w:rsidR="005145EE" w:rsidRPr="00043443">
              <w:rPr>
                <w:rStyle w:val="Hyperlnk"/>
                <w:noProof/>
              </w:rPr>
              <w:t>Nya tjänstekontrakt</w:t>
            </w:r>
            <w:r w:rsidR="005145EE">
              <w:rPr>
                <w:noProof/>
                <w:webHidden/>
              </w:rPr>
              <w:tab/>
            </w:r>
            <w:r w:rsidR="005145EE">
              <w:rPr>
                <w:noProof/>
                <w:webHidden/>
              </w:rPr>
              <w:fldChar w:fldCharType="begin"/>
            </w:r>
            <w:r w:rsidR="005145EE">
              <w:rPr>
                <w:noProof/>
                <w:webHidden/>
              </w:rPr>
              <w:instrText xml:space="preserve"> PAGEREF _Toc412700632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7109F58F"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3" w:history="1">
            <w:r w:rsidR="005145EE" w:rsidRPr="00043443">
              <w:rPr>
                <w:rStyle w:val="Hyperlnk"/>
                <w:noProof/>
              </w:rPr>
              <w:t>2.1.3</w:t>
            </w:r>
            <w:r w:rsidR="005145EE">
              <w:rPr>
                <w:rFonts w:asciiTheme="minorHAnsi" w:eastAsiaTheme="minorEastAsia" w:hAnsiTheme="minorHAnsi" w:cstheme="minorBidi"/>
                <w:noProof/>
                <w:sz w:val="22"/>
                <w:lang w:eastAsia="sv-SE"/>
              </w:rPr>
              <w:tab/>
            </w:r>
            <w:r w:rsidR="005145EE" w:rsidRPr="00043443">
              <w:rPr>
                <w:rStyle w:val="Hyperlnk"/>
                <w:noProof/>
              </w:rPr>
              <w:t>Förändrade tjänstekontrakt</w:t>
            </w:r>
            <w:r w:rsidR="005145EE">
              <w:rPr>
                <w:noProof/>
                <w:webHidden/>
              </w:rPr>
              <w:tab/>
            </w:r>
            <w:r w:rsidR="005145EE">
              <w:rPr>
                <w:noProof/>
                <w:webHidden/>
              </w:rPr>
              <w:fldChar w:fldCharType="begin"/>
            </w:r>
            <w:r w:rsidR="005145EE">
              <w:rPr>
                <w:noProof/>
                <w:webHidden/>
              </w:rPr>
              <w:instrText xml:space="preserve"> PAGEREF _Toc412700633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261E5AC6"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4" w:history="1">
            <w:r w:rsidR="005145EE" w:rsidRPr="00043443">
              <w:rPr>
                <w:rStyle w:val="Hyperlnk"/>
                <w:noProof/>
              </w:rPr>
              <w:t>2.1.4</w:t>
            </w:r>
            <w:r w:rsidR="005145EE">
              <w:rPr>
                <w:rFonts w:asciiTheme="minorHAnsi" w:eastAsiaTheme="minorEastAsia" w:hAnsiTheme="minorHAnsi" w:cstheme="minorBidi"/>
                <w:noProof/>
                <w:sz w:val="22"/>
                <w:lang w:eastAsia="sv-SE"/>
              </w:rPr>
              <w:tab/>
            </w:r>
            <w:r w:rsidR="005145EE" w:rsidRPr="00043443">
              <w:rPr>
                <w:rStyle w:val="Hyperlnk"/>
                <w:noProof/>
              </w:rPr>
              <w:t>Utgångna tjänstekontrakt</w:t>
            </w:r>
            <w:r w:rsidR="005145EE">
              <w:rPr>
                <w:noProof/>
                <w:webHidden/>
              </w:rPr>
              <w:tab/>
            </w:r>
            <w:r w:rsidR="005145EE">
              <w:rPr>
                <w:noProof/>
                <w:webHidden/>
              </w:rPr>
              <w:fldChar w:fldCharType="begin"/>
            </w:r>
            <w:r w:rsidR="005145EE">
              <w:rPr>
                <w:noProof/>
                <w:webHidden/>
              </w:rPr>
              <w:instrText xml:space="preserve"> PAGEREF _Toc412700634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758D2017"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35" w:history="1">
            <w:r w:rsidR="005145EE" w:rsidRPr="00043443">
              <w:rPr>
                <w:rStyle w:val="Hyperlnk"/>
                <w:noProof/>
              </w:rPr>
              <w:t>2.2</w:t>
            </w:r>
            <w:r w:rsidR="005145EE">
              <w:rPr>
                <w:rFonts w:asciiTheme="minorHAnsi" w:eastAsiaTheme="minorEastAsia" w:hAnsiTheme="minorHAnsi" w:cstheme="minorBidi"/>
                <w:noProof/>
                <w:sz w:val="22"/>
                <w:lang w:eastAsia="sv-SE"/>
              </w:rPr>
              <w:tab/>
            </w:r>
            <w:r w:rsidR="005145EE" w:rsidRPr="00043443">
              <w:rPr>
                <w:rStyle w:val="Hyperlnk"/>
                <w:noProof/>
              </w:rPr>
              <w:t>Version tidigare</w:t>
            </w:r>
            <w:r w:rsidR="005145EE">
              <w:rPr>
                <w:noProof/>
                <w:webHidden/>
              </w:rPr>
              <w:tab/>
            </w:r>
            <w:r w:rsidR="005145EE">
              <w:rPr>
                <w:noProof/>
                <w:webHidden/>
              </w:rPr>
              <w:fldChar w:fldCharType="begin"/>
            </w:r>
            <w:r w:rsidR="005145EE">
              <w:rPr>
                <w:noProof/>
                <w:webHidden/>
              </w:rPr>
              <w:instrText xml:space="preserve"> PAGEREF _Toc412700635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4214FB1B" w14:textId="77777777" w:rsidR="005145EE" w:rsidRDefault="001F2FF6">
          <w:pPr>
            <w:pStyle w:val="Innehll1"/>
            <w:tabs>
              <w:tab w:val="left" w:pos="400"/>
              <w:tab w:val="right" w:leader="dot" w:pos="10456"/>
            </w:tabs>
            <w:rPr>
              <w:rFonts w:asciiTheme="minorHAnsi" w:eastAsiaTheme="minorEastAsia" w:hAnsiTheme="minorHAnsi" w:cstheme="minorBidi"/>
              <w:noProof/>
              <w:sz w:val="22"/>
              <w:lang w:eastAsia="sv-SE"/>
            </w:rPr>
          </w:pPr>
          <w:hyperlink w:anchor="_Toc412700636" w:history="1">
            <w:r w:rsidR="005145EE" w:rsidRPr="00043443">
              <w:rPr>
                <w:rStyle w:val="Hyperlnk"/>
                <w:noProof/>
              </w:rPr>
              <w:t>3</w:t>
            </w:r>
            <w:r w:rsidR="005145EE">
              <w:rPr>
                <w:rFonts w:asciiTheme="minorHAnsi" w:eastAsiaTheme="minorEastAsia" w:hAnsiTheme="minorHAnsi" w:cstheme="minorBidi"/>
                <w:noProof/>
                <w:sz w:val="22"/>
                <w:lang w:eastAsia="sv-SE"/>
              </w:rPr>
              <w:tab/>
            </w:r>
            <w:r w:rsidR="005145EE" w:rsidRPr="00043443">
              <w:rPr>
                <w:rStyle w:val="Hyperlnk"/>
                <w:noProof/>
              </w:rPr>
              <w:t>Tjänstedomänens arkitektur</w:t>
            </w:r>
            <w:r w:rsidR="005145EE">
              <w:rPr>
                <w:noProof/>
                <w:webHidden/>
              </w:rPr>
              <w:tab/>
            </w:r>
            <w:r w:rsidR="005145EE">
              <w:rPr>
                <w:noProof/>
                <w:webHidden/>
              </w:rPr>
              <w:fldChar w:fldCharType="begin"/>
            </w:r>
            <w:r w:rsidR="005145EE">
              <w:rPr>
                <w:noProof/>
                <w:webHidden/>
              </w:rPr>
              <w:instrText xml:space="preserve"> PAGEREF _Toc412700636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39F21240"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7" w:history="1">
            <w:r w:rsidR="005145EE" w:rsidRPr="00043443">
              <w:rPr>
                <w:rStyle w:val="Hyperlnk"/>
                <w:noProof/>
              </w:rPr>
              <w:t>3.1.1</w:t>
            </w:r>
            <w:r w:rsidR="005145EE">
              <w:rPr>
                <w:rFonts w:asciiTheme="minorHAnsi" w:eastAsiaTheme="minorEastAsia" w:hAnsiTheme="minorHAnsi" w:cstheme="minorBidi"/>
                <w:noProof/>
                <w:sz w:val="22"/>
                <w:lang w:eastAsia="sv-SE"/>
              </w:rPr>
              <w:tab/>
            </w:r>
            <w:r w:rsidR="005145EE" w:rsidRPr="00043443">
              <w:rPr>
                <w:rStyle w:val="Hyperlnk"/>
                <w:noProof/>
              </w:rPr>
              <w:t>Hämta aktiviteter</w:t>
            </w:r>
            <w:r w:rsidR="005145EE">
              <w:rPr>
                <w:noProof/>
                <w:webHidden/>
              </w:rPr>
              <w:tab/>
            </w:r>
            <w:r w:rsidR="005145EE">
              <w:rPr>
                <w:noProof/>
                <w:webHidden/>
              </w:rPr>
              <w:fldChar w:fldCharType="begin"/>
            </w:r>
            <w:r w:rsidR="005145EE">
              <w:rPr>
                <w:noProof/>
                <w:webHidden/>
              </w:rPr>
              <w:instrText xml:space="preserve"> PAGEREF _Toc412700637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16B2FA1E"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8" w:history="1">
            <w:r w:rsidR="005145EE" w:rsidRPr="00043443">
              <w:rPr>
                <w:rStyle w:val="Hyperlnk"/>
                <w:noProof/>
              </w:rPr>
              <w:t>3.1.2</w:t>
            </w:r>
            <w:r w:rsidR="005145EE">
              <w:rPr>
                <w:rFonts w:asciiTheme="minorHAnsi" w:eastAsiaTheme="minorEastAsia" w:hAnsiTheme="minorHAnsi" w:cstheme="minorBidi"/>
                <w:noProof/>
                <w:sz w:val="22"/>
                <w:lang w:eastAsia="sv-SE"/>
              </w:rPr>
              <w:tab/>
            </w:r>
            <w:r w:rsidR="005145EE" w:rsidRPr="00043443">
              <w:rPr>
                <w:rStyle w:val="Hyperlnk"/>
                <w:noProof/>
              </w:rPr>
              <w:t>Obligatoriska kontrakt</w:t>
            </w:r>
            <w:r w:rsidR="005145EE">
              <w:rPr>
                <w:noProof/>
                <w:webHidden/>
              </w:rPr>
              <w:tab/>
            </w:r>
            <w:r w:rsidR="005145EE">
              <w:rPr>
                <w:noProof/>
                <w:webHidden/>
              </w:rPr>
              <w:fldChar w:fldCharType="begin"/>
            </w:r>
            <w:r w:rsidR="005145EE">
              <w:rPr>
                <w:noProof/>
                <w:webHidden/>
              </w:rPr>
              <w:instrText xml:space="preserve"> PAGEREF _Toc412700638 \h </w:instrText>
            </w:r>
            <w:r w:rsidR="005145EE">
              <w:rPr>
                <w:noProof/>
                <w:webHidden/>
              </w:rPr>
            </w:r>
            <w:r w:rsidR="005145EE">
              <w:rPr>
                <w:noProof/>
                <w:webHidden/>
              </w:rPr>
              <w:fldChar w:fldCharType="separate"/>
            </w:r>
            <w:r w:rsidR="005145EE">
              <w:rPr>
                <w:noProof/>
                <w:webHidden/>
              </w:rPr>
              <w:t>12</w:t>
            </w:r>
            <w:r w:rsidR="005145EE">
              <w:rPr>
                <w:noProof/>
                <w:webHidden/>
              </w:rPr>
              <w:fldChar w:fldCharType="end"/>
            </w:r>
          </w:hyperlink>
        </w:p>
        <w:p w14:paraId="6B3214B5"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39" w:history="1">
            <w:r w:rsidR="005145EE" w:rsidRPr="00043443">
              <w:rPr>
                <w:rStyle w:val="Hyperlnk"/>
                <w:noProof/>
              </w:rPr>
              <w:t>3.2</w:t>
            </w:r>
            <w:r w:rsidR="005145EE">
              <w:rPr>
                <w:rFonts w:asciiTheme="minorHAnsi" w:eastAsiaTheme="minorEastAsia" w:hAnsiTheme="minorHAnsi" w:cstheme="minorBidi"/>
                <w:noProof/>
                <w:sz w:val="22"/>
                <w:lang w:eastAsia="sv-SE"/>
              </w:rPr>
              <w:tab/>
            </w:r>
            <w:r w:rsidR="005145EE" w:rsidRPr="00043443">
              <w:rPr>
                <w:rStyle w:val="Hyperlnk"/>
                <w:noProof/>
              </w:rPr>
              <w:t>Adressering</w:t>
            </w:r>
            <w:r w:rsidR="005145EE">
              <w:rPr>
                <w:noProof/>
                <w:webHidden/>
              </w:rPr>
              <w:tab/>
            </w:r>
            <w:r w:rsidR="005145EE">
              <w:rPr>
                <w:noProof/>
                <w:webHidden/>
              </w:rPr>
              <w:fldChar w:fldCharType="begin"/>
            </w:r>
            <w:r w:rsidR="005145EE">
              <w:rPr>
                <w:noProof/>
                <w:webHidden/>
              </w:rPr>
              <w:instrText xml:space="preserve"> PAGEREF _Toc412700639 \h </w:instrText>
            </w:r>
            <w:r w:rsidR="005145EE">
              <w:rPr>
                <w:noProof/>
                <w:webHidden/>
              </w:rPr>
            </w:r>
            <w:r w:rsidR="005145EE">
              <w:rPr>
                <w:noProof/>
                <w:webHidden/>
              </w:rPr>
              <w:fldChar w:fldCharType="separate"/>
            </w:r>
            <w:r w:rsidR="005145EE">
              <w:rPr>
                <w:noProof/>
                <w:webHidden/>
              </w:rPr>
              <w:t>12</w:t>
            </w:r>
            <w:r w:rsidR="005145EE">
              <w:rPr>
                <w:noProof/>
                <w:webHidden/>
              </w:rPr>
              <w:fldChar w:fldCharType="end"/>
            </w:r>
          </w:hyperlink>
        </w:p>
        <w:p w14:paraId="7B514C5A"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0" w:history="1">
            <w:r w:rsidR="005145EE" w:rsidRPr="00043443">
              <w:rPr>
                <w:rStyle w:val="Hyperlnk"/>
                <w:noProof/>
              </w:rPr>
              <w:t>3.2.1</w:t>
            </w:r>
            <w:r w:rsidR="005145EE">
              <w:rPr>
                <w:rFonts w:asciiTheme="minorHAnsi" w:eastAsiaTheme="minorEastAsia" w:hAnsiTheme="minorHAnsi" w:cstheme="minorBidi"/>
                <w:noProof/>
                <w:sz w:val="22"/>
                <w:lang w:eastAsia="sv-SE"/>
              </w:rPr>
              <w:tab/>
            </w:r>
            <w:r w:rsidR="005145EE" w:rsidRPr="00043443">
              <w:rPr>
                <w:rStyle w:val="Hyperlnk"/>
                <w:noProof/>
              </w:rPr>
              <w:t>Adressering vid nationell användning</w:t>
            </w:r>
            <w:r w:rsidR="005145EE">
              <w:rPr>
                <w:noProof/>
                <w:webHidden/>
              </w:rPr>
              <w:tab/>
            </w:r>
            <w:r w:rsidR="005145EE">
              <w:rPr>
                <w:noProof/>
                <w:webHidden/>
              </w:rPr>
              <w:fldChar w:fldCharType="begin"/>
            </w:r>
            <w:r w:rsidR="005145EE">
              <w:rPr>
                <w:noProof/>
                <w:webHidden/>
              </w:rPr>
              <w:instrText xml:space="preserve"> PAGEREF _Toc412700640 \h </w:instrText>
            </w:r>
            <w:r w:rsidR="005145EE">
              <w:rPr>
                <w:noProof/>
                <w:webHidden/>
              </w:rPr>
            </w:r>
            <w:r w:rsidR="005145EE">
              <w:rPr>
                <w:noProof/>
                <w:webHidden/>
              </w:rPr>
              <w:fldChar w:fldCharType="separate"/>
            </w:r>
            <w:r w:rsidR="005145EE">
              <w:rPr>
                <w:noProof/>
                <w:webHidden/>
              </w:rPr>
              <w:t>14</w:t>
            </w:r>
            <w:r w:rsidR="005145EE">
              <w:rPr>
                <w:noProof/>
                <w:webHidden/>
              </w:rPr>
              <w:fldChar w:fldCharType="end"/>
            </w:r>
          </w:hyperlink>
        </w:p>
        <w:p w14:paraId="78EB0869"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1" w:history="1">
            <w:r w:rsidR="005145EE" w:rsidRPr="00043443">
              <w:rPr>
                <w:rStyle w:val="Hyperlnk"/>
                <w:noProof/>
              </w:rPr>
              <w:t>3.2.2</w:t>
            </w:r>
            <w:r w:rsidR="005145EE">
              <w:rPr>
                <w:rFonts w:asciiTheme="minorHAnsi" w:eastAsiaTheme="minorEastAsia" w:hAnsiTheme="minorHAnsi" w:cstheme="minorBidi"/>
                <w:noProof/>
                <w:sz w:val="22"/>
                <w:lang w:eastAsia="sv-SE"/>
              </w:rPr>
              <w:tab/>
            </w:r>
            <w:r w:rsidR="005145EE" w:rsidRPr="00043443">
              <w:rPr>
                <w:rStyle w:val="Hyperlnk"/>
                <w:noProof/>
              </w:rPr>
              <w:t>Adressering vid regional användning</w:t>
            </w:r>
            <w:r w:rsidR="005145EE">
              <w:rPr>
                <w:noProof/>
                <w:webHidden/>
              </w:rPr>
              <w:tab/>
            </w:r>
            <w:r w:rsidR="005145EE">
              <w:rPr>
                <w:noProof/>
                <w:webHidden/>
              </w:rPr>
              <w:fldChar w:fldCharType="begin"/>
            </w:r>
            <w:r w:rsidR="005145EE">
              <w:rPr>
                <w:noProof/>
                <w:webHidden/>
              </w:rPr>
              <w:instrText xml:space="preserve"> PAGEREF _Toc412700641 \h </w:instrText>
            </w:r>
            <w:r w:rsidR="005145EE">
              <w:rPr>
                <w:noProof/>
                <w:webHidden/>
              </w:rPr>
            </w:r>
            <w:r w:rsidR="005145EE">
              <w:rPr>
                <w:noProof/>
                <w:webHidden/>
              </w:rPr>
              <w:fldChar w:fldCharType="separate"/>
            </w:r>
            <w:r w:rsidR="005145EE">
              <w:rPr>
                <w:noProof/>
                <w:webHidden/>
              </w:rPr>
              <w:t>14</w:t>
            </w:r>
            <w:r w:rsidR="005145EE">
              <w:rPr>
                <w:noProof/>
                <w:webHidden/>
              </w:rPr>
              <w:fldChar w:fldCharType="end"/>
            </w:r>
          </w:hyperlink>
        </w:p>
        <w:p w14:paraId="6BAE9DC0"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2" w:history="1">
            <w:r w:rsidR="005145EE" w:rsidRPr="00043443">
              <w:rPr>
                <w:rStyle w:val="Hyperlnk"/>
                <w:noProof/>
              </w:rPr>
              <w:t>3.2.3</w:t>
            </w:r>
            <w:r w:rsidR="005145EE">
              <w:rPr>
                <w:rFonts w:asciiTheme="minorHAnsi" w:eastAsiaTheme="minorEastAsia" w:hAnsiTheme="minorHAnsi" w:cstheme="minorBidi"/>
                <w:noProof/>
                <w:sz w:val="22"/>
                <w:lang w:eastAsia="sv-SE"/>
              </w:rPr>
              <w:tab/>
            </w:r>
            <w:r w:rsidR="005145EE" w:rsidRPr="00043443">
              <w:rPr>
                <w:rStyle w:val="Hyperlnk"/>
                <w:noProof/>
              </w:rPr>
              <w:t>Adressering direkt till ett källsystem</w:t>
            </w:r>
            <w:r w:rsidR="005145EE">
              <w:rPr>
                <w:noProof/>
                <w:webHidden/>
              </w:rPr>
              <w:tab/>
            </w:r>
            <w:r w:rsidR="005145EE">
              <w:rPr>
                <w:noProof/>
                <w:webHidden/>
              </w:rPr>
              <w:fldChar w:fldCharType="begin"/>
            </w:r>
            <w:r w:rsidR="005145EE">
              <w:rPr>
                <w:noProof/>
                <w:webHidden/>
              </w:rPr>
              <w:instrText xml:space="preserve"> PAGEREF _Toc412700642 \h </w:instrText>
            </w:r>
            <w:r w:rsidR="005145EE">
              <w:rPr>
                <w:noProof/>
                <w:webHidden/>
              </w:rPr>
            </w:r>
            <w:r w:rsidR="005145EE">
              <w:rPr>
                <w:noProof/>
                <w:webHidden/>
              </w:rPr>
              <w:fldChar w:fldCharType="separate"/>
            </w:r>
            <w:r w:rsidR="005145EE">
              <w:rPr>
                <w:noProof/>
                <w:webHidden/>
              </w:rPr>
              <w:t>15</w:t>
            </w:r>
            <w:r w:rsidR="005145EE">
              <w:rPr>
                <w:noProof/>
                <w:webHidden/>
              </w:rPr>
              <w:fldChar w:fldCharType="end"/>
            </w:r>
          </w:hyperlink>
        </w:p>
        <w:p w14:paraId="24E6C776"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3" w:history="1">
            <w:r w:rsidR="005145EE" w:rsidRPr="00043443">
              <w:rPr>
                <w:rStyle w:val="Hyperlnk"/>
                <w:noProof/>
              </w:rPr>
              <w:t>3.2.4</w:t>
            </w:r>
            <w:r w:rsidR="005145EE">
              <w:rPr>
                <w:rFonts w:asciiTheme="minorHAnsi" w:eastAsiaTheme="minorEastAsia" w:hAnsiTheme="minorHAnsi" w:cstheme="minorBidi"/>
                <w:noProof/>
                <w:sz w:val="22"/>
                <w:lang w:eastAsia="sv-SE"/>
              </w:rPr>
              <w:tab/>
            </w:r>
            <w:r w:rsidR="005145EE" w:rsidRPr="00043443">
              <w:rPr>
                <w:rStyle w:val="Hyperlnk"/>
                <w:noProof/>
              </w:rPr>
              <w:t>Sammanfattning av adresseringsmodell</w:t>
            </w:r>
            <w:r w:rsidR="005145EE">
              <w:rPr>
                <w:noProof/>
                <w:webHidden/>
              </w:rPr>
              <w:tab/>
            </w:r>
            <w:r w:rsidR="005145EE">
              <w:rPr>
                <w:noProof/>
                <w:webHidden/>
              </w:rPr>
              <w:fldChar w:fldCharType="begin"/>
            </w:r>
            <w:r w:rsidR="005145EE">
              <w:rPr>
                <w:noProof/>
                <w:webHidden/>
              </w:rPr>
              <w:instrText xml:space="preserve"> PAGEREF _Toc412700643 \h </w:instrText>
            </w:r>
            <w:r w:rsidR="005145EE">
              <w:rPr>
                <w:noProof/>
                <w:webHidden/>
              </w:rPr>
            </w:r>
            <w:r w:rsidR="005145EE">
              <w:rPr>
                <w:noProof/>
                <w:webHidden/>
              </w:rPr>
              <w:fldChar w:fldCharType="separate"/>
            </w:r>
            <w:r w:rsidR="005145EE">
              <w:rPr>
                <w:noProof/>
                <w:webHidden/>
              </w:rPr>
              <w:t>16</w:t>
            </w:r>
            <w:r w:rsidR="005145EE">
              <w:rPr>
                <w:noProof/>
                <w:webHidden/>
              </w:rPr>
              <w:fldChar w:fldCharType="end"/>
            </w:r>
          </w:hyperlink>
        </w:p>
        <w:p w14:paraId="447EC552"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44" w:history="1">
            <w:r w:rsidR="005145EE" w:rsidRPr="00043443">
              <w:rPr>
                <w:rStyle w:val="Hyperlnk"/>
                <w:noProof/>
              </w:rPr>
              <w:t>3.3</w:t>
            </w:r>
            <w:r w:rsidR="005145EE">
              <w:rPr>
                <w:rFonts w:asciiTheme="minorHAnsi" w:eastAsiaTheme="minorEastAsia" w:hAnsiTheme="minorHAnsi" w:cstheme="minorBidi"/>
                <w:noProof/>
                <w:sz w:val="22"/>
                <w:lang w:eastAsia="sv-SE"/>
              </w:rPr>
              <w:tab/>
            </w:r>
            <w:r w:rsidR="005145EE" w:rsidRPr="00043443">
              <w:rPr>
                <w:rStyle w:val="Hyperlnk"/>
                <w:noProof/>
              </w:rPr>
              <w:t>Aggregering och engagemangsindex</w:t>
            </w:r>
            <w:r w:rsidR="005145EE">
              <w:rPr>
                <w:noProof/>
                <w:webHidden/>
              </w:rPr>
              <w:tab/>
            </w:r>
            <w:r w:rsidR="005145EE">
              <w:rPr>
                <w:noProof/>
                <w:webHidden/>
              </w:rPr>
              <w:fldChar w:fldCharType="begin"/>
            </w:r>
            <w:r w:rsidR="005145EE">
              <w:rPr>
                <w:noProof/>
                <w:webHidden/>
              </w:rPr>
              <w:instrText xml:space="preserve"> PAGEREF _Toc412700644 \h </w:instrText>
            </w:r>
            <w:r w:rsidR="005145EE">
              <w:rPr>
                <w:noProof/>
                <w:webHidden/>
              </w:rPr>
            </w:r>
            <w:r w:rsidR="005145EE">
              <w:rPr>
                <w:noProof/>
                <w:webHidden/>
              </w:rPr>
              <w:fldChar w:fldCharType="separate"/>
            </w:r>
            <w:r w:rsidR="005145EE">
              <w:rPr>
                <w:noProof/>
                <w:webHidden/>
              </w:rPr>
              <w:t>16</w:t>
            </w:r>
            <w:r w:rsidR="005145EE">
              <w:rPr>
                <w:noProof/>
                <w:webHidden/>
              </w:rPr>
              <w:fldChar w:fldCharType="end"/>
            </w:r>
          </w:hyperlink>
        </w:p>
        <w:p w14:paraId="4E64B141" w14:textId="77777777" w:rsidR="005145EE" w:rsidRDefault="001F2FF6">
          <w:pPr>
            <w:pStyle w:val="Innehll1"/>
            <w:tabs>
              <w:tab w:val="left" w:pos="400"/>
              <w:tab w:val="right" w:leader="dot" w:pos="10456"/>
            </w:tabs>
            <w:rPr>
              <w:rFonts w:asciiTheme="minorHAnsi" w:eastAsiaTheme="minorEastAsia" w:hAnsiTheme="minorHAnsi" w:cstheme="minorBidi"/>
              <w:noProof/>
              <w:sz w:val="22"/>
              <w:lang w:eastAsia="sv-SE"/>
            </w:rPr>
          </w:pPr>
          <w:hyperlink w:anchor="_Toc412700645" w:history="1">
            <w:r w:rsidR="005145EE" w:rsidRPr="00043443">
              <w:rPr>
                <w:rStyle w:val="Hyperlnk"/>
                <w:noProof/>
              </w:rPr>
              <w:t>4</w:t>
            </w:r>
            <w:r w:rsidR="005145EE">
              <w:rPr>
                <w:rFonts w:asciiTheme="minorHAnsi" w:eastAsiaTheme="minorEastAsia" w:hAnsiTheme="minorHAnsi" w:cstheme="minorBidi"/>
                <w:noProof/>
                <w:sz w:val="22"/>
                <w:lang w:eastAsia="sv-SE"/>
              </w:rPr>
              <w:tab/>
            </w:r>
            <w:r w:rsidR="005145EE" w:rsidRPr="00043443">
              <w:rPr>
                <w:rStyle w:val="Hyperlnk"/>
                <w:noProof/>
              </w:rPr>
              <w:t>Tjänstedomänens krav och regler</w:t>
            </w:r>
            <w:r w:rsidR="005145EE">
              <w:rPr>
                <w:noProof/>
                <w:webHidden/>
              </w:rPr>
              <w:tab/>
            </w:r>
            <w:r w:rsidR="005145EE">
              <w:rPr>
                <w:noProof/>
                <w:webHidden/>
              </w:rPr>
              <w:fldChar w:fldCharType="begin"/>
            </w:r>
            <w:r w:rsidR="005145EE">
              <w:rPr>
                <w:noProof/>
                <w:webHidden/>
              </w:rPr>
              <w:instrText xml:space="preserve"> PAGEREF _Toc412700645 \h </w:instrText>
            </w:r>
            <w:r w:rsidR="005145EE">
              <w:rPr>
                <w:noProof/>
                <w:webHidden/>
              </w:rPr>
            </w:r>
            <w:r w:rsidR="005145EE">
              <w:rPr>
                <w:noProof/>
                <w:webHidden/>
              </w:rPr>
              <w:fldChar w:fldCharType="separate"/>
            </w:r>
            <w:r w:rsidR="005145EE">
              <w:rPr>
                <w:noProof/>
                <w:webHidden/>
              </w:rPr>
              <w:t>17</w:t>
            </w:r>
            <w:r w:rsidR="005145EE">
              <w:rPr>
                <w:noProof/>
                <w:webHidden/>
              </w:rPr>
              <w:fldChar w:fldCharType="end"/>
            </w:r>
          </w:hyperlink>
        </w:p>
        <w:p w14:paraId="07F0FBFC"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46" w:history="1">
            <w:r w:rsidR="005145EE" w:rsidRPr="00043443">
              <w:rPr>
                <w:rStyle w:val="Hyperlnk"/>
                <w:noProof/>
              </w:rPr>
              <w:t>4.1</w:t>
            </w:r>
            <w:r w:rsidR="005145EE">
              <w:rPr>
                <w:rFonts w:asciiTheme="minorHAnsi" w:eastAsiaTheme="minorEastAsia" w:hAnsiTheme="minorHAnsi" w:cstheme="minorBidi"/>
                <w:noProof/>
                <w:sz w:val="22"/>
                <w:lang w:eastAsia="sv-SE"/>
              </w:rPr>
              <w:tab/>
            </w:r>
            <w:r w:rsidR="005145EE" w:rsidRPr="00043443">
              <w:rPr>
                <w:rStyle w:val="Hyperlnk"/>
                <w:noProof/>
              </w:rPr>
              <w:t>Uppdatering av engagemangsindex</w:t>
            </w:r>
            <w:r w:rsidR="005145EE">
              <w:rPr>
                <w:noProof/>
                <w:webHidden/>
              </w:rPr>
              <w:tab/>
            </w:r>
            <w:r w:rsidR="005145EE">
              <w:rPr>
                <w:noProof/>
                <w:webHidden/>
              </w:rPr>
              <w:fldChar w:fldCharType="begin"/>
            </w:r>
            <w:r w:rsidR="005145EE">
              <w:rPr>
                <w:noProof/>
                <w:webHidden/>
              </w:rPr>
              <w:instrText xml:space="preserve"> PAGEREF _Toc412700646 \h </w:instrText>
            </w:r>
            <w:r w:rsidR="005145EE">
              <w:rPr>
                <w:noProof/>
                <w:webHidden/>
              </w:rPr>
            </w:r>
            <w:r w:rsidR="005145EE">
              <w:rPr>
                <w:noProof/>
                <w:webHidden/>
              </w:rPr>
              <w:fldChar w:fldCharType="separate"/>
            </w:r>
            <w:r w:rsidR="005145EE">
              <w:rPr>
                <w:noProof/>
                <w:webHidden/>
              </w:rPr>
              <w:t>17</w:t>
            </w:r>
            <w:r w:rsidR="005145EE">
              <w:rPr>
                <w:noProof/>
                <w:webHidden/>
              </w:rPr>
              <w:fldChar w:fldCharType="end"/>
            </w:r>
          </w:hyperlink>
        </w:p>
        <w:p w14:paraId="42FF9F34"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47" w:history="1">
            <w:r w:rsidR="005145EE" w:rsidRPr="00043443">
              <w:rPr>
                <w:rStyle w:val="Hyperlnk"/>
                <w:noProof/>
              </w:rPr>
              <w:t>4.2</w:t>
            </w:r>
            <w:r w:rsidR="005145EE">
              <w:rPr>
                <w:rFonts w:asciiTheme="minorHAnsi" w:eastAsiaTheme="minorEastAsia" w:hAnsiTheme="minorHAnsi" w:cstheme="minorBidi"/>
                <w:noProof/>
                <w:sz w:val="22"/>
                <w:lang w:eastAsia="sv-SE"/>
              </w:rPr>
              <w:tab/>
            </w:r>
            <w:r w:rsidR="005145EE" w:rsidRPr="00043443">
              <w:rPr>
                <w:rStyle w:val="Hyperlnk"/>
                <w:noProof/>
              </w:rPr>
              <w:t>Informationssäkerhet och juridik</w:t>
            </w:r>
            <w:r w:rsidR="005145EE">
              <w:rPr>
                <w:noProof/>
                <w:webHidden/>
              </w:rPr>
              <w:tab/>
            </w:r>
            <w:r w:rsidR="005145EE">
              <w:rPr>
                <w:noProof/>
                <w:webHidden/>
              </w:rPr>
              <w:fldChar w:fldCharType="begin"/>
            </w:r>
            <w:r w:rsidR="005145EE">
              <w:rPr>
                <w:noProof/>
                <w:webHidden/>
              </w:rPr>
              <w:instrText xml:space="preserve"> PAGEREF _Toc412700647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638B719E"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8" w:history="1">
            <w:r w:rsidR="005145EE" w:rsidRPr="00043443">
              <w:rPr>
                <w:rStyle w:val="Hyperlnk"/>
                <w:noProof/>
              </w:rPr>
              <w:t>4.2.1</w:t>
            </w:r>
            <w:r w:rsidR="005145EE">
              <w:rPr>
                <w:rFonts w:asciiTheme="minorHAnsi" w:eastAsiaTheme="minorEastAsia" w:hAnsiTheme="minorHAnsi" w:cstheme="minorBidi"/>
                <w:noProof/>
                <w:sz w:val="22"/>
                <w:lang w:eastAsia="sv-SE"/>
              </w:rPr>
              <w:tab/>
            </w:r>
            <w:r w:rsidR="005145EE" w:rsidRPr="00043443">
              <w:rPr>
                <w:rStyle w:val="Hyperlnk"/>
                <w:noProof/>
              </w:rPr>
              <w:t>Medarbetarens direktåtkomst</w:t>
            </w:r>
            <w:r w:rsidR="005145EE">
              <w:rPr>
                <w:noProof/>
                <w:webHidden/>
              </w:rPr>
              <w:tab/>
            </w:r>
            <w:r w:rsidR="005145EE">
              <w:rPr>
                <w:noProof/>
                <w:webHidden/>
              </w:rPr>
              <w:fldChar w:fldCharType="begin"/>
            </w:r>
            <w:r w:rsidR="005145EE">
              <w:rPr>
                <w:noProof/>
                <w:webHidden/>
              </w:rPr>
              <w:instrText xml:space="preserve"> PAGEREF _Toc412700648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7792B188"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9" w:history="1">
            <w:r w:rsidR="005145EE" w:rsidRPr="00043443">
              <w:rPr>
                <w:rStyle w:val="Hyperlnk"/>
                <w:noProof/>
              </w:rPr>
              <w:t>4.2.2</w:t>
            </w:r>
            <w:r w:rsidR="005145EE">
              <w:rPr>
                <w:rFonts w:asciiTheme="minorHAnsi" w:eastAsiaTheme="minorEastAsia" w:hAnsiTheme="minorHAnsi" w:cstheme="minorBidi"/>
                <w:noProof/>
                <w:sz w:val="22"/>
                <w:lang w:eastAsia="sv-SE"/>
              </w:rPr>
              <w:tab/>
            </w:r>
            <w:r w:rsidR="005145EE" w:rsidRPr="00043443">
              <w:rPr>
                <w:rStyle w:val="Hyperlnk"/>
                <w:noProof/>
              </w:rPr>
              <w:t>Patientens direktåtkomst</w:t>
            </w:r>
            <w:r w:rsidR="005145EE">
              <w:rPr>
                <w:noProof/>
                <w:webHidden/>
              </w:rPr>
              <w:tab/>
            </w:r>
            <w:r w:rsidR="005145EE">
              <w:rPr>
                <w:noProof/>
                <w:webHidden/>
              </w:rPr>
              <w:fldChar w:fldCharType="begin"/>
            </w:r>
            <w:r w:rsidR="005145EE">
              <w:rPr>
                <w:noProof/>
                <w:webHidden/>
              </w:rPr>
              <w:instrText xml:space="preserve"> PAGEREF _Toc412700649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51B1A744"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0" w:history="1">
            <w:r w:rsidR="005145EE" w:rsidRPr="00043443">
              <w:rPr>
                <w:rStyle w:val="Hyperlnk"/>
                <w:noProof/>
              </w:rPr>
              <w:t>4.2.3</w:t>
            </w:r>
            <w:r w:rsidR="005145EE">
              <w:rPr>
                <w:rFonts w:asciiTheme="minorHAnsi" w:eastAsiaTheme="minorEastAsia" w:hAnsiTheme="minorHAnsi" w:cstheme="minorBidi"/>
                <w:noProof/>
                <w:sz w:val="22"/>
                <w:lang w:eastAsia="sv-SE"/>
              </w:rPr>
              <w:tab/>
            </w:r>
            <w:r w:rsidR="005145EE" w:rsidRPr="00043443">
              <w:rPr>
                <w:rStyle w:val="Hyperlnk"/>
                <w:noProof/>
              </w:rPr>
              <w:t>Generellt</w:t>
            </w:r>
            <w:r w:rsidR="005145EE">
              <w:rPr>
                <w:noProof/>
                <w:webHidden/>
              </w:rPr>
              <w:tab/>
            </w:r>
            <w:r w:rsidR="005145EE">
              <w:rPr>
                <w:noProof/>
                <w:webHidden/>
              </w:rPr>
              <w:fldChar w:fldCharType="begin"/>
            </w:r>
            <w:r w:rsidR="005145EE">
              <w:rPr>
                <w:noProof/>
                <w:webHidden/>
              </w:rPr>
              <w:instrText xml:space="preserve"> PAGEREF _Toc412700650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276AB518"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51" w:history="1">
            <w:r w:rsidR="005145EE" w:rsidRPr="00043443">
              <w:rPr>
                <w:rStyle w:val="Hyperlnk"/>
                <w:noProof/>
              </w:rPr>
              <w:t>4.3</w:t>
            </w:r>
            <w:r w:rsidR="005145EE">
              <w:rPr>
                <w:rFonts w:asciiTheme="minorHAnsi" w:eastAsiaTheme="minorEastAsia" w:hAnsiTheme="minorHAnsi" w:cstheme="minorBidi"/>
                <w:noProof/>
                <w:sz w:val="22"/>
                <w:lang w:eastAsia="sv-SE"/>
              </w:rPr>
              <w:tab/>
            </w:r>
            <w:r w:rsidR="005145EE" w:rsidRPr="00043443">
              <w:rPr>
                <w:rStyle w:val="Hyperlnk"/>
                <w:noProof/>
              </w:rPr>
              <w:t>Icke funktionella krav</w:t>
            </w:r>
            <w:r w:rsidR="005145EE">
              <w:rPr>
                <w:noProof/>
                <w:webHidden/>
              </w:rPr>
              <w:tab/>
            </w:r>
            <w:r w:rsidR="005145EE">
              <w:rPr>
                <w:noProof/>
                <w:webHidden/>
              </w:rPr>
              <w:fldChar w:fldCharType="begin"/>
            </w:r>
            <w:r w:rsidR="005145EE">
              <w:rPr>
                <w:noProof/>
                <w:webHidden/>
              </w:rPr>
              <w:instrText xml:space="preserve"> PAGEREF _Toc412700651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43B227F2"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2" w:history="1">
            <w:r w:rsidR="005145EE" w:rsidRPr="00043443">
              <w:rPr>
                <w:rStyle w:val="Hyperlnk"/>
                <w:noProof/>
              </w:rPr>
              <w:t>4.3.1</w:t>
            </w:r>
            <w:r w:rsidR="005145EE">
              <w:rPr>
                <w:rFonts w:asciiTheme="minorHAnsi" w:eastAsiaTheme="minorEastAsia" w:hAnsiTheme="minorHAnsi" w:cstheme="minorBidi"/>
                <w:noProof/>
                <w:sz w:val="22"/>
                <w:lang w:eastAsia="sv-SE"/>
              </w:rPr>
              <w:tab/>
            </w:r>
            <w:r w:rsidR="005145EE" w:rsidRPr="00043443">
              <w:rPr>
                <w:rStyle w:val="Hyperlnk"/>
                <w:noProof/>
              </w:rPr>
              <w:t>SLA krav</w:t>
            </w:r>
            <w:r w:rsidR="005145EE">
              <w:rPr>
                <w:noProof/>
                <w:webHidden/>
              </w:rPr>
              <w:tab/>
            </w:r>
            <w:r w:rsidR="005145EE">
              <w:rPr>
                <w:noProof/>
                <w:webHidden/>
              </w:rPr>
              <w:fldChar w:fldCharType="begin"/>
            </w:r>
            <w:r w:rsidR="005145EE">
              <w:rPr>
                <w:noProof/>
                <w:webHidden/>
              </w:rPr>
              <w:instrText xml:space="preserve"> PAGEREF _Toc412700652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24B33AAB"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3" w:history="1">
            <w:r w:rsidR="005145EE" w:rsidRPr="00043443">
              <w:rPr>
                <w:rStyle w:val="Hyperlnk"/>
                <w:noProof/>
              </w:rPr>
              <w:t>4.3.2</w:t>
            </w:r>
            <w:r w:rsidR="005145EE">
              <w:rPr>
                <w:rFonts w:asciiTheme="minorHAnsi" w:eastAsiaTheme="minorEastAsia" w:hAnsiTheme="minorHAnsi" w:cstheme="minorBidi"/>
                <w:noProof/>
                <w:sz w:val="22"/>
                <w:lang w:eastAsia="sv-SE"/>
              </w:rPr>
              <w:tab/>
            </w:r>
            <w:r w:rsidR="005145EE" w:rsidRPr="00043443">
              <w:rPr>
                <w:rStyle w:val="Hyperlnk"/>
                <w:noProof/>
              </w:rPr>
              <w:t>Övriga krav</w:t>
            </w:r>
            <w:r w:rsidR="005145EE">
              <w:rPr>
                <w:noProof/>
                <w:webHidden/>
              </w:rPr>
              <w:tab/>
            </w:r>
            <w:r w:rsidR="005145EE">
              <w:rPr>
                <w:noProof/>
                <w:webHidden/>
              </w:rPr>
              <w:fldChar w:fldCharType="begin"/>
            </w:r>
            <w:r w:rsidR="005145EE">
              <w:rPr>
                <w:noProof/>
                <w:webHidden/>
              </w:rPr>
              <w:instrText xml:space="preserve"> PAGEREF _Toc412700653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0ADE7E1A"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4" w:history="1">
            <w:r w:rsidR="005145EE" w:rsidRPr="00043443">
              <w:rPr>
                <w:rStyle w:val="Hyperlnk"/>
                <w:noProof/>
              </w:rPr>
              <w:t>4.3.3</w:t>
            </w:r>
            <w:r w:rsidR="005145EE">
              <w:rPr>
                <w:rFonts w:asciiTheme="minorHAnsi" w:eastAsiaTheme="minorEastAsia" w:hAnsiTheme="minorHAnsi" w:cstheme="minorBidi"/>
                <w:noProof/>
                <w:sz w:val="22"/>
                <w:lang w:eastAsia="sv-SE"/>
              </w:rPr>
              <w:tab/>
            </w:r>
            <w:r w:rsidR="005145EE" w:rsidRPr="00043443">
              <w:rPr>
                <w:rStyle w:val="Hyperlnk"/>
                <w:noProof/>
              </w:rPr>
              <w:t>Krav på en tjänsteproducent</w:t>
            </w:r>
            <w:r w:rsidR="005145EE">
              <w:rPr>
                <w:noProof/>
                <w:webHidden/>
              </w:rPr>
              <w:tab/>
            </w:r>
            <w:r w:rsidR="005145EE">
              <w:rPr>
                <w:noProof/>
                <w:webHidden/>
              </w:rPr>
              <w:fldChar w:fldCharType="begin"/>
            </w:r>
            <w:r w:rsidR="005145EE">
              <w:rPr>
                <w:noProof/>
                <w:webHidden/>
              </w:rPr>
              <w:instrText xml:space="preserve"> PAGEREF _Toc412700654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149865F8"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55" w:history="1">
            <w:r w:rsidR="005145EE" w:rsidRPr="00043443">
              <w:rPr>
                <w:rStyle w:val="Hyperlnk"/>
                <w:noProof/>
              </w:rPr>
              <w:t>4.4</w:t>
            </w:r>
            <w:r w:rsidR="005145EE">
              <w:rPr>
                <w:rFonts w:asciiTheme="minorHAnsi" w:eastAsiaTheme="minorEastAsia" w:hAnsiTheme="minorHAnsi" w:cstheme="minorBidi"/>
                <w:noProof/>
                <w:sz w:val="22"/>
                <w:lang w:eastAsia="sv-SE"/>
              </w:rPr>
              <w:tab/>
            </w:r>
            <w:r w:rsidR="005145EE" w:rsidRPr="00043443">
              <w:rPr>
                <w:rStyle w:val="Hyperlnk"/>
                <w:noProof/>
              </w:rPr>
              <w:t>Felhantering</w:t>
            </w:r>
            <w:r w:rsidR="005145EE">
              <w:rPr>
                <w:noProof/>
                <w:webHidden/>
              </w:rPr>
              <w:tab/>
            </w:r>
            <w:r w:rsidR="005145EE">
              <w:rPr>
                <w:noProof/>
                <w:webHidden/>
              </w:rPr>
              <w:fldChar w:fldCharType="begin"/>
            </w:r>
            <w:r w:rsidR="005145EE">
              <w:rPr>
                <w:noProof/>
                <w:webHidden/>
              </w:rPr>
              <w:instrText xml:space="preserve"> PAGEREF _Toc412700655 \h </w:instrText>
            </w:r>
            <w:r w:rsidR="005145EE">
              <w:rPr>
                <w:noProof/>
                <w:webHidden/>
              </w:rPr>
            </w:r>
            <w:r w:rsidR="005145EE">
              <w:rPr>
                <w:noProof/>
                <w:webHidden/>
              </w:rPr>
              <w:fldChar w:fldCharType="separate"/>
            </w:r>
            <w:r w:rsidR="005145EE">
              <w:rPr>
                <w:noProof/>
                <w:webHidden/>
              </w:rPr>
              <w:t>22</w:t>
            </w:r>
            <w:r w:rsidR="005145EE">
              <w:rPr>
                <w:noProof/>
                <w:webHidden/>
              </w:rPr>
              <w:fldChar w:fldCharType="end"/>
            </w:r>
          </w:hyperlink>
        </w:p>
        <w:p w14:paraId="358C8940"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6" w:history="1">
            <w:r w:rsidR="005145EE" w:rsidRPr="00043443">
              <w:rPr>
                <w:rStyle w:val="Hyperlnk"/>
                <w:noProof/>
              </w:rPr>
              <w:t>4.4.1</w:t>
            </w:r>
            <w:r w:rsidR="005145EE">
              <w:rPr>
                <w:rFonts w:asciiTheme="minorHAnsi" w:eastAsiaTheme="minorEastAsia" w:hAnsiTheme="minorHAnsi" w:cstheme="minorBidi"/>
                <w:noProof/>
                <w:sz w:val="22"/>
                <w:lang w:eastAsia="sv-SE"/>
              </w:rPr>
              <w:tab/>
            </w:r>
            <w:r w:rsidR="005145EE" w:rsidRPr="00043443">
              <w:rPr>
                <w:rStyle w:val="Hyperlnk"/>
                <w:noProof/>
              </w:rPr>
              <w:t>Krav på en tjänsteproducent</w:t>
            </w:r>
            <w:r w:rsidR="005145EE">
              <w:rPr>
                <w:noProof/>
                <w:webHidden/>
              </w:rPr>
              <w:tab/>
            </w:r>
            <w:r w:rsidR="005145EE">
              <w:rPr>
                <w:noProof/>
                <w:webHidden/>
              </w:rPr>
              <w:fldChar w:fldCharType="begin"/>
            </w:r>
            <w:r w:rsidR="005145EE">
              <w:rPr>
                <w:noProof/>
                <w:webHidden/>
              </w:rPr>
              <w:instrText xml:space="preserve"> PAGEREF _Toc412700656 \h </w:instrText>
            </w:r>
            <w:r w:rsidR="005145EE">
              <w:rPr>
                <w:noProof/>
                <w:webHidden/>
              </w:rPr>
            </w:r>
            <w:r w:rsidR="005145EE">
              <w:rPr>
                <w:noProof/>
                <w:webHidden/>
              </w:rPr>
              <w:fldChar w:fldCharType="separate"/>
            </w:r>
            <w:r w:rsidR="005145EE">
              <w:rPr>
                <w:noProof/>
                <w:webHidden/>
              </w:rPr>
              <w:t>22</w:t>
            </w:r>
            <w:r w:rsidR="005145EE">
              <w:rPr>
                <w:noProof/>
                <w:webHidden/>
              </w:rPr>
              <w:fldChar w:fldCharType="end"/>
            </w:r>
          </w:hyperlink>
        </w:p>
        <w:p w14:paraId="6B7A31E4"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7" w:history="1">
            <w:r w:rsidR="005145EE" w:rsidRPr="00043443">
              <w:rPr>
                <w:rStyle w:val="Hyperlnk"/>
                <w:noProof/>
              </w:rPr>
              <w:t>4.4.2</w:t>
            </w:r>
            <w:r w:rsidR="005145EE">
              <w:rPr>
                <w:rFonts w:asciiTheme="minorHAnsi" w:eastAsiaTheme="minorEastAsia" w:hAnsiTheme="minorHAnsi" w:cstheme="minorBidi"/>
                <w:noProof/>
                <w:sz w:val="22"/>
                <w:lang w:eastAsia="sv-SE"/>
              </w:rPr>
              <w:tab/>
            </w:r>
            <w:r w:rsidR="005145EE" w:rsidRPr="00043443">
              <w:rPr>
                <w:rStyle w:val="Hyperlnk"/>
                <w:noProof/>
              </w:rPr>
              <w:t>Krav på en tjänstekonsument</w:t>
            </w:r>
            <w:r w:rsidR="005145EE">
              <w:rPr>
                <w:noProof/>
                <w:webHidden/>
              </w:rPr>
              <w:tab/>
            </w:r>
            <w:r w:rsidR="005145EE">
              <w:rPr>
                <w:noProof/>
                <w:webHidden/>
              </w:rPr>
              <w:fldChar w:fldCharType="begin"/>
            </w:r>
            <w:r w:rsidR="005145EE">
              <w:rPr>
                <w:noProof/>
                <w:webHidden/>
              </w:rPr>
              <w:instrText xml:space="preserve"> PAGEREF _Toc412700657 \h </w:instrText>
            </w:r>
            <w:r w:rsidR="005145EE">
              <w:rPr>
                <w:noProof/>
                <w:webHidden/>
              </w:rPr>
            </w:r>
            <w:r w:rsidR="005145EE">
              <w:rPr>
                <w:noProof/>
                <w:webHidden/>
              </w:rPr>
              <w:fldChar w:fldCharType="separate"/>
            </w:r>
            <w:r w:rsidR="005145EE">
              <w:rPr>
                <w:noProof/>
                <w:webHidden/>
              </w:rPr>
              <w:t>22</w:t>
            </w:r>
            <w:r w:rsidR="005145EE">
              <w:rPr>
                <w:noProof/>
                <w:webHidden/>
              </w:rPr>
              <w:fldChar w:fldCharType="end"/>
            </w:r>
          </w:hyperlink>
        </w:p>
        <w:p w14:paraId="49D8E945"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58" w:history="1">
            <w:r w:rsidR="005145EE" w:rsidRPr="00043443">
              <w:rPr>
                <w:rStyle w:val="Hyperlnk"/>
                <w:noProof/>
              </w:rPr>
              <w:t>4.5</w:t>
            </w:r>
            <w:r w:rsidR="005145EE">
              <w:rPr>
                <w:rFonts w:asciiTheme="minorHAnsi" w:eastAsiaTheme="minorEastAsia" w:hAnsiTheme="minorHAnsi" w:cstheme="minorBidi"/>
                <w:noProof/>
                <w:sz w:val="22"/>
                <w:lang w:eastAsia="sv-SE"/>
              </w:rPr>
              <w:tab/>
            </w:r>
            <w:r w:rsidR="005145EE" w:rsidRPr="00043443">
              <w:rPr>
                <w:rStyle w:val="Hyperlnk"/>
                <w:noProof/>
              </w:rPr>
              <w:t>Icke funktionella krav</w:t>
            </w:r>
            <w:r w:rsidR="005145EE">
              <w:rPr>
                <w:noProof/>
                <w:webHidden/>
              </w:rPr>
              <w:tab/>
            </w:r>
            <w:r w:rsidR="005145EE">
              <w:rPr>
                <w:noProof/>
                <w:webHidden/>
              </w:rPr>
              <w:fldChar w:fldCharType="begin"/>
            </w:r>
            <w:r w:rsidR="005145EE">
              <w:rPr>
                <w:noProof/>
                <w:webHidden/>
              </w:rPr>
              <w:instrText xml:space="preserve"> PAGEREF _Toc412700658 \h </w:instrText>
            </w:r>
            <w:r w:rsidR="005145EE">
              <w:rPr>
                <w:noProof/>
                <w:webHidden/>
              </w:rPr>
            </w:r>
            <w:r w:rsidR="005145EE">
              <w:rPr>
                <w:noProof/>
                <w:webHidden/>
              </w:rPr>
              <w:fldChar w:fldCharType="separate"/>
            </w:r>
            <w:r w:rsidR="005145EE">
              <w:rPr>
                <w:noProof/>
                <w:webHidden/>
              </w:rPr>
              <w:t>23</w:t>
            </w:r>
            <w:r w:rsidR="005145EE">
              <w:rPr>
                <w:noProof/>
                <w:webHidden/>
              </w:rPr>
              <w:fldChar w:fldCharType="end"/>
            </w:r>
          </w:hyperlink>
        </w:p>
        <w:p w14:paraId="2179D635" w14:textId="77777777" w:rsidR="005145EE" w:rsidRDefault="001F2FF6">
          <w:pPr>
            <w:pStyle w:val="Innehll1"/>
            <w:tabs>
              <w:tab w:val="left" w:pos="400"/>
              <w:tab w:val="right" w:leader="dot" w:pos="10456"/>
            </w:tabs>
            <w:rPr>
              <w:rFonts w:asciiTheme="minorHAnsi" w:eastAsiaTheme="minorEastAsia" w:hAnsiTheme="minorHAnsi" w:cstheme="minorBidi"/>
              <w:noProof/>
              <w:sz w:val="22"/>
              <w:lang w:eastAsia="sv-SE"/>
            </w:rPr>
          </w:pPr>
          <w:hyperlink w:anchor="_Toc412700659" w:history="1">
            <w:r w:rsidR="005145EE" w:rsidRPr="00043443">
              <w:rPr>
                <w:rStyle w:val="Hyperlnk"/>
                <w:noProof/>
              </w:rPr>
              <w:t>5</w:t>
            </w:r>
            <w:r w:rsidR="005145EE">
              <w:rPr>
                <w:rFonts w:asciiTheme="minorHAnsi" w:eastAsiaTheme="minorEastAsia" w:hAnsiTheme="minorHAnsi" w:cstheme="minorBidi"/>
                <w:noProof/>
                <w:sz w:val="22"/>
                <w:lang w:eastAsia="sv-SE"/>
              </w:rPr>
              <w:tab/>
            </w:r>
            <w:r w:rsidR="005145EE" w:rsidRPr="00043443">
              <w:rPr>
                <w:rStyle w:val="Hyperlnk"/>
                <w:noProof/>
              </w:rPr>
              <w:t>Tjänstedomänens meddelandemodeller</w:t>
            </w:r>
            <w:r w:rsidR="005145EE">
              <w:rPr>
                <w:noProof/>
                <w:webHidden/>
              </w:rPr>
              <w:tab/>
            </w:r>
            <w:r w:rsidR="005145EE">
              <w:rPr>
                <w:noProof/>
                <w:webHidden/>
              </w:rPr>
              <w:fldChar w:fldCharType="begin"/>
            </w:r>
            <w:r w:rsidR="005145EE">
              <w:rPr>
                <w:noProof/>
                <w:webHidden/>
              </w:rPr>
              <w:instrText xml:space="preserve"> PAGEREF _Toc412700659 \h </w:instrText>
            </w:r>
            <w:r w:rsidR="005145EE">
              <w:rPr>
                <w:noProof/>
                <w:webHidden/>
              </w:rPr>
            </w:r>
            <w:r w:rsidR="005145EE">
              <w:rPr>
                <w:noProof/>
                <w:webHidden/>
              </w:rPr>
              <w:fldChar w:fldCharType="separate"/>
            </w:r>
            <w:r w:rsidR="005145EE">
              <w:rPr>
                <w:noProof/>
                <w:webHidden/>
              </w:rPr>
              <w:t>23</w:t>
            </w:r>
            <w:r w:rsidR="005145EE">
              <w:rPr>
                <w:noProof/>
                <w:webHidden/>
              </w:rPr>
              <w:fldChar w:fldCharType="end"/>
            </w:r>
          </w:hyperlink>
        </w:p>
        <w:p w14:paraId="5A1B766F"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60" w:history="1">
            <w:r w:rsidR="005145EE" w:rsidRPr="00043443">
              <w:rPr>
                <w:rStyle w:val="Hyperlnk"/>
                <w:noProof/>
              </w:rPr>
              <w:t>5.1</w:t>
            </w:r>
            <w:r w:rsidR="005145EE">
              <w:rPr>
                <w:rFonts w:asciiTheme="minorHAnsi" w:eastAsiaTheme="minorEastAsia" w:hAnsiTheme="minorHAnsi" w:cstheme="minorBidi"/>
                <w:noProof/>
                <w:sz w:val="22"/>
                <w:lang w:eastAsia="sv-SE"/>
              </w:rPr>
              <w:tab/>
            </w:r>
            <w:r w:rsidR="005145EE" w:rsidRPr="00043443">
              <w:rPr>
                <w:rStyle w:val="Hyperlnk"/>
                <w:noProof/>
              </w:rPr>
              <w:t>V-MIM</w:t>
            </w:r>
            <w:r w:rsidR="005145EE">
              <w:rPr>
                <w:noProof/>
                <w:webHidden/>
              </w:rPr>
              <w:tab/>
            </w:r>
            <w:r w:rsidR="005145EE">
              <w:rPr>
                <w:noProof/>
                <w:webHidden/>
              </w:rPr>
              <w:fldChar w:fldCharType="begin"/>
            </w:r>
            <w:r w:rsidR="005145EE">
              <w:rPr>
                <w:noProof/>
                <w:webHidden/>
              </w:rPr>
              <w:instrText xml:space="preserve"> PAGEREF _Toc412700660 \h </w:instrText>
            </w:r>
            <w:r w:rsidR="005145EE">
              <w:rPr>
                <w:noProof/>
                <w:webHidden/>
              </w:rPr>
            </w:r>
            <w:r w:rsidR="005145EE">
              <w:rPr>
                <w:noProof/>
                <w:webHidden/>
              </w:rPr>
              <w:fldChar w:fldCharType="separate"/>
            </w:r>
            <w:r w:rsidR="005145EE">
              <w:rPr>
                <w:noProof/>
                <w:webHidden/>
              </w:rPr>
              <w:t>24</w:t>
            </w:r>
            <w:r w:rsidR="005145EE">
              <w:rPr>
                <w:noProof/>
                <w:webHidden/>
              </w:rPr>
              <w:fldChar w:fldCharType="end"/>
            </w:r>
          </w:hyperlink>
        </w:p>
        <w:p w14:paraId="6A9B6F97"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61" w:history="1">
            <w:r w:rsidR="005145EE" w:rsidRPr="00043443">
              <w:rPr>
                <w:rStyle w:val="Hyperlnk"/>
                <w:noProof/>
              </w:rPr>
              <w:t>5.2</w:t>
            </w:r>
            <w:r w:rsidR="005145EE">
              <w:rPr>
                <w:rFonts w:asciiTheme="minorHAnsi" w:eastAsiaTheme="minorEastAsia" w:hAnsiTheme="minorHAnsi" w:cstheme="minorBidi"/>
                <w:noProof/>
                <w:sz w:val="22"/>
                <w:lang w:eastAsia="sv-SE"/>
              </w:rPr>
              <w:tab/>
            </w:r>
            <w:r w:rsidR="005145EE" w:rsidRPr="00043443">
              <w:rPr>
                <w:rStyle w:val="Hyperlnk"/>
                <w:noProof/>
              </w:rPr>
              <w:t>Formatregler</w:t>
            </w:r>
            <w:r w:rsidR="005145EE">
              <w:rPr>
                <w:noProof/>
                <w:webHidden/>
              </w:rPr>
              <w:tab/>
            </w:r>
            <w:r w:rsidR="005145EE">
              <w:rPr>
                <w:noProof/>
                <w:webHidden/>
              </w:rPr>
              <w:fldChar w:fldCharType="begin"/>
            </w:r>
            <w:r w:rsidR="005145EE">
              <w:rPr>
                <w:noProof/>
                <w:webHidden/>
              </w:rPr>
              <w:instrText xml:space="preserve"> PAGEREF _Toc412700661 \h </w:instrText>
            </w:r>
            <w:r w:rsidR="005145EE">
              <w:rPr>
                <w:noProof/>
                <w:webHidden/>
              </w:rPr>
            </w:r>
            <w:r w:rsidR="005145EE">
              <w:rPr>
                <w:noProof/>
                <w:webHidden/>
              </w:rPr>
              <w:fldChar w:fldCharType="separate"/>
            </w:r>
            <w:r w:rsidR="005145EE">
              <w:rPr>
                <w:noProof/>
                <w:webHidden/>
              </w:rPr>
              <w:t>26</w:t>
            </w:r>
            <w:r w:rsidR="005145EE">
              <w:rPr>
                <w:noProof/>
                <w:webHidden/>
              </w:rPr>
              <w:fldChar w:fldCharType="end"/>
            </w:r>
          </w:hyperlink>
        </w:p>
        <w:p w14:paraId="6814E9F1"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2" w:history="1">
            <w:r w:rsidR="005145EE" w:rsidRPr="00043443">
              <w:rPr>
                <w:rStyle w:val="Hyperlnk"/>
                <w:noProof/>
              </w:rPr>
              <w:t>5.2.1</w:t>
            </w:r>
            <w:r w:rsidR="005145EE">
              <w:rPr>
                <w:rFonts w:asciiTheme="minorHAnsi" w:eastAsiaTheme="minorEastAsia" w:hAnsiTheme="minorHAnsi" w:cstheme="minorBidi"/>
                <w:noProof/>
                <w:sz w:val="22"/>
                <w:lang w:eastAsia="sv-SE"/>
              </w:rPr>
              <w:tab/>
            </w:r>
            <w:r w:rsidR="005145EE" w:rsidRPr="00043443">
              <w:rPr>
                <w:rStyle w:val="Hyperlnk"/>
                <w:noProof/>
              </w:rPr>
              <w:t>Regel 1 – ReferredInformation.time</w:t>
            </w:r>
            <w:r w:rsidR="005145EE">
              <w:rPr>
                <w:noProof/>
                <w:webHidden/>
              </w:rPr>
              <w:tab/>
            </w:r>
            <w:r w:rsidR="005145EE">
              <w:rPr>
                <w:noProof/>
                <w:webHidden/>
              </w:rPr>
              <w:fldChar w:fldCharType="begin"/>
            </w:r>
            <w:r w:rsidR="005145EE">
              <w:rPr>
                <w:noProof/>
                <w:webHidden/>
              </w:rPr>
              <w:instrText xml:space="preserve"> PAGEREF _Toc412700662 \h </w:instrText>
            </w:r>
            <w:r w:rsidR="005145EE">
              <w:rPr>
                <w:noProof/>
                <w:webHidden/>
              </w:rPr>
            </w:r>
            <w:r w:rsidR="005145EE">
              <w:rPr>
                <w:noProof/>
                <w:webHidden/>
              </w:rPr>
              <w:fldChar w:fldCharType="separate"/>
            </w:r>
            <w:r w:rsidR="005145EE">
              <w:rPr>
                <w:noProof/>
                <w:webHidden/>
              </w:rPr>
              <w:t>26</w:t>
            </w:r>
            <w:r w:rsidR="005145EE">
              <w:rPr>
                <w:noProof/>
                <w:webHidden/>
              </w:rPr>
              <w:fldChar w:fldCharType="end"/>
            </w:r>
          </w:hyperlink>
        </w:p>
        <w:p w14:paraId="055FA695" w14:textId="77777777" w:rsidR="005145EE" w:rsidRDefault="001F2FF6">
          <w:pPr>
            <w:pStyle w:val="Innehll1"/>
            <w:tabs>
              <w:tab w:val="left" w:pos="400"/>
              <w:tab w:val="right" w:leader="dot" w:pos="10456"/>
            </w:tabs>
            <w:rPr>
              <w:rFonts w:asciiTheme="minorHAnsi" w:eastAsiaTheme="minorEastAsia" w:hAnsiTheme="minorHAnsi" w:cstheme="minorBidi"/>
              <w:noProof/>
              <w:sz w:val="22"/>
              <w:lang w:eastAsia="sv-SE"/>
            </w:rPr>
          </w:pPr>
          <w:hyperlink w:anchor="_Toc412700663" w:history="1">
            <w:r w:rsidR="005145EE" w:rsidRPr="00043443">
              <w:rPr>
                <w:rStyle w:val="Hyperlnk"/>
                <w:noProof/>
              </w:rPr>
              <w:t>6</w:t>
            </w:r>
            <w:r w:rsidR="005145EE">
              <w:rPr>
                <w:rFonts w:asciiTheme="minorHAnsi" w:eastAsiaTheme="minorEastAsia" w:hAnsiTheme="minorHAnsi" w:cstheme="minorBidi"/>
                <w:noProof/>
                <w:sz w:val="22"/>
                <w:lang w:eastAsia="sv-SE"/>
              </w:rPr>
              <w:tab/>
            </w:r>
            <w:r w:rsidR="005145EE" w:rsidRPr="00043443">
              <w:rPr>
                <w:rStyle w:val="Hyperlnk"/>
                <w:noProof/>
              </w:rPr>
              <w:t>Tjänstekontrakt</w:t>
            </w:r>
            <w:r w:rsidR="005145EE">
              <w:rPr>
                <w:noProof/>
                <w:webHidden/>
              </w:rPr>
              <w:tab/>
            </w:r>
            <w:r w:rsidR="005145EE">
              <w:rPr>
                <w:noProof/>
                <w:webHidden/>
              </w:rPr>
              <w:fldChar w:fldCharType="begin"/>
            </w:r>
            <w:r w:rsidR="005145EE">
              <w:rPr>
                <w:noProof/>
                <w:webHidden/>
              </w:rPr>
              <w:instrText xml:space="preserve"> PAGEREF _Toc412700663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41866869" w14:textId="77777777" w:rsidR="005145EE" w:rsidRDefault="001F2FF6">
          <w:pPr>
            <w:pStyle w:val="Innehll2"/>
            <w:tabs>
              <w:tab w:val="left" w:pos="880"/>
              <w:tab w:val="right" w:leader="dot" w:pos="10456"/>
            </w:tabs>
            <w:rPr>
              <w:rFonts w:asciiTheme="minorHAnsi" w:eastAsiaTheme="minorEastAsia" w:hAnsiTheme="minorHAnsi" w:cstheme="minorBidi"/>
              <w:noProof/>
              <w:sz w:val="22"/>
              <w:lang w:eastAsia="sv-SE"/>
            </w:rPr>
          </w:pPr>
          <w:hyperlink w:anchor="_Toc412700664" w:history="1">
            <w:r w:rsidR="005145EE" w:rsidRPr="00043443">
              <w:rPr>
                <w:rStyle w:val="Hyperlnk"/>
                <w:noProof/>
              </w:rPr>
              <w:t>6.1</w:t>
            </w:r>
            <w:r w:rsidR="005145EE">
              <w:rPr>
                <w:rFonts w:asciiTheme="minorHAnsi" w:eastAsiaTheme="minorEastAsia" w:hAnsiTheme="minorHAnsi" w:cstheme="minorBidi"/>
                <w:noProof/>
                <w:sz w:val="22"/>
                <w:lang w:eastAsia="sv-SE"/>
              </w:rPr>
              <w:tab/>
            </w:r>
            <w:r w:rsidR="005145EE" w:rsidRPr="00043443">
              <w:rPr>
                <w:rStyle w:val="Hyperlnk"/>
                <w:noProof/>
              </w:rPr>
              <w:t>GetActivity</w:t>
            </w:r>
            <w:r w:rsidR="005145EE">
              <w:rPr>
                <w:noProof/>
                <w:webHidden/>
              </w:rPr>
              <w:tab/>
            </w:r>
            <w:r w:rsidR="005145EE">
              <w:rPr>
                <w:noProof/>
                <w:webHidden/>
              </w:rPr>
              <w:fldChar w:fldCharType="begin"/>
            </w:r>
            <w:r w:rsidR="005145EE">
              <w:rPr>
                <w:noProof/>
                <w:webHidden/>
              </w:rPr>
              <w:instrText xml:space="preserve"> PAGEREF _Toc412700664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5C606C85"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5" w:history="1">
            <w:r w:rsidR="005145EE" w:rsidRPr="00043443">
              <w:rPr>
                <w:rStyle w:val="Hyperlnk"/>
                <w:noProof/>
              </w:rPr>
              <w:t>6.1.1</w:t>
            </w:r>
            <w:r w:rsidR="005145EE">
              <w:rPr>
                <w:rFonts w:asciiTheme="minorHAnsi" w:eastAsiaTheme="minorEastAsia" w:hAnsiTheme="minorHAnsi" w:cstheme="minorBidi"/>
                <w:noProof/>
                <w:sz w:val="22"/>
                <w:lang w:eastAsia="sv-SE"/>
              </w:rPr>
              <w:tab/>
            </w:r>
            <w:r w:rsidR="005145EE" w:rsidRPr="00043443">
              <w:rPr>
                <w:rStyle w:val="Hyperlnk"/>
                <w:noProof/>
              </w:rPr>
              <w:t>Version</w:t>
            </w:r>
            <w:r w:rsidR="005145EE">
              <w:rPr>
                <w:noProof/>
                <w:webHidden/>
              </w:rPr>
              <w:tab/>
            </w:r>
            <w:r w:rsidR="005145EE">
              <w:rPr>
                <w:noProof/>
                <w:webHidden/>
              </w:rPr>
              <w:fldChar w:fldCharType="begin"/>
            </w:r>
            <w:r w:rsidR="005145EE">
              <w:rPr>
                <w:noProof/>
                <w:webHidden/>
              </w:rPr>
              <w:instrText xml:space="preserve"> PAGEREF _Toc412700665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7A300520"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6" w:history="1">
            <w:r w:rsidR="005145EE" w:rsidRPr="00043443">
              <w:rPr>
                <w:rStyle w:val="Hyperlnk"/>
                <w:noProof/>
              </w:rPr>
              <w:t>6.1.2</w:t>
            </w:r>
            <w:r w:rsidR="005145EE">
              <w:rPr>
                <w:rFonts w:asciiTheme="minorHAnsi" w:eastAsiaTheme="minorEastAsia" w:hAnsiTheme="minorHAnsi" w:cstheme="minorBidi"/>
                <w:noProof/>
                <w:sz w:val="22"/>
                <w:lang w:eastAsia="sv-SE"/>
              </w:rPr>
              <w:tab/>
            </w:r>
            <w:r w:rsidR="005145EE" w:rsidRPr="00043443">
              <w:rPr>
                <w:rStyle w:val="Hyperlnk"/>
                <w:noProof/>
              </w:rPr>
              <w:t>Fältregler</w:t>
            </w:r>
            <w:r w:rsidR="005145EE">
              <w:rPr>
                <w:noProof/>
                <w:webHidden/>
              </w:rPr>
              <w:tab/>
            </w:r>
            <w:r w:rsidR="005145EE">
              <w:rPr>
                <w:noProof/>
                <w:webHidden/>
              </w:rPr>
              <w:fldChar w:fldCharType="begin"/>
            </w:r>
            <w:r w:rsidR="005145EE">
              <w:rPr>
                <w:noProof/>
                <w:webHidden/>
              </w:rPr>
              <w:instrText xml:space="preserve"> PAGEREF _Toc412700666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1F41A286"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7" w:history="1">
            <w:r w:rsidR="005145EE" w:rsidRPr="00043443">
              <w:rPr>
                <w:rStyle w:val="Hyperlnk"/>
                <w:noProof/>
              </w:rPr>
              <w:t>6.1.3</w:t>
            </w:r>
            <w:r w:rsidR="005145EE">
              <w:rPr>
                <w:rFonts w:asciiTheme="minorHAnsi" w:eastAsiaTheme="minorEastAsia" w:hAnsiTheme="minorHAnsi" w:cstheme="minorBidi"/>
                <w:noProof/>
                <w:sz w:val="22"/>
                <w:lang w:eastAsia="sv-SE"/>
              </w:rPr>
              <w:tab/>
            </w:r>
            <w:r w:rsidR="005145EE" w:rsidRPr="00043443">
              <w:rPr>
                <w:rStyle w:val="Hyperlnk"/>
                <w:noProof/>
              </w:rPr>
              <w:t>Fältregler</w:t>
            </w:r>
            <w:r w:rsidR="005145EE">
              <w:rPr>
                <w:noProof/>
                <w:webHidden/>
              </w:rPr>
              <w:tab/>
            </w:r>
            <w:r w:rsidR="005145EE">
              <w:rPr>
                <w:noProof/>
                <w:webHidden/>
              </w:rPr>
              <w:fldChar w:fldCharType="begin"/>
            </w:r>
            <w:r w:rsidR="005145EE">
              <w:rPr>
                <w:noProof/>
                <w:webHidden/>
              </w:rPr>
              <w:instrText xml:space="preserve"> PAGEREF _Toc412700667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3404B8EF" w14:textId="77777777" w:rsidR="005145EE" w:rsidRDefault="001F2FF6">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8" w:history="1">
            <w:r w:rsidR="005145EE" w:rsidRPr="00043443">
              <w:rPr>
                <w:rStyle w:val="Hyperlnk"/>
                <w:noProof/>
              </w:rPr>
              <w:t>6.1.4</w:t>
            </w:r>
            <w:r w:rsidR="005145EE">
              <w:rPr>
                <w:rFonts w:asciiTheme="minorHAnsi" w:eastAsiaTheme="minorEastAsia" w:hAnsiTheme="minorHAnsi" w:cstheme="minorBidi"/>
                <w:noProof/>
                <w:sz w:val="22"/>
                <w:lang w:eastAsia="sv-SE"/>
              </w:rPr>
              <w:tab/>
            </w:r>
            <w:r w:rsidR="005145EE" w:rsidRPr="00043443">
              <w:rPr>
                <w:rStyle w:val="Hyperlnk"/>
                <w:noProof/>
              </w:rPr>
              <w:t>Övriga regler</w:t>
            </w:r>
            <w:r w:rsidR="005145EE">
              <w:rPr>
                <w:noProof/>
                <w:webHidden/>
              </w:rPr>
              <w:tab/>
            </w:r>
            <w:r w:rsidR="005145EE">
              <w:rPr>
                <w:noProof/>
                <w:webHidden/>
              </w:rPr>
              <w:fldChar w:fldCharType="begin"/>
            </w:r>
            <w:r w:rsidR="005145EE">
              <w:rPr>
                <w:noProof/>
                <w:webHidden/>
              </w:rPr>
              <w:instrText xml:space="preserve"> PAGEREF _Toc412700668 \h </w:instrText>
            </w:r>
            <w:r w:rsidR="005145EE">
              <w:rPr>
                <w:noProof/>
                <w:webHidden/>
              </w:rPr>
            </w:r>
            <w:r w:rsidR="005145EE">
              <w:rPr>
                <w:noProof/>
                <w:webHidden/>
              </w:rPr>
              <w:fldChar w:fldCharType="separate"/>
            </w:r>
            <w:r w:rsidR="005145EE">
              <w:rPr>
                <w:noProof/>
                <w:webHidden/>
              </w:rPr>
              <w:t>40</w:t>
            </w:r>
            <w:r w:rsidR="005145EE">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0A5250A"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r w:rsidR="005145EE">
              <w:rPr>
                <w:rFonts w:ascii="Georgia" w:hAnsi="Georgia"/>
                <w:color w:val="008000"/>
              </w:rPr>
              <w:t>RC3</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51E8A92B" w:rsidR="000512A9" w:rsidRPr="000C2908" w:rsidRDefault="00B96A61" w:rsidP="0039481C">
            <w:pPr>
              <w:pStyle w:val="TableText"/>
              <w:rPr>
                <w:rFonts w:ascii="Georgia" w:hAnsi="Georgia"/>
                <w:highlight w:val="yellow"/>
              </w:rPr>
            </w:pPr>
            <w:r>
              <w:rPr>
                <w:rFonts w:ascii="Georgia" w:hAnsi="Georgia"/>
              </w:rPr>
              <w:t>2014-10-08</w:t>
            </w:r>
          </w:p>
        </w:tc>
        <w:tc>
          <w:tcPr>
            <w:tcW w:w="3260" w:type="dxa"/>
          </w:tcPr>
          <w:p w14:paraId="29A2A48B" w14:textId="77777777" w:rsidR="00BD2E6A" w:rsidRDefault="00BD2E6A" w:rsidP="00BD2E6A">
            <w:pPr>
              <w:pStyle w:val="TableText"/>
              <w:tabs>
                <w:tab w:val="right" w:pos="3176"/>
              </w:tabs>
              <w:jc w:val="left"/>
              <w:rPr>
                <w:rFonts w:ascii="Georgia" w:hAnsi="Georgia"/>
              </w:rPr>
            </w:pPr>
            <w:r>
              <w:rPr>
                <w:rFonts w:ascii="Georgia" w:hAnsi="Georgia"/>
              </w:rPr>
              <w:t>Uppdatering efter granskning från AL</w:t>
            </w:r>
          </w:p>
          <w:p w14:paraId="06B68CA5" w14:textId="486C6CF4" w:rsidR="000512A9" w:rsidRDefault="00BD2E6A" w:rsidP="00AC5B2D">
            <w:pPr>
              <w:pStyle w:val="TableText"/>
              <w:tabs>
                <w:tab w:val="right" w:pos="3176"/>
              </w:tabs>
              <w:jc w:val="left"/>
              <w:rPr>
                <w:rFonts w:ascii="Georgia" w:hAnsi="Georgia"/>
              </w:rPr>
            </w:pPr>
            <w:r>
              <w:rPr>
                <w:rFonts w:ascii="Georgia" w:hAnsi="Georgia"/>
              </w:rPr>
              <w:t xml:space="preserve">Uppdaterat sekvensdiagram, version, tagit bort referens till AB, </w:t>
            </w:r>
            <w:r w:rsidR="00AC5B2D">
              <w:rPr>
                <w:rFonts w:ascii="Georgia" w:hAnsi="Georgia"/>
              </w:rPr>
              <w:t>uppdaterat</w:t>
            </w:r>
            <w:r>
              <w:rPr>
                <w:rFonts w:ascii="Georgia" w:hAnsi="Georgia"/>
              </w:rPr>
              <w:t xml:space="preserve"> författare</w:t>
            </w:r>
            <w:r w:rsidR="00AC5B2D">
              <w:rPr>
                <w:rFonts w:ascii="Georgia" w:hAnsi="Georgia"/>
              </w:rPr>
              <w:t>,</w:t>
            </w:r>
          </w:p>
          <w:p w14:paraId="1285EF4D" w14:textId="243E50E9" w:rsidR="00AC5B2D" w:rsidRPr="000C2908" w:rsidRDefault="00AC5B2D" w:rsidP="00AC5B2D">
            <w:pPr>
              <w:pStyle w:val="TableText"/>
              <w:tabs>
                <w:tab w:val="right" w:pos="3176"/>
              </w:tabs>
              <w:jc w:val="left"/>
              <w:rPr>
                <w:rFonts w:ascii="Georgia" w:hAnsi="Georgia"/>
                <w:highlight w:val="yellow"/>
              </w:rPr>
            </w:pPr>
            <w:r>
              <w:rPr>
                <w:rFonts w:ascii="Georgia" w:hAnsi="Georgia"/>
              </w:rPr>
              <w:t>Uppdaterat 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r w:rsidR="00A8442B" w:rsidRPr="000C2908" w14:paraId="2FEEF1A5" w14:textId="77777777" w:rsidTr="000C2908">
        <w:tc>
          <w:tcPr>
            <w:tcW w:w="1304" w:type="dxa"/>
          </w:tcPr>
          <w:p w14:paraId="5541A6B0" w14:textId="343782E4" w:rsidR="00A8442B" w:rsidRDefault="00A8442B" w:rsidP="000308E4">
            <w:pPr>
              <w:pStyle w:val="TableText"/>
              <w:rPr>
                <w:rFonts w:ascii="Georgia" w:hAnsi="Georgia"/>
                <w:color w:val="008000"/>
              </w:rPr>
            </w:pPr>
            <w:r>
              <w:rPr>
                <w:rFonts w:ascii="Georgia" w:hAnsi="Georgia"/>
                <w:color w:val="008000"/>
              </w:rPr>
              <w:t>1.0</w:t>
            </w:r>
            <w:r w:rsidR="005145EE">
              <w:rPr>
                <w:rFonts w:ascii="Georgia" w:hAnsi="Georgia"/>
                <w:color w:val="008000"/>
              </w:rPr>
              <w:t xml:space="preserve"> RC4</w:t>
            </w:r>
          </w:p>
        </w:tc>
        <w:tc>
          <w:tcPr>
            <w:tcW w:w="992" w:type="dxa"/>
          </w:tcPr>
          <w:p w14:paraId="52A49796" w14:textId="77777777" w:rsidR="00A8442B" w:rsidRPr="000C2908" w:rsidRDefault="00A8442B" w:rsidP="0039481C">
            <w:pPr>
              <w:pStyle w:val="TableText"/>
              <w:rPr>
                <w:rFonts w:ascii="Georgia" w:hAnsi="Georgia"/>
                <w:highlight w:val="yellow"/>
              </w:rPr>
            </w:pPr>
          </w:p>
        </w:tc>
        <w:tc>
          <w:tcPr>
            <w:tcW w:w="1560" w:type="dxa"/>
          </w:tcPr>
          <w:p w14:paraId="0F5833AE" w14:textId="4E4DDFC3" w:rsidR="00A8442B" w:rsidRDefault="00A8442B" w:rsidP="0039481C">
            <w:pPr>
              <w:pStyle w:val="TableText"/>
              <w:rPr>
                <w:rFonts w:ascii="Georgia" w:hAnsi="Georgia"/>
              </w:rPr>
            </w:pPr>
            <w:r>
              <w:rPr>
                <w:rFonts w:ascii="Georgia" w:hAnsi="Georgia"/>
              </w:rPr>
              <w:t>2014-11-26</w:t>
            </w:r>
          </w:p>
        </w:tc>
        <w:tc>
          <w:tcPr>
            <w:tcW w:w="3260" w:type="dxa"/>
          </w:tcPr>
          <w:p w14:paraId="45C35A0D" w14:textId="1C8E2C76" w:rsidR="00A8442B" w:rsidRDefault="00A8442B" w:rsidP="00BD2E6A">
            <w:pPr>
              <w:pStyle w:val="TableText"/>
              <w:tabs>
                <w:tab w:val="right" w:pos="3176"/>
              </w:tabs>
              <w:jc w:val="left"/>
              <w:rPr>
                <w:rFonts w:ascii="Georgia" w:hAnsi="Georgia"/>
              </w:rPr>
            </w:pPr>
            <w:r>
              <w:rPr>
                <w:rFonts w:ascii="Georgia" w:hAnsi="Georgia"/>
              </w:rPr>
              <w:t xml:space="preserve">Tagit bort Process och </w:t>
            </w:r>
            <w:proofErr w:type="spellStart"/>
            <w:r>
              <w:rPr>
                <w:rFonts w:ascii="Georgia" w:hAnsi="Georgia"/>
              </w:rPr>
              <w:t>Delete</w:t>
            </w:r>
            <w:proofErr w:type="spellEnd"/>
            <w:r>
              <w:rPr>
                <w:rFonts w:ascii="Georgia" w:hAnsi="Georgia"/>
              </w:rPr>
              <w:t xml:space="preserve"> interaktioner</w:t>
            </w:r>
          </w:p>
        </w:tc>
        <w:tc>
          <w:tcPr>
            <w:tcW w:w="1559" w:type="dxa"/>
          </w:tcPr>
          <w:p w14:paraId="154C5E92" w14:textId="77777777" w:rsidR="00A8442B" w:rsidRDefault="00A8442B" w:rsidP="003419BC">
            <w:pPr>
              <w:pStyle w:val="TableText"/>
              <w:jc w:val="left"/>
              <w:rPr>
                <w:rFonts w:ascii="Georgia" w:hAnsi="Georgia"/>
              </w:rPr>
            </w:pPr>
            <w:r>
              <w:rPr>
                <w:rFonts w:ascii="Georgia" w:hAnsi="Georgia"/>
              </w:rPr>
              <w:t>Torbjörn Dahlin,</w:t>
            </w:r>
          </w:p>
          <w:p w14:paraId="72627545" w14:textId="56ECD5A3" w:rsidR="00A8442B" w:rsidRPr="003419BC" w:rsidRDefault="00A8442B" w:rsidP="003419BC">
            <w:pPr>
              <w:pStyle w:val="TableText"/>
              <w:jc w:val="left"/>
              <w:rPr>
                <w:rFonts w:ascii="Georgia" w:hAnsi="Georgia"/>
              </w:rPr>
            </w:pPr>
            <w:proofErr w:type="spellStart"/>
            <w:r>
              <w:rPr>
                <w:rFonts w:ascii="Georgia" w:hAnsi="Georgia"/>
              </w:rPr>
              <w:t>MedMod</w:t>
            </w:r>
            <w:proofErr w:type="spellEnd"/>
          </w:p>
        </w:tc>
        <w:tc>
          <w:tcPr>
            <w:tcW w:w="1418" w:type="dxa"/>
          </w:tcPr>
          <w:p w14:paraId="4639BC05" w14:textId="77777777" w:rsidR="00A8442B" w:rsidRPr="000C2908" w:rsidRDefault="00A8442B" w:rsidP="0039481C">
            <w:pPr>
              <w:pStyle w:val="TableText"/>
              <w:rPr>
                <w:rFonts w:ascii="Georgia" w:hAnsi="Georgia"/>
              </w:rPr>
            </w:pPr>
          </w:p>
        </w:tc>
      </w:tr>
      <w:tr w:rsidR="005145EE" w:rsidRPr="000C2908" w14:paraId="4BF53EFA" w14:textId="77777777" w:rsidTr="000C2908">
        <w:tc>
          <w:tcPr>
            <w:tcW w:w="1304" w:type="dxa"/>
          </w:tcPr>
          <w:p w14:paraId="6DFCB323" w14:textId="1A7DCD12" w:rsidR="005145EE" w:rsidRDefault="005145EE" w:rsidP="000308E4">
            <w:pPr>
              <w:pStyle w:val="TableText"/>
              <w:rPr>
                <w:rFonts w:ascii="Georgia" w:hAnsi="Georgia"/>
                <w:color w:val="008000"/>
              </w:rPr>
            </w:pPr>
            <w:r>
              <w:rPr>
                <w:rFonts w:ascii="Georgia" w:hAnsi="Georgia"/>
                <w:color w:val="008000"/>
              </w:rPr>
              <w:t>1.0 RC4</w:t>
            </w:r>
          </w:p>
        </w:tc>
        <w:tc>
          <w:tcPr>
            <w:tcW w:w="992" w:type="dxa"/>
          </w:tcPr>
          <w:p w14:paraId="127125DA" w14:textId="77777777" w:rsidR="005145EE" w:rsidRPr="000C2908" w:rsidRDefault="005145EE" w:rsidP="0039481C">
            <w:pPr>
              <w:pStyle w:val="TableText"/>
              <w:rPr>
                <w:rFonts w:ascii="Georgia" w:hAnsi="Georgia"/>
                <w:highlight w:val="yellow"/>
              </w:rPr>
            </w:pPr>
          </w:p>
        </w:tc>
        <w:tc>
          <w:tcPr>
            <w:tcW w:w="1560" w:type="dxa"/>
          </w:tcPr>
          <w:p w14:paraId="19C5D179" w14:textId="6730F39E" w:rsidR="005145EE" w:rsidRDefault="005145EE" w:rsidP="0039481C">
            <w:pPr>
              <w:pStyle w:val="TableText"/>
              <w:rPr>
                <w:rFonts w:ascii="Georgia" w:hAnsi="Georgia"/>
              </w:rPr>
            </w:pPr>
            <w:r>
              <w:rPr>
                <w:rFonts w:ascii="Georgia" w:hAnsi="Georgia"/>
              </w:rPr>
              <w:t>2015-02-26</w:t>
            </w:r>
          </w:p>
        </w:tc>
        <w:tc>
          <w:tcPr>
            <w:tcW w:w="3260" w:type="dxa"/>
          </w:tcPr>
          <w:p w14:paraId="5501C80D" w14:textId="77777777" w:rsidR="005145EE" w:rsidRDefault="005145EE" w:rsidP="00BD2E6A">
            <w:pPr>
              <w:pStyle w:val="TableText"/>
              <w:tabs>
                <w:tab w:val="right" w:pos="3176"/>
              </w:tabs>
              <w:jc w:val="left"/>
              <w:rPr>
                <w:rFonts w:ascii="Georgia" w:hAnsi="Georgia"/>
              </w:rPr>
            </w:pPr>
          </w:p>
        </w:tc>
        <w:tc>
          <w:tcPr>
            <w:tcW w:w="1559" w:type="dxa"/>
          </w:tcPr>
          <w:p w14:paraId="27F33AFB" w14:textId="77777777" w:rsidR="005145EE" w:rsidRDefault="005145EE" w:rsidP="005145EE">
            <w:pPr>
              <w:pStyle w:val="TableText"/>
              <w:jc w:val="left"/>
              <w:rPr>
                <w:rFonts w:ascii="Georgia" w:hAnsi="Georgia"/>
              </w:rPr>
            </w:pPr>
            <w:r>
              <w:rPr>
                <w:rFonts w:ascii="Georgia" w:hAnsi="Georgia"/>
              </w:rPr>
              <w:t>Torbjörn Dahlin,</w:t>
            </w:r>
          </w:p>
          <w:p w14:paraId="4064844C" w14:textId="392A7A1D" w:rsidR="005145EE" w:rsidRDefault="005145EE" w:rsidP="005145EE">
            <w:pPr>
              <w:pStyle w:val="TableText"/>
              <w:jc w:val="left"/>
              <w:rPr>
                <w:rFonts w:ascii="Georgia" w:hAnsi="Georgia"/>
              </w:rPr>
            </w:pPr>
            <w:proofErr w:type="spellStart"/>
            <w:r>
              <w:rPr>
                <w:rFonts w:ascii="Georgia" w:hAnsi="Georgia"/>
              </w:rPr>
              <w:t>MedMod</w:t>
            </w:r>
            <w:proofErr w:type="spellEnd"/>
          </w:p>
        </w:tc>
        <w:tc>
          <w:tcPr>
            <w:tcW w:w="1418" w:type="dxa"/>
          </w:tcPr>
          <w:p w14:paraId="6B342ED3" w14:textId="77777777" w:rsidR="005145EE" w:rsidRPr="000C2908" w:rsidRDefault="005145EE" w:rsidP="0039481C">
            <w:pPr>
              <w:pStyle w:val="TableText"/>
              <w:rPr>
                <w:rFonts w:ascii="Georgia" w:hAnsi="Georgia"/>
              </w:rPr>
            </w:pPr>
          </w:p>
        </w:tc>
      </w:tr>
    </w:tbl>
    <w:p w14:paraId="6DB30119" w14:textId="2DD4C741"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1F2FF6"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343EC789" w14:textId="77777777" w:rsidR="001F2FF6" w:rsidRPr="00030D6C" w:rsidRDefault="001F2FF6" w:rsidP="001F2FF6">
      <w:pPr>
        <w:spacing w:line="240" w:lineRule="auto"/>
        <w:rPr>
          <w:ins w:id="2" w:author="Torbjörn Dahlin" w:date="2015-03-24T09:28:00Z"/>
          <w:rFonts w:eastAsia="Times New Roman"/>
          <w:bCs/>
          <w:sz w:val="30"/>
          <w:szCs w:val="28"/>
        </w:rPr>
      </w:pPr>
      <w:ins w:id="3" w:author="Torbjörn Dahlin" w:date="2015-03-24T09:28:00Z">
        <w:r>
          <w:rPr>
            <w:b/>
          </w:rPr>
          <w:t>Förkortningar</w:t>
        </w:r>
      </w:ins>
    </w:p>
    <w:p w14:paraId="6779A6D6" w14:textId="77777777" w:rsidR="001F2FF6" w:rsidRDefault="001F2FF6" w:rsidP="001F2FF6">
      <w:pPr>
        <w:rPr>
          <w:ins w:id="4" w:author="Torbjörn Dahlin" w:date="2015-03-24T09:28:00Z"/>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1F2FF6" w:rsidRPr="000C2908" w14:paraId="123C36A6" w14:textId="77777777" w:rsidTr="001F2FF6">
        <w:trPr>
          <w:ins w:id="5" w:author="Torbjörn Dahlin" w:date="2015-03-24T09:28:00Z"/>
        </w:trPr>
        <w:tc>
          <w:tcPr>
            <w:tcW w:w="1588" w:type="dxa"/>
            <w:shd w:val="clear" w:color="auto" w:fill="DDD9C3" w:themeFill="background2" w:themeFillShade="E6"/>
          </w:tcPr>
          <w:p w14:paraId="4102584D" w14:textId="77777777" w:rsidR="001F2FF6" w:rsidRPr="000C2908" w:rsidRDefault="001F2FF6" w:rsidP="001F2FF6">
            <w:pPr>
              <w:pStyle w:val="TableText"/>
              <w:rPr>
                <w:ins w:id="6" w:author="Torbjörn Dahlin" w:date="2015-03-24T09:28:00Z"/>
                <w:rFonts w:ascii="Georgia" w:hAnsi="Georgia"/>
              </w:rPr>
            </w:pPr>
            <w:ins w:id="7" w:author="Torbjörn Dahlin" w:date="2015-03-24T09:28:00Z">
              <w:r w:rsidRPr="000C2908">
                <w:rPr>
                  <w:rFonts w:ascii="Georgia" w:hAnsi="Georgia"/>
                </w:rPr>
                <w:t>Förkortning</w:t>
              </w:r>
            </w:ins>
          </w:p>
        </w:tc>
        <w:tc>
          <w:tcPr>
            <w:tcW w:w="3827" w:type="dxa"/>
            <w:shd w:val="clear" w:color="auto" w:fill="DDD9C3" w:themeFill="background2" w:themeFillShade="E6"/>
          </w:tcPr>
          <w:p w14:paraId="120265C8" w14:textId="77777777" w:rsidR="001F2FF6" w:rsidRPr="000C2908" w:rsidRDefault="001F2FF6" w:rsidP="001F2FF6">
            <w:pPr>
              <w:pStyle w:val="TableText"/>
              <w:rPr>
                <w:ins w:id="8" w:author="Torbjörn Dahlin" w:date="2015-03-24T09:28:00Z"/>
                <w:rFonts w:ascii="Georgia" w:hAnsi="Georgia"/>
              </w:rPr>
            </w:pPr>
            <w:ins w:id="9" w:author="Torbjörn Dahlin" w:date="2015-03-24T09:28:00Z">
              <w:r w:rsidRPr="000C2908">
                <w:rPr>
                  <w:rFonts w:ascii="Georgia" w:hAnsi="Georgia"/>
                </w:rPr>
                <w:t>Betydelse</w:t>
              </w:r>
            </w:ins>
          </w:p>
        </w:tc>
        <w:tc>
          <w:tcPr>
            <w:tcW w:w="4678" w:type="dxa"/>
            <w:shd w:val="clear" w:color="auto" w:fill="DDD9C3" w:themeFill="background2" w:themeFillShade="E6"/>
          </w:tcPr>
          <w:p w14:paraId="01075B0A" w14:textId="77777777" w:rsidR="001F2FF6" w:rsidRPr="000C2908" w:rsidRDefault="001F2FF6" w:rsidP="001F2FF6">
            <w:pPr>
              <w:pStyle w:val="TableText"/>
              <w:rPr>
                <w:ins w:id="10" w:author="Torbjörn Dahlin" w:date="2015-03-24T09:28:00Z"/>
                <w:rFonts w:ascii="Georgia" w:hAnsi="Georgia"/>
              </w:rPr>
            </w:pPr>
            <w:ins w:id="11" w:author="Torbjörn Dahlin" w:date="2015-03-24T09:28:00Z">
              <w:r w:rsidRPr="000C2908">
                <w:rPr>
                  <w:rFonts w:ascii="Georgia" w:hAnsi="Georgia"/>
                </w:rPr>
                <w:t>Kommentar</w:t>
              </w:r>
            </w:ins>
          </w:p>
        </w:tc>
      </w:tr>
      <w:tr w:rsidR="001F2FF6" w:rsidRPr="000C2908" w14:paraId="5CB75251" w14:textId="77777777" w:rsidTr="001F2FF6">
        <w:trPr>
          <w:ins w:id="12" w:author="Torbjörn Dahlin" w:date="2015-03-24T09:28:00Z"/>
        </w:trPr>
        <w:tc>
          <w:tcPr>
            <w:tcW w:w="1588" w:type="dxa"/>
          </w:tcPr>
          <w:p w14:paraId="2B0931A2" w14:textId="77777777" w:rsidR="001F2FF6" w:rsidRPr="000C2908" w:rsidRDefault="001F2FF6" w:rsidP="001F2FF6">
            <w:pPr>
              <w:pStyle w:val="TableText"/>
              <w:jc w:val="left"/>
              <w:rPr>
                <w:ins w:id="13" w:author="Torbjörn Dahlin" w:date="2015-03-24T09:28:00Z"/>
                <w:rFonts w:ascii="Georgia" w:hAnsi="Georgia"/>
              </w:rPr>
            </w:pPr>
            <w:ins w:id="14" w:author="Torbjörn Dahlin" w:date="2015-03-24T09:28:00Z">
              <w:r w:rsidRPr="00862D24">
                <w:rPr>
                  <w:rFonts w:ascii="Georgia" w:hAnsi="Georgia"/>
                </w:rPr>
                <w:t>Tjänstekonsument (K)</w:t>
              </w:r>
            </w:ins>
          </w:p>
        </w:tc>
        <w:tc>
          <w:tcPr>
            <w:tcW w:w="3827" w:type="dxa"/>
          </w:tcPr>
          <w:p w14:paraId="1AC1E317" w14:textId="77777777" w:rsidR="001F2FF6" w:rsidRPr="000C2908" w:rsidRDefault="001F2FF6" w:rsidP="001F2FF6">
            <w:pPr>
              <w:pStyle w:val="TableText"/>
              <w:jc w:val="left"/>
              <w:rPr>
                <w:ins w:id="15" w:author="Torbjörn Dahlin" w:date="2015-03-24T09:28:00Z"/>
                <w:rFonts w:ascii="Georgia" w:hAnsi="Georgia"/>
              </w:rPr>
            </w:pPr>
            <w:ins w:id="16" w:author="Torbjörn Dahlin" w:date="2015-03-24T09:28:00Z">
              <w:r w:rsidRPr="00862D24">
                <w:rPr>
                  <w:rFonts w:ascii="Georgia" w:hAnsi="Georgia"/>
                </w:rPr>
                <w:t xml:space="preserve">Informationssystem där aktörens agerande leder till automatiskt informationsutbyte med andra system (t.ex. e-tjänst eller journalsystem). En </w:t>
              </w:r>
              <w:r w:rsidRPr="00862D24">
                <w:rPr>
                  <w:rFonts w:ascii="Georgia" w:hAnsi="Georgia"/>
                </w:rPr>
                <w:lastRenderedPageBreak/>
                <w:t>Tjänstekonsument använder en SOA-tjänst som i sin tur följer ett tjänstekontrakt.</w:t>
              </w:r>
            </w:ins>
          </w:p>
        </w:tc>
        <w:tc>
          <w:tcPr>
            <w:tcW w:w="4678" w:type="dxa"/>
          </w:tcPr>
          <w:p w14:paraId="1B31B346" w14:textId="77777777" w:rsidR="001F2FF6" w:rsidRPr="000C2908" w:rsidRDefault="001F2FF6" w:rsidP="001F2FF6">
            <w:pPr>
              <w:pStyle w:val="TableText"/>
              <w:jc w:val="left"/>
              <w:rPr>
                <w:ins w:id="17" w:author="Torbjörn Dahlin" w:date="2015-03-24T09:28:00Z"/>
                <w:rFonts w:ascii="Georgia" w:hAnsi="Georgia"/>
              </w:rPr>
            </w:pPr>
            <w:ins w:id="18" w:author="Torbjörn Dahlin" w:date="2015-03-24T09:28:00Z">
              <w:r>
                <w:rPr>
                  <w:rFonts w:ascii="Georgia" w:hAnsi="Georgia"/>
                </w:rPr>
                <w:lastRenderedPageBreak/>
                <w:t>Se referens [R3]</w:t>
              </w:r>
            </w:ins>
          </w:p>
        </w:tc>
      </w:tr>
      <w:tr w:rsidR="001F2FF6" w:rsidRPr="000C2908" w14:paraId="1208CD71" w14:textId="77777777" w:rsidTr="001F2FF6">
        <w:trPr>
          <w:ins w:id="19" w:author="Torbjörn Dahlin" w:date="2015-03-24T09:28:00Z"/>
        </w:trPr>
        <w:tc>
          <w:tcPr>
            <w:tcW w:w="1588" w:type="dxa"/>
          </w:tcPr>
          <w:p w14:paraId="7FDDD35D" w14:textId="77777777" w:rsidR="001F2FF6" w:rsidRPr="00862D24" w:rsidRDefault="001F2FF6" w:rsidP="001F2FF6">
            <w:pPr>
              <w:pStyle w:val="TableText"/>
              <w:jc w:val="left"/>
              <w:rPr>
                <w:ins w:id="20" w:author="Torbjörn Dahlin" w:date="2015-03-24T09:28:00Z"/>
                <w:rFonts w:ascii="Georgia" w:hAnsi="Georgia"/>
              </w:rPr>
            </w:pPr>
            <w:ins w:id="21" w:author="Torbjörn Dahlin" w:date="2015-03-24T09:28:00Z">
              <w:r w:rsidRPr="00862D24">
                <w:rPr>
                  <w:rFonts w:ascii="Georgia" w:hAnsi="Georgia"/>
                </w:rPr>
                <w:lastRenderedPageBreak/>
                <w:t>Tjänsteproducent (P)</w:t>
              </w:r>
            </w:ins>
          </w:p>
        </w:tc>
        <w:tc>
          <w:tcPr>
            <w:tcW w:w="3827" w:type="dxa"/>
          </w:tcPr>
          <w:p w14:paraId="7C028886" w14:textId="77777777" w:rsidR="001F2FF6" w:rsidRPr="00862D24" w:rsidRDefault="001F2FF6" w:rsidP="001F2FF6">
            <w:pPr>
              <w:pStyle w:val="TableText"/>
              <w:jc w:val="left"/>
              <w:rPr>
                <w:ins w:id="22" w:author="Torbjörn Dahlin" w:date="2015-03-24T09:28:00Z"/>
                <w:rFonts w:ascii="Georgia" w:hAnsi="Georgia"/>
              </w:rPr>
            </w:pPr>
            <w:ins w:id="23" w:author="Torbjörn Dahlin" w:date="2015-03-24T09:28:00Z">
              <w:r>
                <w:rPr>
                  <w:rFonts w:ascii="Georgia" w:hAnsi="Georgia"/>
                </w:rPr>
                <w:t xml:space="preserve">Den part som erbjuder sig att ta emot anrop och svara på dem. I det här sammanhanget oftast vårdens IT-system som också producerar information. </w:t>
              </w:r>
            </w:ins>
          </w:p>
        </w:tc>
        <w:tc>
          <w:tcPr>
            <w:tcW w:w="4678" w:type="dxa"/>
          </w:tcPr>
          <w:p w14:paraId="083C72B2" w14:textId="77777777" w:rsidR="001F2FF6" w:rsidRDefault="001F2FF6" w:rsidP="001F2FF6">
            <w:pPr>
              <w:pStyle w:val="TableText"/>
              <w:jc w:val="left"/>
              <w:rPr>
                <w:ins w:id="24" w:author="Torbjörn Dahlin" w:date="2015-03-24T09:28:00Z"/>
                <w:rFonts w:ascii="Georgia" w:hAnsi="Georgia"/>
              </w:rPr>
            </w:pPr>
            <w:ins w:id="25" w:author="Torbjörn Dahlin" w:date="2015-03-24T09:28:00Z">
              <w:r>
                <w:rPr>
                  <w:rFonts w:ascii="Georgia" w:hAnsi="Georgia"/>
                </w:rPr>
                <w:t>Se referens [R3]</w:t>
              </w:r>
            </w:ins>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6" w:name="_Toc357754843"/>
      <w:bookmarkStart w:id="27" w:name="_Toc243452541"/>
      <w:bookmarkStart w:id="28" w:name="_Toc412700626"/>
      <w:r>
        <w:t>Inledning</w:t>
      </w:r>
      <w:bookmarkEnd w:id="26"/>
      <w:bookmarkEnd w:id="27"/>
      <w:bookmarkEnd w:id="28"/>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29" w:name="_Toc412700627"/>
      <w:bookmarkStart w:id="30" w:name="_Toc269040962"/>
      <w:r>
        <w:t>Svenskt namn</w:t>
      </w:r>
      <w:bookmarkEnd w:id="29"/>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31" w:name="_Toc412700628"/>
      <w:r>
        <w:t>WEB beskrivning</w:t>
      </w:r>
      <w:bookmarkEnd w:id="30"/>
      <w:bookmarkEnd w:id="31"/>
    </w:p>
    <w:p w14:paraId="3AA6A8B4" w14:textId="77777777" w:rsidR="00F13E7A" w:rsidRDefault="00F13E7A" w:rsidP="00F13E7A">
      <w:r>
        <w:t xml:space="preserve">Syftet med denna domän är att kommunicera information om aktiviteter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genomgått en operation på grund av en tidigare ställd diagnos. Då har en koppling gjorts mellan den utförda operationen och diagnosen. </w:t>
      </w:r>
    </w:p>
    <w:p w14:paraId="26A2E0A0" w14:textId="77777777" w:rsidR="00F13E7A" w:rsidRDefault="00F13E7A" w:rsidP="00F13E7A"/>
    <w:p w14:paraId="51902ECB" w14:textId="77777777" w:rsidR="00F13E7A" w:rsidRDefault="00F13E7A" w:rsidP="00F13E7A">
      <w:r>
        <w:t xml:space="preserve">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32" w:name="_Toc198086678"/>
      <w:bookmarkStart w:id="33" w:name="_Toc224960918"/>
      <w:bookmarkStart w:id="34" w:name="_Toc357754844"/>
      <w:bookmarkStart w:id="35" w:name="_Toc243452542"/>
      <w:bookmarkStart w:id="36" w:name="_Toc412700629"/>
      <w:bookmarkStart w:id="37" w:name="_Toc163300578"/>
      <w:bookmarkStart w:id="38" w:name="_Toc163300880"/>
      <w:bookmarkStart w:id="39" w:name="_Toc198366954"/>
      <w:r>
        <w:t>Versionsinformation</w:t>
      </w:r>
      <w:bookmarkEnd w:id="32"/>
      <w:bookmarkEnd w:id="33"/>
      <w:bookmarkEnd w:id="34"/>
      <w:bookmarkEnd w:id="35"/>
      <w:bookmarkEnd w:id="3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40" w:name="_Toc357754845"/>
      <w:bookmarkStart w:id="41" w:name="_Toc243452543"/>
      <w:bookmarkStart w:id="42" w:name="_Toc412700630"/>
      <w:bookmarkStart w:id="43" w:name="_Toc163300882"/>
      <w:r>
        <w:lastRenderedPageBreak/>
        <w:t xml:space="preserve">Version </w:t>
      </w:r>
      <w:bookmarkEnd w:id="40"/>
      <w:bookmarkEnd w:id="41"/>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42"/>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44" w:name="_Toc243452544"/>
      <w:bookmarkStart w:id="45" w:name="_Toc412700631"/>
      <w:r>
        <w:t>Oförändrade tjänstekontrakt</w:t>
      </w:r>
      <w:bookmarkEnd w:id="44"/>
      <w:bookmarkEnd w:id="45"/>
    </w:p>
    <w:p w14:paraId="4F7E5329" w14:textId="77777777" w:rsidR="00063133" w:rsidRPr="00063133" w:rsidRDefault="00063133" w:rsidP="00063133"/>
    <w:p w14:paraId="00D1F070" w14:textId="77777777" w:rsidR="0039481C" w:rsidRDefault="0039481C" w:rsidP="0039481C">
      <w:pPr>
        <w:pStyle w:val="Rubrik3"/>
      </w:pPr>
      <w:bookmarkStart w:id="46" w:name="_Toc243452545"/>
      <w:bookmarkStart w:id="47" w:name="_Toc412700632"/>
      <w:r>
        <w:t>Nya tjänstekontrakt</w:t>
      </w:r>
      <w:bookmarkEnd w:id="46"/>
      <w:bookmarkEnd w:id="47"/>
    </w:p>
    <w:p w14:paraId="1101B2AF" w14:textId="77777777" w:rsidR="0039481C" w:rsidRPr="007E3F3B" w:rsidRDefault="0039481C" w:rsidP="0039481C">
      <w:pPr>
        <w:rPr>
          <w:i/>
        </w:rPr>
      </w:pPr>
      <w:r w:rsidRPr="007E3F3B">
        <w:rPr>
          <w:i/>
        </w:rPr>
        <w:t>Följande nya tjänstekontrakt finns från och med denna version:</w:t>
      </w:r>
    </w:p>
    <w:p w14:paraId="06CDAE26" w14:textId="6A14A9CB" w:rsidR="00063133" w:rsidRDefault="00063133" w:rsidP="00063133">
      <w:pPr>
        <w:numPr>
          <w:ilvl w:val="0"/>
          <w:numId w:val="27"/>
        </w:numPr>
      </w:pPr>
      <w:proofErr w:type="spellStart"/>
      <w:r w:rsidRPr="0007501F">
        <w:t>Get</w:t>
      </w:r>
      <w:r w:rsidR="005145EE">
        <w:t>Activities</w:t>
      </w:r>
      <w:proofErr w:type="spellEnd"/>
      <w:r w:rsidRPr="0007501F">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48" w:name="_Toc243452546"/>
      <w:bookmarkStart w:id="49" w:name="_Toc412700633"/>
      <w:r>
        <w:t>Förändrade tjänstekontrakt</w:t>
      </w:r>
      <w:bookmarkEnd w:id="48"/>
      <w:bookmarkEnd w:id="49"/>
    </w:p>
    <w:p w14:paraId="74C18F23" w14:textId="77777777" w:rsidR="0039481C" w:rsidRPr="0038515C" w:rsidRDefault="0039481C" w:rsidP="0039481C"/>
    <w:p w14:paraId="409D1692" w14:textId="77777777" w:rsidR="0039481C" w:rsidRDefault="0039481C" w:rsidP="0039481C">
      <w:pPr>
        <w:pStyle w:val="Rubrik3"/>
      </w:pPr>
      <w:bookmarkStart w:id="50" w:name="_Toc243452547"/>
      <w:bookmarkStart w:id="51" w:name="_Toc412700634"/>
      <w:r>
        <w:t>Utgångna tjänstekontrakt</w:t>
      </w:r>
      <w:bookmarkEnd w:id="50"/>
      <w:bookmarkEnd w:id="51"/>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52" w:name="_Toc357754846"/>
      <w:bookmarkStart w:id="53" w:name="_Toc243452548"/>
      <w:bookmarkStart w:id="54" w:name="_Toc412700635"/>
      <w:r w:rsidRPr="0028759B">
        <w:t>Version tidigare</w:t>
      </w:r>
      <w:bookmarkEnd w:id="52"/>
      <w:bookmarkEnd w:id="53"/>
      <w:bookmarkEnd w:id="54"/>
    </w:p>
    <w:p w14:paraId="7719E18E" w14:textId="7DCB84A3" w:rsidR="005145EE" w:rsidRDefault="005145EE">
      <w:pPr>
        <w:spacing w:line="240" w:lineRule="auto"/>
        <w:rPr>
          <w:rFonts w:ascii="Times New Roman" w:eastAsia="Times New Roman" w:hAnsi="Times New Roman"/>
          <w:sz w:val="22"/>
          <w:szCs w:val="24"/>
          <w:lang w:eastAsia="en-GB"/>
        </w:rPr>
      </w:pPr>
      <w:r>
        <w:br w:type="page"/>
      </w:r>
    </w:p>
    <w:p w14:paraId="03AC537C" w14:textId="77777777" w:rsidR="0039481C" w:rsidRPr="00C63695" w:rsidRDefault="0039481C" w:rsidP="0039481C">
      <w:pPr>
        <w:pStyle w:val="Brdtext"/>
      </w:pPr>
    </w:p>
    <w:p w14:paraId="6CABDEDD" w14:textId="77777777" w:rsidR="005145EE" w:rsidRDefault="005145EE" w:rsidP="005145EE">
      <w:pPr>
        <w:pStyle w:val="Rubrik1"/>
      </w:pPr>
      <w:bookmarkStart w:id="55" w:name="_Toc411633230"/>
      <w:bookmarkStart w:id="56" w:name="_Toc224960922"/>
      <w:bookmarkStart w:id="57" w:name="_Toc357754855"/>
      <w:bookmarkStart w:id="58" w:name="_Toc243452565"/>
      <w:bookmarkStart w:id="59" w:name="_Toc412700659"/>
      <w:bookmarkEnd w:id="37"/>
      <w:bookmarkEnd w:id="38"/>
      <w:bookmarkEnd w:id="39"/>
      <w:bookmarkEnd w:id="43"/>
      <w:r>
        <w:t>Tjänstedomänens arkitektur</w:t>
      </w:r>
      <w:bookmarkEnd w:id="55"/>
    </w:p>
    <w:p w14:paraId="1891B9A0" w14:textId="77777777" w:rsidR="005145EE" w:rsidRDefault="005145EE" w:rsidP="005145E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298AF3FC" w14:textId="77777777" w:rsidR="005145EE" w:rsidRDefault="005145EE" w:rsidP="005145EE"/>
    <w:p w14:paraId="52BEE19D" w14:textId="2A60DE1A" w:rsidR="005145EE" w:rsidRDefault="005145EE" w:rsidP="005145EE">
      <w:r w:rsidRPr="002B336D">
        <w:t xml:space="preserve">Tjänsterna för beskrivning </w:t>
      </w:r>
      <w:r>
        <w:t xml:space="preserve">av </w:t>
      </w:r>
      <w:ins w:id="60" w:author="Torbjörn Dahlin" w:date="2015-03-24T09:29:00Z">
        <w:r w:rsidR="001F2FF6">
          <w:t>aktiviteter</w:t>
        </w:r>
      </w:ins>
      <w:r>
        <w:t xml:space="preserve">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FE2206B" w14:textId="77777777" w:rsidR="005145EE" w:rsidRDefault="005145EE" w:rsidP="005145EE"/>
    <w:p w14:paraId="2102A7A7" w14:textId="77777777" w:rsidR="005145EE" w:rsidRPr="0096471C" w:rsidRDefault="005145EE" w:rsidP="005145E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7DE67207" w14:textId="77777777" w:rsidR="005145EE" w:rsidRPr="00143050" w:rsidRDefault="005145EE" w:rsidP="005145EE"/>
    <w:p w14:paraId="0CB177DF" w14:textId="77777777" w:rsidR="005145EE" w:rsidRPr="005464FE" w:rsidRDefault="005145EE" w:rsidP="005145EE">
      <w:r w:rsidRPr="00143050">
        <w:t>Följande flödesmodeller beskriver översiktligt hur tjänstekontrakten är tänkta att användas. Tjänstekonsument (K) och tjänsteproducente</w:t>
      </w:r>
      <w:r>
        <w:t>r (P) är markerade i figurerna.</w:t>
      </w:r>
    </w:p>
    <w:p w14:paraId="0F506D46" w14:textId="77777777" w:rsidR="005145EE" w:rsidRDefault="005145EE" w:rsidP="005145EE">
      <w:pPr>
        <w:rPr>
          <w:color w:val="4F81BD" w:themeColor="accent1"/>
        </w:rPr>
      </w:pPr>
    </w:p>
    <w:p w14:paraId="1B7CBFF1" w14:textId="77777777" w:rsidR="005145EE" w:rsidRDefault="005145EE" w:rsidP="005145EE">
      <w:pPr>
        <w:pStyle w:val="Rubrik2"/>
      </w:pPr>
      <w:bookmarkStart w:id="61" w:name="_Toc398042055"/>
      <w:bookmarkStart w:id="62" w:name="_Toc411633231"/>
      <w:r>
        <w:t>Flöden</w:t>
      </w:r>
      <w:bookmarkEnd w:id="61"/>
      <w:bookmarkEnd w:id="62"/>
    </w:p>
    <w:p w14:paraId="1BDC4C28" w14:textId="77777777" w:rsidR="005145EE" w:rsidRPr="00F81A41" w:rsidRDefault="005145EE" w:rsidP="005145E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D625892" w14:textId="77777777" w:rsidR="005145EE" w:rsidRPr="005464FE" w:rsidRDefault="005145EE" w:rsidP="005145EE"/>
    <w:p w14:paraId="70ECC229" w14:textId="61355C5E" w:rsidR="005145EE" w:rsidRPr="0071169E" w:rsidRDefault="005145EE" w:rsidP="005145EE">
      <w:pPr>
        <w:pStyle w:val="Rubrik3"/>
      </w:pPr>
      <w:bookmarkStart w:id="63" w:name="_Toc398042056"/>
      <w:bookmarkStart w:id="64" w:name="_Toc411633232"/>
      <w:r w:rsidRPr="0071169E">
        <w:t xml:space="preserve">Hämta </w:t>
      </w:r>
      <w:bookmarkEnd w:id="63"/>
      <w:bookmarkEnd w:id="64"/>
      <w:ins w:id="65" w:author="Torbjörn Dahlin" w:date="2015-03-24T09:29:00Z">
        <w:r w:rsidR="001F2FF6">
          <w:t>aktiviteter</w:t>
        </w:r>
      </w:ins>
    </w:p>
    <w:p w14:paraId="45E1991A" w14:textId="57256294" w:rsidR="005145EE" w:rsidRPr="00D55F7B" w:rsidRDefault="005145EE" w:rsidP="005145EE">
      <w:r w:rsidRPr="00D55F7B">
        <w:t xml:space="preserve">Nedanstående diagram visar hur </w:t>
      </w:r>
      <w:r>
        <w:t xml:space="preserve">flödet ser ut när information om </w:t>
      </w:r>
      <w:ins w:id="66" w:author="Torbjörn Dahlin" w:date="2015-03-24T09:30:00Z">
        <w:r w:rsidR="001F2FF6">
          <w:t xml:space="preserve">aktiviteter </w:t>
        </w:r>
      </w:ins>
      <w:r>
        <w:t>hämtas</w:t>
      </w:r>
      <w:r w:rsidRPr="00D55F7B">
        <w:t>.</w:t>
      </w:r>
    </w:p>
    <w:p w14:paraId="7ABB5E2C" w14:textId="77777777" w:rsidR="005145EE" w:rsidRDefault="005145EE" w:rsidP="005145EE">
      <w:pPr>
        <w:rPr>
          <w:color w:val="4F81BD" w:themeColor="accent1"/>
        </w:rPr>
      </w:pPr>
    </w:p>
    <w:p w14:paraId="0118B520" w14:textId="77777777" w:rsidR="005145EE" w:rsidRDefault="005145EE" w:rsidP="005145EE">
      <w:pPr>
        <w:pStyle w:val="Rubrik4"/>
      </w:pPr>
      <w:r>
        <w:lastRenderedPageBreak/>
        <w:t>Arbetsflöde</w:t>
      </w:r>
    </w:p>
    <w:p w14:paraId="2BE938E9" w14:textId="77777777" w:rsidR="005145EE" w:rsidRPr="00F81A41" w:rsidRDefault="005145EE" w:rsidP="005145EE">
      <w:pPr>
        <w:rPr>
          <w:b/>
          <w:color w:val="4F81BD" w:themeColor="accent1"/>
        </w:rPr>
      </w:pPr>
      <w:r w:rsidRPr="00F81A41">
        <w:rPr>
          <w:b/>
          <w:noProof/>
          <w:color w:val="4F81BD" w:themeColor="accent1"/>
          <w:lang w:eastAsia="sv-SE"/>
        </w:rPr>
        <w:drawing>
          <wp:inline distT="0" distB="0" distL="0" distR="0" wp14:anchorId="12866D24" wp14:editId="4A15ABB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2D390389" w14:textId="77777777" w:rsidR="005145EE" w:rsidRPr="00F81A41" w:rsidRDefault="005145EE" w:rsidP="005145E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F496948" w14:textId="77777777" w:rsidR="005145EE" w:rsidRPr="00F81A41" w:rsidRDefault="005145EE" w:rsidP="005145EE">
      <w:r w:rsidRPr="00F81A41">
        <w:rPr>
          <w:noProof/>
          <w:lang w:eastAsia="sv-SE"/>
        </w:rPr>
        <w:lastRenderedPageBreak/>
        <w:drawing>
          <wp:inline distT="0" distB="0" distL="0" distR="0" wp14:anchorId="3C693059" wp14:editId="2A7087E5">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E58F4CB" w14:textId="77777777" w:rsidR="005145EE" w:rsidRDefault="005145EE" w:rsidP="005145E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75B3D4C1" w14:textId="77777777" w:rsidR="005145EE" w:rsidRPr="005464FE" w:rsidRDefault="005145EE" w:rsidP="005145EE"/>
    <w:p w14:paraId="0EF5D51F" w14:textId="77777777" w:rsidR="005145EE" w:rsidRDefault="005145EE" w:rsidP="005145EE">
      <w:pPr>
        <w:pStyle w:val="Rubrik4"/>
      </w:pPr>
      <w:r>
        <w:t>Sekvensdiagram</w:t>
      </w:r>
    </w:p>
    <w:p w14:paraId="07FDB40C" w14:textId="77777777" w:rsidR="005145EE" w:rsidRPr="005145EE" w:rsidRDefault="005145EE" w:rsidP="005145EE">
      <w:pPr>
        <w:rPr>
          <w:highlight w:val="yellow"/>
        </w:rPr>
      </w:pPr>
      <w:r w:rsidRPr="005145EE">
        <w:rPr>
          <w:highlight w:val="yellow"/>
        </w:rPr>
        <w:t xml:space="preserve">Siffrorna i diagrammet nedan kopplar ihop begäran-svar för respektive meddelande. </w:t>
      </w:r>
    </w:p>
    <w:p w14:paraId="2AF0E32A" w14:textId="77777777" w:rsidR="005145EE" w:rsidRPr="005145EE" w:rsidRDefault="005145EE" w:rsidP="005145EE">
      <w:pPr>
        <w:rPr>
          <w:highlight w:val="yellow"/>
        </w:rPr>
      </w:pPr>
      <w:r w:rsidRPr="005145EE">
        <w:rPr>
          <w:noProof/>
          <w:highlight w:val="yellow"/>
          <w:lang w:eastAsia="sv-SE"/>
        </w:rPr>
        <w:drawing>
          <wp:inline distT="0" distB="0" distL="0" distR="0" wp14:anchorId="3A1A338F" wp14:editId="1A38C6D9">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6477B93" w14:textId="77777777" w:rsidR="005145EE" w:rsidRPr="005145EE" w:rsidRDefault="005145EE" w:rsidP="005145EE">
      <w:pPr>
        <w:rPr>
          <w:highlight w:val="yellow"/>
        </w:rPr>
      </w:pPr>
    </w:p>
    <w:p w14:paraId="2F5CB4E2" w14:textId="77777777" w:rsidR="005145EE" w:rsidRPr="00F81A41" w:rsidRDefault="005145EE" w:rsidP="005145EE">
      <w:pPr>
        <w:pStyle w:val="Beskrivning"/>
        <w:rPr>
          <w:color w:val="auto"/>
        </w:rPr>
      </w:pPr>
      <w:r w:rsidRPr="005145EE">
        <w:rPr>
          <w:color w:val="auto"/>
          <w:highlight w:val="yellow"/>
        </w:rPr>
        <w:t xml:space="preserve">Figur </w:t>
      </w:r>
      <w:r w:rsidRPr="005145EE">
        <w:rPr>
          <w:color w:val="auto"/>
          <w:highlight w:val="yellow"/>
        </w:rPr>
        <w:fldChar w:fldCharType="begin"/>
      </w:r>
      <w:r w:rsidRPr="005145EE">
        <w:rPr>
          <w:color w:val="auto"/>
          <w:highlight w:val="yellow"/>
        </w:rPr>
        <w:instrText xml:space="preserve"> SEQ Figur \* ARABIC </w:instrText>
      </w:r>
      <w:r w:rsidRPr="005145EE">
        <w:rPr>
          <w:color w:val="auto"/>
          <w:highlight w:val="yellow"/>
        </w:rPr>
        <w:fldChar w:fldCharType="separate"/>
      </w:r>
      <w:r w:rsidRPr="005145EE">
        <w:rPr>
          <w:noProof/>
          <w:color w:val="auto"/>
          <w:highlight w:val="yellow"/>
        </w:rPr>
        <w:t>3</w:t>
      </w:r>
      <w:r w:rsidRPr="005145EE">
        <w:rPr>
          <w:color w:val="auto"/>
          <w:highlight w:val="yellow"/>
        </w:rPr>
        <w:fldChar w:fldCharType="end"/>
      </w:r>
      <w:r w:rsidRPr="005145EE">
        <w:rPr>
          <w:color w:val="auto"/>
          <w:highlight w:val="yellow"/>
        </w:rPr>
        <w:t xml:space="preserve"> </w:t>
      </w:r>
      <w:r w:rsidRPr="005145EE">
        <w:rPr>
          <w:b w:val="0"/>
          <w:color w:val="auto"/>
          <w:highlight w:val="yellow"/>
        </w:rPr>
        <w:t>Sekvensdiagram över sökning efter information</w:t>
      </w:r>
      <w:r w:rsidRPr="00A03F9D">
        <w:rPr>
          <w:b w:val="0"/>
          <w:color w:val="auto"/>
        </w:rPr>
        <w:t xml:space="preserve"> </w:t>
      </w:r>
    </w:p>
    <w:p w14:paraId="12940CF5" w14:textId="77777777" w:rsidR="005145EE" w:rsidRDefault="005145EE" w:rsidP="005145EE"/>
    <w:p w14:paraId="54C1D816" w14:textId="77777777" w:rsidR="005145EE" w:rsidRDefault="005145EE" w:rsidP="005145EE">
      <w:pPr>
        <w:pStyle w:val="Rubrik4"/>
      </w:pPr>
      <w:r>
        <w:t>Roller</w:t>
      </w:r>
    </w:p>
    <w:tbl>
      <w:tblPr>
        <w:tblStyle w:val="Tabellrutnt"/>
        <w:tblW w:w="0" w:type="auto"/>
        <w:tblLook w:val="04A0" w:firstRow="1" w:lastRow="0" w:firstColumn="1" w:lastColumn="0" w:noHBand="0" w:noVBand="1"/>
      </w:tblPr>
      <w:tblGrid>
        <w:gridCol w:w="2409"/>
        <w:gridCol w:w="6863"/>
      </w:tblGrid>
      <w:tr w:rsidR="001F2FF6" w:rsidRPr="00F71DFD" w14:paraId="30EF3329" w14:textId="77777777" w:rsidTr="001F2FF6">
        <w:trPr>
          <w:ins w:id="67" w:author="Torbjörn Dahlin" w:date="2015-03-24T09:30:00Z"/>
        </w:trPr>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69C756" w14:textId="77777777" w:rsidR="001F2FF6" w:rsidRPr="00F71DFD" w:rsidRDefault="001F2FF6" w:rsidP="001F2FF6">
            <w:pPr>
              <w:spacing w:before="40" w:after="40"/>
              <w:rPr>
                <w:ins w:id="68" w:author="Torbjörn Dahlin" w:date="2015-03-24T09:30:00Z"/>
                <w:b/>
              </w:rPr>
            </w:pPr>
            <w:ins w:id="69" w:author="Torbjörn Dahlin" w:date="2015-03-24T09:30:00Z">
              <w:r w:rsidRPr="00F71DFD">
                <w:rPr>
                  <w:b/>
                </w:rPr>
                <w:t>Namn</w:t>
              </w:r>
            </w:ins>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10EA08" w14:textId="77777777" w:rsidR="001F2FF6" w:rsidRPr="00F71DFD" w:rsidRDefault="001F2FF6" w:rsidP="001F2FF6">
            <w:pPr>
              <w:spacing w:before="40" w:after="40"/>
              <w:rPr>
                <w:ins w:id="70" w:author="Torbjörn Dahlin" w:date="2015-03-24T09:30:00Z"/>
                <w:b/>
              </w:rPr>
            </w:pPr>
            <w:ins w:id="71" w:author="Torbjörn Dahlin" w:date="2015-03-24T09:30:00Z">
              <w:r w:rsidRPr="00F71DFD">
                <w:rPr>
                  <w:b/>
                </w:rPr>
                <w:t>Beskrivning</w:t>
              </w:r>
            </w:ins>
          </w:p>
        </w:tc>
      </w:tr>
      <w:tr w:rsidR="001F2FF6" w:rsidRPr="008A6814" w14:paraId="5AF169C4" w14:textId="77777777" w:rsidTr="001F2FF6">
        <w:trPr>
          <w:ins w:id="72" w:author="Torbjörn Dahlin" w:date="2015-03-24T09:30:00Z"/>
        </w:trPr>
        <w:tc>
          <w:tcPr>
            <w:tcW w:w="2409" w:type="dxa"/>
            <w:tcBorders>
              <w:top w:val="single" w:sz="6" w:space="0" w:color="auto"/>
            </w:tcBorders>
          </w:tcPr>
          <w:p w14:paraId="638A8847" w14:textId="77777777" w:rsidR="001F2FF6" w:rsidRDefault="001F2FF6" w:rsidP="001F2FF6">
            <w:pPr>
              <w:spacing w:before="40" w:after="40"/>
              <w:rPr>
                <w:ins w:id="73" w:author="Torbjörn Dahlin" w:date="2015-03-24T09:30:00Z"/>
              </w:rPr>
            </w:pPr>
            <w:ins w:id="74" w:author="Torbjörn Dahlin" w:date="2015-03-24T09:30:00Z">
              <w:r w:rsidRPr="00F81A41">
                <w:t>Patienten</w:t>
              </w:r>
            </w:ins>
          </w:p>
        </w:tc>
        <w:tc>
          <w:tcPr>
            <w:tcW w:w="6863" w:type="dxa"/>
            <w:tcBorders>
              <w:top w:val="single" w:sz="6" w:space="0" w:color="auto"/>
            </w:tcBorders>
          </w:tcPr>
          <w:p w14:paraId="549B0A92" w14:textId="7A50C0A7" w:rsidR="001F2FF6" w:rsidRPr="00211EF1" w:rsidRDefault="001F2FF6" w:rsidP="001F2FF6">
            <w:pPr>
              <w:spacing w:before="40" w:after="40"/>
              <w:rPr>
                <w:ins w:id="75" w:author="Torbjörn Dahlin" w:date="2015-03-24T09:30:00Z"/>
              </w:rPr>
            </w:pPr>
            <w:ins w:id="76" w:author="Torbjörn Dahlin" w:date="2015-03-24T09:30:00Z">
              <w:r w:rsidRPr="00F81A41">
                <w:t>Den patient som vill få tillgång till sin</w:t>
              </w:r>
              <w:r>
                <w:t>a</w:t>
              </w:r>
              <w:r w:rsidRPr="00F81A41">
                <w:t xml:space="preserve"> </w:t>
              </w:r>
            </w:ins>
            <w:ins w:id="77" w:author="Torbjörn Dahlin" w:date="2015-03-24T09:31:00Z">
              <w:r>
                <w:t>aktiviteter</w:t>
              </w:r>
            </w:ins>
            <w:ins w:id="78" w:author="Torbjörn Dahlin" w:date="2015-03-24T09:30:00Z">
              <w:r>
                <w:t xml:space="preserve"> inom ramen för aktuell interaktionsöverenskommelse</w:t>
              </w:r>
              <w:r w:rsidRPr="00F81A41">
                <w:t>.</w:t>
              </w:r>
            </w:ins>
          </w:p>
        </w:tc>
      </w:tr>
      <w:tr w:rsidR="001F2FF6" w:rsidRPr="008A6814" w14:paraId="7E2CB6F1" w14:textId="77777777" w:rsidTr="001F2FF6">
        <w:trPr>
          <w:ins w:id="79" w:author="Torbjörn Dahlin" w:date="2015-03-24T09:30:00Z"/>
        </w:trPr>
        <w:tc>
          <w:tcPr>
            <w:tcW w:w="2409" w:type="dxa"/>
            <w:tcBorders>
              <w:top w:val="single" w:sz="6" w:space="0" w:color="auto"/>
            </w:tcBorders>
          </w:tcPr>
          <w:p w14:paraId="7A735F2A" w14:textId="77777777" w:rsidR="001F2FF6" w:rsidRPr="008A6814" w:rsidRDefault="001F2FF6" w:rsidP="001F2FF6">
            <w:pPr>
              <w:spacing w:before="40" w:after="40"/>
              <w:rPr>
                <w:ins w:id="80" w:author="Torbjörn Dahlin" w:date="2015-03-24T09:30:00Z"/>
              </w:rPr>
            </w:pPr>
            <w:ins w:id="81" w:author="Torbjörn Dahlin" w:date="2015-03-24T09:30:00Z">
              <w:r>
                <w:t>Tjänstekonsument</w:t>
              </w:r>
            </w:ins>
          </w:p>
        </w:tc>
        <w:tc>
          <w:tcPr>
            <w:tcW w:w="6863" w:type="dxa"/>
            <w:tcBorders>
              <w:top w:val="single" w:sz="6" w:space="0" w:color="auto"/>
            </w:tcBorders>
          </w:tcPr>
          <w:p w14:paraId="3716BBBB" w14:textId="77777777" w:rsidR="001F2FF6" w:rsidRPr="008A6814" w:rsidRDefault="001F2FF6" w:rsidP="001F2FF6">
            <w:pPr>
              <w:spacing w:before="40" w:after="40"/>
              <w:rPr>
                <w:ins w:id="82" w:author="Torbjörn Dahlin" w:date="2015-03-24T09:30:00Z"/>
              </w:rPr>
            </w:pPr>
            <w:ins w:id="83" w:author="Torbjörn Dahlin" w:date="2015-03-24T09:30:00Z">
              <w:r w:rsidRPr="00211EF1">
                <w:t xml:space="preserve">Det system som </w:t>
              </w:r>
              <w:r>
                <w:t>används för att konsumera information. D.v.s. det system som använder tjänster enligt ett tjänstekontrakt.</w:t>
              </w:r>
            </w:ins>
          </w:p>
        </w:tc>
      </w:tr>
      <w:tr w:rsidR="001F2FF6" w:rsidRPr="008A6814" w14:paraId="6AFE54FC" w14:textId="77777777" w:rsidTr="001F2FF6">
        <w:trPr>
          <w:ins w:id="84" w:author="Torbjörn Dahlin" w:date="2015-03-24T09:30:00Z"/>
        </w:trPr>
        <w:tc>
          <w:tcPr>
            <w:tcW w:w="2409" w:type="dxa"/>
          </w:tcPr>
          <w:p w14:paraId="14733CBB" w14:textId="77777777" w:rsidR="001F2FF6" w:rsidRPr="008A6814" w:rsidRDefault="001F2FF6" w:rsidP="001F2FF6">
            <w:pPr>
              <w:spacing w:before="40" w:after="40"/>
              <w:rPr>
                <w:ins w:id="85" w:author="Torbjörn Dahlin" w:date="2015-03-24T09:30:00Z"/>
              </w:rPr>
            </w:pPr>
            <w:ins w:id="86" w:author="Torbjörn Dahlin" w:date="2015-03-24T09:30:00Z">
              <w:r w:rsidRPr="008A6814">
                <w:t>Tjänsteplattform</w:t>
              </w:r>
            </w:ins>
          </w:p>
        </w:tc>
        <w:tc>
          <w:tcPr>
            <w:tcW w:w="6863" w:type="dxa"/>
          </w:tcPr>
          <w:p w14:paraId="23ED8B1B" w14:textId="77777777" w:rsidR="001F2FF6" w:rsidRPr="008A6814" w:rsidRDefault="001F2FF6" w:rsidP="001F2FF6">
            <w:pPr>
              <w:spacing w:before="40" w:after="40"/>
              <w:rPr>
                <w:ins w:id="87" w:author="Torbjörn Dahlin" w:date="2015-03-24T09:30:00Z"/>
              </w:rPr>
            </w:pPr>
            <w:ins w:id="88" w:author="Torbjörn Dahlin" w:date="2015-03-24T09:30:00Z">
              <w:r w:rsidRPr="008A6814">
                <w:t xml:space="preserve">Tjänsteplattformen är </w:t>
              </w:r>
              <w:r>
                <w:t>det lager som hanterar virtuella tjänster, aggregerande tjänster samt anpassningstjänster.</w:t>
              </w:r>
            </w:ins>
          </w:p>
        </w:tc>
      </w:tr>
      <w:tr w:rsidR="001F2FF6" w:rsidRPr="008A6814" w14:paraId="374E4856" w14:textId="77777777" w:rsidTr="001F2FF6">
        <w:trPr>
          <w:ins w:id="89" w:author="Torbjörn Dahlin" w:date="2015-03-24T09:30:00Z"/>
        </w:trPr>
        <w:tc>
          <w:tcPr>
            <w:tcW w:w="2409" w:type="dxa"/>
          </w:tcPr>
          <w:p w14:paraId="3A0F4102" w14:textId="77777777" w:rsidR="001F2FF6" w:rsidRPr="008A6814" w:rsidRDefault="001F2FF6" w:rsidP="001F2FF6">
            <w:pPr>
              <w:spacing w:before="40" w:after="40"/>
              <w:rPr>
                <w:ins w:id="90" w:author="Torbjörn Dahlin" w:date="2015-03-24T09:30:00Z"/>
              </w:rPr>
            </w:pPr>
            <w:ins w:id="91" w:author="Torbjörn Dahlin" w:date="2015-03-24T09:30:00Z">
              <w:r>
                <w:t>Källsystem</w:t>
              </w:r>
            </w:ins>
          </w:p>
        </w:tc>
        <w:tc>
          <w:tcPr>
            <w:tcW w:w="6863" w:type="dxa"/>
          </w:tcPr>
          <w:p w14:paraId="763DAE22" w14:textId="77777777" w:rsidR="001F2FF6" w:rsidRPr="008A6814" w:rsidRDefault="001F2FF6" w:rsidP="001F2FF6">
            <w:pPr>
              <w:rPr>
                <w:ins w:id="92" w:author="Torbjörn Dahlin" w:date="2015-03-24T09:30:00Z"/>
              </w:rPr>
            </w:pPr>
            <w:ins w:id="93" w:author="Torbjörn Dahlin" w:date="2015-03-24T09:30:00Z">
              <w:r>
                <w:t>Det system som i detta fall utgör källsystemet som vårdpersonal direkt registrerar/uppdaterar/raderar information i.</w:t>
              </w:r>
            </w:ins>
          </w:p>
        </w:tc>
      </w:tr>
    </w:tbl>
    <w:p w14:paraId="72B2C573" w14:textId="77777777" w:rsidR="005145EE" w:rsidRDefault="005145EE" w:rsidP="005145EE"/>
    <w:p w14:paraId="328311DA" w14:textId="77777777" w:rsidR="001F2FF6" w:rsidRPr="00E356CD" w:rsidRDefault="001F2FF6" w:rsidP="001F2FF6">
      <w:pPr>
        <w:pStyle w:val="Rubrik3"/>
        <w:rPr>
          <w:ins w:id="94" w:author="Torbjörn Dahlin" w:date="2015-03-24T09:31:00Z"/>
        </w:rPr>
      </w:pPr>
      <w:bookmarkStart w:id="95" w:name="_Toc277330953"/>
      <w:bookmarkStart w:id="96" w:name="_Toc411633233"/>
      <w:ins w:id="97" w:author="Torbjörn Dahlin" w:date="2015-03-24T09:31:00Z">
        <w:r>
          <w:t>Beskrivning</w:t>
        </w:r>
        <w:r w:rsidRPr="00631F04">
          <w:t xml:space="preserve"> av relationskonceptet.</w:t>
        </w:r>
      </w:ins>
    </w:p>
    <w:p w14:paraId="6950B195" w14:textId="77777777" w:rsidR="001F2FF6" w:rsidRDefault="001F2FF6" w:rsidP="001F2FF6">
      <w:pPr>
        <w:rPr>
          <w:ins w:id="98" w:author="Torbjörn Dahlin" w:date="2015-03-24T09:31:00Z"/>
        </w:rPr>
      </w:pPr>
      <w:ins w:id="99" w:author="Torbjörn Dahlin" w:date="2015-03-24T09:31:00Z">
        <w:r>
          <w:t>Kontrakt i tjänstedomänen har stöd för att peka ut relaterade informationsmängder. Konceptet är till för att en tjänsteproducent skall kunna förmedla till en tjänstekonsument att det finns relaterad information att hämta. En aktivitet (blindtarmsoperation) kan exempelvis ha en relation till en tidigare observation (blindtarmsinflammation). Relationen har en viss typ vilket i ovanstående exempel skulle kunna vara ”har orsak”.</w:t>
        </w:r>
      </w:ins>
    </w:p>
    <w:p w14:paraId="57B995B7" w14:textId="77777777" w:rsidR="001F2FF6" w:rsidRDefault="001F2FF6" w:rsidP="001F2FF6">
      <w:pPr>
        <w:rPr>
          <w:ins w:id="100" w:author="Torbjörn Dahlin" w:date="2015-03-24T09:31:00Z"/>
        </w:rPr>
      </w:pPr>
      <w:ins w:id="101" w:author="Torbjörn Dahlin" w:date="2015-03-24T09:31:00Z">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informationstyp som är refererad och följer tabellen för engagemangsindex-kategori, enligt fältet ”</w:t>
        </w:r>
        <w:proofErr w:type="spellStart"/>
        <w:r>
          <w:t>categorization</w:t>
        </w:r>
        <w:proofErr w:type="spellEnd"/>
        <w:r>
          <w:t xml:space="preserve">”, t.ex. </w:t>
        </w:r>
        <w:proofErr w:type="spellStart"/>
        <w:r>
          <w:t>voo</w:t>
        </w:r>
        <w:proofErr w:type="spellEnd"/>
        <w:r>
          <w:t xml:space="preserve"> för vårddokumentation. För att filtrera ut den källa som lagrar den relaterade informationsmängden används det HSA-id som återfinns i </w:t>
        </w:r>
        <w:proofErr w:type="spellStart"/>
        <w:r w:rsidRPr="0036048B">
          <w:t>informati</w:t>
        </w:r>
        <w:r>
          <w:t>onOwner.id.extension</w:t>
        </w:r>
        <w:proofErr w:type="spellEnd"/>
        <w:r>
          <w:t xml:space="preserve"> som värde i sökparametern </w:t>
        </w:r>
        <w:proofErr w:type="spellStart"/>
        <w:proofErr w:type="gramStart"/>
        <w:r>
          <w:t>CareGiver</w:t>
        </w:r>
        <w:proofErr w:type="spellEnd"/>
        <w:proofErr w:type="gramEnd"/>
        <w:r>
          <w:t xml:space="preserve"> (dvs. vårdgivare). </w:t>
        </w:r>
      </w:ins>
    </w:p>
    <w:bookmarkEnd w:id="95"/>
    <w:bookmarkEnd w:id="96"/>
    <w:p w14:paraId="7680B48A" w14:textId="77777777" w:rsidR="005145EE" w:rsidRDefault="005145EE" w:rsidP="005145EE"/>
    <w:p w14:paraId="429B1C73" w14:textId="77777777" w:rsidR="005145EE" w:rsidRDefault="005145EE" w:rsidP="005145EE"/>
    <w:p w14:paraId="539F4D9B" w14:textId="77777777" w:rsidR="005145EE" w:rsidRDefault="005145EE" w:rsidP="005145EE">
      <w:pPr>
        <w:pStyle w:val="Rubrik4"/>
      </w:pPr>
      <w:r>
        <w:t>Exempel på relaterad information/samband</w:t>
      </w:r>
    </w:p>
    <w:p w14:paraId="21710761" w14:textId="77777777" w:rsidR="005145EE" w:rsidRDefault="005145EE" w:rsidP="005145EE"/>
    <w:p w14:paraId="0834E670" w14:textId="77777777" w:rsidR="005145EE" w:rsidRPr="001846EA" w:rsidRDefault="005145EE" w:rsidP="005145EE">
      <w:r>
        <w:t xml:space="preserve">I detta exempel har en patient en tidigare satt diagnos (observation) K35.2 Akut appendicit med generaliserad peritonit. På grund av denna diagnos utförs en </w:t>
      </w:r>
      <w:proofErr w:type="spellStart"/>
      <w:r>
        <w:t>appendektomi</w:t>
      </w:r>
      <w:proofErr w:type="spellEnd"/>
      <w:r>
        <w:t xml:space="preserve"> (aktivitet). Vid ett senare tillfälle upptäcks att en MRSA-infektion har uppkommit i operationssåret (observation).</w:t>
      </w:r>
    </w:p>
    <w:p w14:paraId="70791420" w14:textId="77777777" w:rsidR="005145EE" w:rsidRDefault="005145EE" w:rsidP="005145EE">
      <w:r>
        <w:rPr>
          <w:noProof/>
          <w:lang w:eastAsia="sv-SE"/>
        </w:rPr>
        <w:lastRenderedPageBreak/>
        <w:drawing>
          <wp:inline distT="0" distB="0" distL="0" distR="0" wp14:anchorId="0F313AC4" wp14:editId="6EA83310">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70060DBA" w14:textId="77777777" w:rsidR="005145EE" w:rsidRDefault="005145EE" w:rsidP="005145EE"/>
    <w:p w14:paraId="1D39FA62" w14:textId="77777777" w:rsidR="00A52A03" w:rsidRDefault="00A52A03" w:rsidP="00A52A03">
      <w:pPr>
        <w:rPr>
          <w:ins w:id="102" w:author="Torbjörn Dahlin" w:date="2015-03-24T09:32:00Z"/>
        </w:rPr>
      </w:pPr>
      <w:ins w:id="103" w:author="Torbjörn Dahlin" w:date="2015-03-24T09:32:00Z">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br/>
          <w:t xml:space="preserve">Ovanstående modell skulle kunna tänkas återspegla att en patient på en </w:t>
        </w:r>
        <w:proofErr w:type="spellStart"/>
        <w:r>
          <w:t>närakut</w:t>
        </w:r>
        <w:proofErr w:type="spellEnd"/>
        <w:r>
          <w:t xml:space="preserve"> får diagnosen Akut Appendicit och sänds med en akutremiss till det lokala sjukhuset. Via remissen förmedlas identiteten på den satta diagnosen i primärvårdssystemets journalsystem. När sedan operationen dokumenteras skapas ett explicit orsakssamband till den tidigare diagnosen. Tre veckor efter operationen kommer patienten tillbaka till primärvården för att operationssåret inte vill läka. Efter ett labbprov konstateras en MRSA-infektion. Läkaren använder möjligheten att söka i sammanhållen journal efter patientens samtycke och hittar då den dokumenterade aktiviteten </w:t>
        </w:r>
        <w:proofErr w:type="spellStart"/>
        <w:r>
          <w:t>Appendektomi</w:t>
        </w:r>
        <w:proofErr w:type="spellEnd"/>
        <w:r>
          <w:t xml:space="preserve"> som utfördes på sjukhuset. Genom att skapa ett orsakssamband mellan MRSA-infektionen och ingreppet får den </w:t>
        </w:r>
        <w:r>
          <w:lastRenderedPageBreak/>
          <w:t xml:space="preserve">opererande verksamheten möjlighet att följa upp sina operationskomplikationer även om patienten inte kom direkt till dem med det uppkomna problemet. </w:t>
        </w:r>
      </w:ins>
    </w:p>
    <w:p w14:paraId="27C1C956" w14:textId="77777777" w:rsidR="005145EE" w:rsidRDefault="005145EE" w:rsidP="005145EE"/>
    <w:p w14:paraId="5055AED3" w14:textId="77777777" w:rsidR="005145EE" w:rsidRDefault="005145EE" w:rsidP="005145EE">
      <w:pPr>
        <w:spacing w:line="240" w:lineRule="auto"/>
      </w:pPr>
      <w:r>
        <w:br w:type="page"/>
      </w:r>
    </w:p>
    <w:p w14:paraId="0220B28B" w14:textId="77777777" w:rsidR="005145EE" w:rsidRPr="00205769" w:rsidRDefault="005145EE" w:rsidP="005145EE"/>
    <w:p w14:paraId="0561D591" w14:textId="77777777" w:rsidR="00A52A03" w:rsidRDefault="00A52A03" w:rsidP="00A52A03">
      <w:pPr>
        <w:pStyle w:val="Rubrik4"/>
        <w:rPr>
          <w:ins w:id="104" w:author="Torbjörn Dahlin" w:date="2015-03-24T09:33:00Z"/>
        </w:rPr>
      </w:pPr>
      <w:bookmarkStart w:id="105" w:name="_Toc414627231"/>
      <w:ins w:id="106" w:author="Torbjörn Dahlin" w:date="2015-03-24T09:33:00Z">
        <w:r w:rsidRPr="00D62345">
          <w:t>Sekvensdiagram</w:t>
        </w:r>
        <w:bookmarkEnd w:id="105"/>
      </w:ins>
    </w:p>
    <w:p w14:paraId="154AC14B" w14:textId="77777777" w:rsidR="00A52A03" w:rsidRDefault="00A52A03" w:rsidP="00A52A03">
      <w:pPr>
        <w:rPr>
          <w:ins w:id="107" w:author="Torbjörn Dahlin" w:date="2015-03-24T09:33:00Z"/>
        </w:rPr>
      </w:pPr>
      <w:ins w:id="108" w:author="Torbjörn Dahlin" w:date="2015-03-24T09:33:00Z">
        <w:r>
          <w:t>I detta exempel hämtas de operationstyper (aktiviteter) ut som man planerar följa upp. För att se vad orsaken var till operationer samt eventuella komplikationer hämtas sedan relaterade observationer före och efter operationen. Respektive händelse har dokumenterats i olika vårdsystem, men eftersom det finns engagemangsindexposter för observationstjänsten i både system 2 och 3 kommer båda dessa system tillfrågas två gånger i nedanstående sekvens.</w:t>
        </w:r>
        <w:r>
          <w:br/>
        </w:r>
      </w:ins>
    </w:p>
    <w:p w14:paraId="6FE614C3" w14:textId="77777777" w:rsidR="00A52A03" w:rsidRPr="00CC2D3C" w:rsidRDefault="00A52A03" w:rsidP="00A52A03">
      <w:pPr>
        <w:rPr>
          <w:ins w:id="109" w:author="Torbjörn Dahlin" w:date="2015-03-24T09:33:00Z"/>
        </w:rPr>
      </w:pPr>
      <w:ins w:id="110" w:author="Torbjörn Dahlin" w:date="2015-03-24T09:33:00Z">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ins>
    </w:p>
    <w:p w14:paraId="71692108" w14:textId="77777777" w:rsidR="005145EE" w:rsidRPr="005A7FC6" w:rsidRDefault="005145EE" w:rsidP="005145EE"/>
    <w:p w14:paraId="69252923" w14:textId="77777777" w:rsidR="005145EE" w:rsidRPr="005150DA" w:rsidRDefault="005145EE" w:rsidP="005145EE">
      <w:r>
        <w:rPr>
          <w:noProof/>
          <w:lang w:eastAsia="sv-SE"/>
        </w:rPr>
        <w:drawing>
          <wp:inline distT="0" distB="0" distL="0" distR="0" wp14:anchorId="45BBE00D" wp14:editId="538F3AA6">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51A82005" w14:textId="77777777" w:rsidR="005145EE" w:rsidRPr="00F81A41" w:rsidRDefault="005145EE" w:rsidP="005145EE">
      <w:pPr>
        <w:rPr>
          <w:color w:val="4F81BD" w:themeColor="accent1"/>
        </w:rPr>
      </w:pPr>
    </w:p>
    <w:p w14:paraId="39E146C5" w14:textId="77777777" w:rsidR="005145EE" w:rsidRPr="00B606F2" w:rsidRDefault="005145EE" w:rsidP="005145EE">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Pr>
          <w:noProof/>
          <w:color w:val="auto"/>
        </w:rPr>
        <w:t>4</w:t>
      </w:r>
      <w:r w:rsidRPr="003F0611">
        <w:rPr>
          <w:color w:val="auto"/>
        </w:rPr>
        <w:fldChar w:fldCharType="end"/>
      </w:r>
      <w:r w:rsidRPr="003F0611">
        <w:rPr>
          <w:color w:val="auto"/>
        </w:rPr>
        <w:t xml:space="preserve"> </w:t>
      </w:r>
      <w:r w:rsidRPr="003F0611">
        <w:rPr>
          <w:b w:val="0"/>
          <w:color w:val="auto"/>
        </w:rPr>
        <w:t>Sekvensdiagram för</w:t>
      </w:r>
      <w:r>
        <w:rPr>
          <w:b w:val="0"/>
          <w:color w:val="auto"/>
        </w:rPr>
        <w:t xml:space="preserve"> komplext flöde.</w:t>
      </w:r>
    </w:p>
    <w:p w14:paraId="1264BD13" w14:textId="77777777" w:rsidR="005145EE" w:rsidRDefault="005145EE" w:rsidP="005145EE">
      <w:pPr>
        <w:pStyle w:val="Rubrik4"/>
      </w:pPr>
      <w:r w:rsidRPr="00F81A41">
        <w:lastRenderedPageBreak/>
        <w:t xml:space="preserve">Roller </w:t>
      </w:r>
    </w:p>
    <w:p w14:paraId="3DB63CA6" w14:textId="77777777" w:rsidR="005145EE" w:rsidRPr="005150DA" w:rsidRDefault="005145EE" w:rsidP="005145EE"/>
    <w:tbl>
      <w:tblPr>
        <w:tblStyle w:val="Tabellrutnt"/>
        <w:tblW w:w="0" w:type="auto"/>
        <w:tblLook w:val="04A0" w:firstRow="1" w:lastRow="0" w:firstColumn="1" w:lastColumn="0" w:noHBand="0" w:noVBand="1"/>
      </w:tblPr>
      <w:tblGrid>
        <w:gridCol w:w="2409"/>
        <w:gridCol w:w="6863"/>
      </w:tblGrid>
      <w:tr w:rsidR="005145EE" w:rsidRPr="00F81A41" w14:paraId="2F4D722A" w14:textId="77777777" w:rsidTr="005145E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416F5E" w14:textId="77777777" w:rsidR="005145EE" w:rsidRPr="00F81A41" w:rsidRDefault="005145EE" w:rsidP="005145EE">
            <w:pPr>
              <w:tabs>
                <w:tab w:val="right" w:pos="2193"/>
              </w:tabs>
              <w:spacing w:before="40" w:after="40"/>
              <w:rPr>
                <w:b/>
              </w:rPr>
            </w:pPr>
            <w:r w:rsidRPr="00F81A41">
              <w:rPr>
                <w:b/>
              </w:rPr>
              <w:t>Namn</w:t>
            </w:r>
            <w:r>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5A326D" w14:textId="77777777" w:rsidR="005145EE" w:rsidRPr="00F81A41" w:rsidRDefault="005145EE" w:rsidP="005145EE">
            <w:pPr>
              <w:spacing w:before="40" w:after="40"/>
              <w:rPr>
                <w:b/>
              </w:rPr>
            </w:pPr>
            <w:r w:rsidRPr="00F81A41">
              <w:rPr>
                <w:b/>
              </w:rPr>
              <w:t>Beskrivning</w:t>
            </w:r>
          </w:p>
        </w:tc>
      </w:tr>
      <w:tr w:rsidR="005145EE" w:rsidRPr="00F81A41" w14:paraId="4ECC02E7" w14:textId="77777777" w:rsidTr="005145EE">
        <w:tc>
          <w:tcPr>
            <w:tcW w:w="2409" w:type="dxa"/>
          </w:tcPr>
          <w:p w14:paraId="492184AE" w14:textId="77777777" w:rsidR="005145EE" w:rsidRDefault="005145EE" w:rsidP="005145EE">
            <w:pPr>
              <w:spacing w:before="40" w:after="40"/>
            </w:pPr>
            <w:r>
              <w:t>Tjänstekonsument</w:t>
            </w:r>
          </w:p>
          <w:p w14:paraId="25EBF5BB" w14:textId="77777777" w:rsidR="005145EE" w:rsidRPr="00F81A41" w:rsidRDefault="005145EE" w:rsidP="005145EE">
            <w:pPr>
              <w:spacing w:before="40" w:after="40"/>
            </w:pPr>
            <w:r>
              <w:t>(för uppföljning)</w:t>
            </w:r>
          </w:p>
        </w:tc>
        <w:tc>
          <w:tcPr>
            <w:tcW w:w="6863" w:type="dxa"/>
          </w:tcPr>
          <w:p w14:paraId="683EDDB3" w14:textId="77777777" w:rsidR="005145EE" w:rsidRPr="00F81A41" w:rsidRDefault="005145EE" w:rsidP="005145EE">
            <w:pPr>
              <w:spacing w:before="40" w:after="40"/>
            </w:pPr>
            <w:r w:rsidRPr="00211EF1">
              <w:t xml:space="preserve">Det system som </w:t>
            </w:r>
            <w:r>
              <w:t>används för att konsumera information. D.v.s. det system som använder tjänster enligt ett tjänstekontrakt.</w:t>
            </w:r>
          </w:p>
        </w:tc>
      </w:tr>
      <w:tr w:rsidR="005145EE" w:rsidRPr="00F81A41" w14:paraId="0416FC39" w14:textId="77777777" w:rsidTr="005145EE">
        <w:tc>
          <w:tcPr>
            <w:tcW w:w="2409" w:type="dxa"/>
          </w:tcPr>
          <w:p w14:paraId="039840D2" w14:textId="77777777" w:rsidR="005145EE" w:rsidRPr="00F81A41" w:rsidRDefault="005145EE" w:rsidP="005145EE">
            <w:pPr>
              <w:spacing w:before="40" w:after="40"/>
            </w:pPr>
            <w:r w:rsidRPr="008A6814">
              <w:t>Tjänsteplattform</w:t>
            </w:r>
            <w:r>
              <w:br/>
              <w:t>(</w:t>
            </w:r>
            <w:proofErr w:type="spellStart"/>
            <w:r>
              <w:t>GetActivity</w:t>
            </w:r>
            <w:proofErr w:type="spellEnd"/>
            <w:r>
              <w:t xml:space="preserve"> &amp; </w:t>
            </w:r>
            <w:proofErr w:type="spellStart"/>
            <w:r>
              <w:t>GetObservation</w:t>
            </w:r>
            <w:proofErr w:type="spellEnd"/>
            <w:r>
              <w:t>)</w:t>
            </w:r>
          </w:p>
        </w:tc>
        <w:tc>
          <w:tcPr>
            <w:tcW w:w="6863" w:type="dxa"/>
          </w:tcPr>
          <w:p w14:paraId="02FB7728" w14:textId="77777777" w:rsidR="005145EE" w:rsidRPr="00F81A41" w:rsidRDefault="005145EE" w:rsidP="005145EE">
            <w:r w:rsidRPr="008A6814">
              <w:t xml:space="preserve">Tjänsteplattformen är </w:t>
            </w:r>
            <w:r>
              <w:t>det lager som hanterar virtuella tjänster, aggregerande tjänster samt anpassningstjänster.</w:t>
            </w:r>
          </w:p>
        </w:tc>
      </w:tr>
      <w:tr w:rsidR="005145EE" w:rsidRPr="00F81A41" w14:paraId="6565221D" w14:textId="77777777" w:rsidTr="005145EE">
        <w:tc>
          <w:tcPr>
            <w:tcW w:w="2409" w:type="dxa"/>
          </w:tcPr>
          <w:p w14:paraId="00D6BD27" w14:textId="77777777" w:rsidR="005145EE" w:rsidRPr="00F81A41" w:rsidRDefault="005145EE" w:rsidP="005145EE">
            <w:pPr>
              <w:spacing w:before="40" w:after="40"/>
            </w:pPr>
            <w:r>
              <w:t>Vårdinformationssystem</w:t>
            </w:r>
            <w:r>
              <w:br/>
              <w:t>1, 2, &amp; 3</w:t>
            </w:r>
          </w:p>
        </w:tc>
        <w:tc>
          <w:tcPr>
            <w:tcW w:w="6863" w:type="dxa"/>
          </w:tcPr>
          <w:p w14:paraId="49232C3E" w14:textId="77777777" w:rsidR="005145EE" w:rsidRPr="00F81A41" w:rsidRDefault="005145EE" w:rsidP="005145EE">
            <w:pPr>
              <w:spacing w:before="40" w:after="40"/>
            </w:pPr>
            <w:r>
              <w:t>De system som i detta fall utgör källsystemet som vårdpersonal direkt registrerar/uppdaterar/raderar information i.</w:t>
            </w:r>
          </w:p>
        </w:tc>
      </w:tr>
    </w:tbl>
    <w:p w14:paraId="73DA9DE8" w14:textId="77777777" w:rsidR="005145EE" w:rsidRDefault="005145EE" w:rsidP="005145EE">
      <w:pPr>
        <w:spacing w:line="240" w:lineRule="auto"/>
      </w:pPr>
    </w:p>
    <w:p w14:paraId="24E8B249" w14:textId="77777777" w:rsidR="005145EE" w:rsidRDefault="005145EE" w:rsidP="005145EE">
      <w:pPr>
        <w:rPr>
          <w:color w:val="4F81BD" w:themeColor="accent1"/>
        </w:rPr>
      </w:pPr>
    </w:p>
    <w:p w14:paraId="0E0C6EAB" w14:textId="77777777" w:rsidR="005145EE" w:rsidRPr="009C0282" w:rsidRDefault="005145EE" w:rsidP="005145EE">
      <w:pPr>
        <w:pStyle w:val="Rubrik2"/>
      </w:pPr>
      <w:bookmarkStart w:id="111" w:name="_Toc398042064"/>
      <w:bookmarkStart w:id="112" w:name="_Toc411633234"/>
      <w:r w:rsidRPr="009C0282">
        <w:t>Adressering</w:t>
      </w:r>
      <w:bookmarkEnd w:id="111"/>
      <w:bookmarkEnd w:id="112"/>
    </w:p>
    <w:p w14:paraId="0DFE48ED" w14:textId="77777777" w:rsidR="005145EE" w:rsidRPr="00E146AE" w:rsidRDefault="005145EE" w:rsidP="005145EE">
      <w:r w:rsidRPr="00E146AE">
        <w:t xml:space="preserve">Tjänstedomänen tillämpar </w:t>
      </w:r>
      <w:r>
        <w:t>käll</w:t>
      </w:r>
      <w:r w:rsidRPr="00E146AE">
        <w:t>system</w:t>
      </w:r>
      <w:r>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6F40656A" w14:textId="77777777" w:rsidR="005145EE" w:rsidRPr="00E146AE" w:rsidRDefault="005145EE" w:rsidP="005145EE"/>
    <w:p w14:paraId="147F91FD" w14:textId="77777777" w:rsidR="005145EE" w:rsidRDefault="005145EE" w:rsidP="005145EE">
      <w:r w:rsidRPr="00F92078">
        <w:t>Det finns också fall då en tjänstekonsument adresserar ett källsystem</w:t>
      </w:r>
      <w:r>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7D1061C3" w14:textId="77777777" w:rsidR="005145EE" w:rsidRDefault="005145EE" w:rsidP="005145EE"/>
    <w:p w14:paraId="78836149" w14:textId="77777777" w:rsidR="005145EE" w:rsidRDefault="005145EE" w:rsidP="005145EE">
      <w:r>
        <w:t>Adressering sker i enlighet med RIV Tekniska Anvisningar Översikt, Rev PD2, avsnitt 8.3, där mer information kan hittas.</w:t>
      </w:r>
    </w:p>
    <w:p w14:paraId="633819A4" w14:textId="77777777" w:rsidR="005145EE" w:rsidRDefault="005145EE" w:rsidP="005145EE"/>
    <w:p w14:paraId="7A3C869C" w14:textId="77777777" w:rsidR="005145EE" w:rsidRDefault="005145EE" w:rsidP="005145EE">
      <w:pPr>
        <w:pStyle w:val="Rubrik3"/>
      </w:pPr>
      <w:bookmarkStart w:id="113" w:name="_Toc383167586"/>
      <w:bookmarkStart w:id="114" w:name="_Toc277330956"/>
      <w:bookmarkStart w:id="115" w:name="_Toc411633235"/>
      <w:r w:rsidRPr="00DF207A">
        <w:t>Sammanfattning av adresseringsmodell</w:t>
      </w:r>
      <w:bookmarkEnd w:id="113"/>
      <w:bookmarkEnd w:id="114"/>
      <w:bookmarkEnd w:id="115"/>
    </w:p>
    <w:tbl>
      <w:tblPr>
        <w:tblStyle w:val="Tabellrutnt"/>
        <w:tblW w:w="0" w:type="auto"/>
        <w:tblInd w:w="867" w:type="dxa"/>
        <w:tblLook w:val="04A0" w:firstRow="1" w:lastRow="0" w:firstColumn="1" w:lastColumn="0" w:noHBand="0" w:noVBand="1"/>
      </w:tblPr>
      <w:tblGrid>
        <w:gridCol w:w="3210"/>
        <w:gridCol w:w="6379"/>
      </w:tblGrid>
      <w:tr w:rsidR="005145EE" w:rsidRPr="003F45DF" w14:paraId="3A27AADD" w14:textId="77777777" w:rsidTr="005145EE">
        <w:tc>
          <w:tcPr>
            <w:tcW w:w="3210" w:type="dxa"/>
            <w:shd w:val="clear" w:color="auto" w:fill="D9D9D9" w:themeFill="background1" w:themeFillShade="D9"/>
          </w:tcPr>
          <w:p w14:paraId="7F050D4C" w14:textId="77777777" w:rsidR="005145EE" w:rsidRPr="003F45DF" w:rsidRDefault="005145EE" w:rsidP="005145EE">
            <w:pPr>
              <w:rPr>
                <w:b/>
              </w:rPr>
            </w:pPr>
            <w:r w:rsidRPr="003F45DF">
              <w:rPr>
                <w:b/>
              </w:rPr>
              <w:t>Åtkomstbehov för patientens journalhistorik</w:t>
            </w:r>
          </w:p>
        </w:tc>
        <w:tc>
          <w:tcPr>
            <w:tcW w:w="6379" w:type="dxa"/>
            <w:shd w:val="clear" w:color="auto" w:fill="D9D9D9" w:themeFill="background1" w:themeFillShade="D9"/>
          </w:tcPr>
          <w:p w14:paraId="7FDC1BE9" w14:textId="77777777" w:rsidR="005145EE" w:rsidRPr="003F45DF" w:rsidRDefault="005145EE" w:rsidP="005145EE">
            <w:pPr>
              <w:rPr>
                <w:b/>
              </w:rPr>
            </w:pPr>
            <w:r w:rsidRPr="003F45DF">
              <w:rPr>
                <w:b/>
              </w:rPr>
              <w:t>Logisk adress</w:t>
            </w:r>
          </w:p>
        </w:tc>
      </w:tr>
      <w:tr w:rsidR="005145EE" w:rsidRPr="00E146AE" w14:paraId="41D8F0FB" w14:textId="77777777" w:rsidTr="005145EE">
        <w:tc>
          <w:tcPr>
            <w:tcW w:w="3210" w:type="dxa"/>
          </w:tcPr>
          <w:p w14:paraId="1ED2A572" w14:textId="77777777" w:rsidR="005145EE" w:rsidRPr="00E146AE" w:rsidRDefault="005145EE" w:rsidP="005145EE">
            <w:r w:rsidRPr="00E146AE">
              <w:t>För alla huvudmän</w:t>
            </w:r>
          </w:p>
        </w:tc>
        <w:tc>
          <w:tcPr>
            <w:tcW w:w="6379" w:type="dxa"/>
          </w:tcPr>
          <w:p w14:paraId="1221D2FE" w14:textId="77777777" w:rsidR="005145EE" w:rsidRDefault="005145EE" w:rsidP="005145EE">
            <w:proofErr w:type="spellStart"/>
            <w:r w:rsidRPr="00E146AE">
              <w:t>Ineras</w:t>
            </w:r>
            <w:proofErr w:type="spellEnd"/>
            <w:r w:rsidRPr="00E146AE">
              <w:t xml:space="preserve"> HSA-id</w:t>
            </w:r>
            <w:r>
              <w:t xml:space="preserve"> </w:t>
            </w:r>
          </w:p>
          <w:p w14:paraId="36A8262D" w14:textId="77777777" w:rsidR="005145EE" w:rsidRDefault="005145EE" w:rsidP="005145EE">
            <w:r>
              <w:t>QA: T_SERVICES_SE165565594230-1023</w:t>
            </w:r>
          </w:p>
          <w:p w14:paraId="6BCD6642" w14:textId="77777777" w:rsidR="005145EE" w:rsidRPr="00E146AE" w:rsidRDefault="005145EE" w:rsidP="005145EE">
            <w:proofErr w:type="spellStart"/>
            <w:r>
              <w:t>Prod</w:t>
            </w:r>
            <w:proofErr w:type="spellEnd"/>
            <w:r>
              <w:t>: HSASERVICES-106J</w:t>
            </w:r>
          </w:p>
        </w:tc>
      </w:tr>
      <w:tr w:rsidR="005145EE" w:rsidRPr="00E146AE" w14:paraId="1A094D26" w14:textId="77777777" w:rsidTr="005145EE">
        <w:tc>
          <w:tcPr>
            <w:tcW w:w="3210" w:type="dxa"/>
          </w:tcPr>
          <w:p w14:paraId="3AA1A287" w14:textId="77777777" w:rsidR="005145EE" w:rsidRPr="00E146AE" w:rsidRDefault="005145EE" w:rsidP="005145EE">
            <w:r w:rsidRPr="00E146AE">
              <w:t>För en huvudman/region</w:t>
            </w:r>
          </w:p>
        </w:tc>
        <w:tc>
          <w:tcPr>
            <w:tcW w:w="6379" w:type="dxa"/>
          </w:tcPr>
          <w:p w14:paraId="65E4EA9C" w14:textId="77777777" w:rsidR="005145EE" w:rsidRPr="00E146AE" w:rsidRDefault="005145EE" w:rsidP="005145EE">
            <w:r w:rsidRPr="00E146AE">
              <w:t>Huvudmannens/regionens HSA-id</w:t>
            </w:r>
          </w:p>
        </w:tc>
      </w:tr>
      <w:tr w:rsidR="005145EE" w:rsidRPr="00E146AE" w14:paraId="6FC84F3F" w14:textId="77777777" w:rsidTr="005145EE">
        <w:tc>
          <w:tcPr>
            <w:tcW w:w="3210" w:type="dxa"/>
          </w:tcPr>
          <w:p w14:paraId="71E1628C" w14:textId="77777777" w:rsidR="005145EE" w:rsidRPr="00E146AE" w:rsidRDefault="005145EE" w:rsidP="005145EE">
            <w:r w:rsidRPr="00E146AE">
              <w:t>För ett källsystem</w:t>
            </w:r>
          </w:p>
        </w:tc>
        <w:tc>
          <w:tcPr>
            <w:tcW w:w="6379" w:type="dxa"/>
          </w:tcPr>
          <w:p w14:paraId="6E8E9A74" w14:textId="77777777" w:rsidR="005145EE" w:rsidRPr="00E146AE" w:rsidRDefault="005145EE" w:rsidP="005145EE">
            <w:r w:rsidRPr="00E146AE">
              <w:t>Källsystemets HSA-id</w:t>
            </w:r>
          </w:p>
        </w:tc>
      </w:tr>
    </w:tbl>
    <w:p w14:paraId="72950E82" w14:textId="77777777" w:rsidR="005145EE" w:rsidRPr="00C64CB2" w:rsidRDefault="005145EE" w:rsidP="005145EE"/>
    <w:p w14:paraId="5B5A7D59" w14:textId="77777777" w:rsidR="005145EE" w:rsidRDefault="005145EE" w:rsidP="005145EE">
      <w:pPr>
        <w:rPr>
          <w:szCs w:val="20"/>
          <w:highlight w:val="lightGray"/>
        </w:rPr>
      </w:pPr>
    </w:p>
    <w:p w14:paraId="26BDC81C" w14:textId="77777777" w:rsidR="007674D5" w:rsidRPr="00AB0642" w:rsidRDefault="007674D5" w:rsidP="007674D5">
      <w:pPr>
        <w:pStyle w:val="Rubrik2"/>
        <w:rPr>
          <w:ins w:id="116" w:author="Torbjörn Dahlin" w:date="2015-03-24T09:57:00Z"/>
        </w:rPr>
      </w:pPr>
      <w:bookmarkStart w:id="117" w:name="_Toc398042069"/>
      <w:bookmarkStart w:id="118" w:name="_Toc411633236"/>
      <w:bookmarkStart w:id="119" w:name="_Toc414627235"/>
      <w:ins w:id="120" w:author="Torbjörn Dahlin" w:date="2015-03-24T09:57:00Z">
        <w:r w:rsidRPr="00AB0642">
          <w:t>Aggregering och engagemangsindex</w:t>
        </w:r>
        <w:bookmarkEnd w:id="119"/>
      </w:ins>
    </w:p>
    <w:p w14:paraId="59B29909" w14:textId="77777777" w:rsidR="007674D5" w:rsidRDefault="007674D5" w:rsidP="007674D5">
      <w:pPr>
        <w:rPr>
          <w:ins w:id="121" w:author="Torbjörn Dahlin" w:date="2015-03-24T09:57:00Z"/>
        </w:rPr>
      </w:pPr>
      <w:ins w:id="122" w:author="Torbjörn Dahlin" w:date="2015-03-24T09:57:00Z">
        <w:r>
          <w:t xml:space="preserve">Det behövs en aggregerande tjänst för varje tjänstekontrakt som läser data i denna domän. </w:t>
        </w:r>
      </w:ins>
    </w:p>
    <w:p w14:paraId="33A5D752" w14:textId="77777777" w:rsidR="007674D5" w:rsidRDefault="007674D5" w:rsidP="007674D5">
      <w:pPr>
        <w:rPr>
          <w:ins w:id="123" w:author="Torbjörn Dahlin" w:date="2015-03-24T09:57:00Z"/>
        </w:rPr>
      </w:pPr>
      <w:ins w:id="124" w:author="Torbjörn Dahlin" w:date="2015-03-24T09:57:00Z">
        <w:r>
          <w:t xml:space="preserve">Aggregerande tjänster har samma tjänstekontrakt och anropsadress som en traditionell virtuell tjänst, men nås via olika logiska adresser. </w:t>
        </w:r>
      </w:ins>
    </w:p>
    <w:p w14:paraId="7C423196" w14:textId="77777777" w:rsidR="007674D5" w:rsidRDefault="007674D5" w:rsidP="007674D5">
      <w:pPr>
        <w:rPr>
          <w:ins w:id="125" w:author="Torbjörn Dahlin" w:date="2015-03-24T09:57:00Z"/>
        </w:rPr>
      </w:pPr>
    </w:p>
    <w:p w14:paraId="12754EAA" w14:textId="77777777" w:rsidR="007674D5" w:rsidRDefault="007674D5" w:rsidP="007674D5">
      <w:pPr>
        <w:rPr>
          <w:ins w:id="126" w:author="Torbjörn Dahlin" w:date="2015-03-24T09:57:00Z"/>
        </w:rPr>
      </w:pPr>
      <w:ins w:id="127" w:author="Torbjörn Dahlin" w:date="2015-03-24T09:57:00Z">
        <w:r>
          <w:t xml:space="preserve">Om ett källsystemets HSA-id anges som logisk adress, kommer tjänsteplattformen att dirigera frågemeddelandet vidare direkt till källsystemet utav utan att passera en aggregerande tjänst. </w:t>
        </w:r>
      </w:ins>
    </w:p>
    <w:p w14:paraId="39579D4F" w14:textId="77777777" w:rsidR="007674D5" w:rsidRDefault="007674D5" w:rsidP="007674D5">
      <w:pPr>
        <w:rPr>
          <w:ins w:id="128" w:author="Torbjörn Dahlin" w:date="2015-03-24T09:57:00Z"/>
        </w:rPr>
      </w:pPr>
      <w:ins w:id="129" w:author="Torbjörn Dahlin" w:date="2015-03-24T09:57:00Z">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ins>
    </w:p>
    <w:p w14:paraId="713AB976" w14:textId="77777777" w:rsidR="007674D5" w:rsidRDefault="007674D5" w:rsidP="007674D5">
      <w:pPr>
        <w:rPr>
          <w:ins w:id="130" w:author="Torbjörn Dahlin" w:date="2015-03-24T09:57:00Z"/>
        </w:rPr>
      </w:pPr>
    </w:p>
    <w:p w14:paraId="74E9D4EE" w14:textId="77777777" w:rsidR="007674D5" w:rsidRDefault="007674D5" w:rsidP="007674D5">
      <w:pPr>
        <w:pStyle w:val="Rubrik2"/>
        <w:rPr>
          <w:ins w:id="131" w:author="Torbjörn Dahlin" w:date="2015-03-24T09:57:00Z"/>
        </w:rPr>
      </w:pPr>
      <w:bookmarkStart w:id="132" w:name="_Toc414627236"/>
      <w:ins w:id="133" w:author="Torbjörn Dahlin" w:date="2015-03-24T09:57:00Z">
        <w:r>
          <w:t>Interaktionsöverenskommelser och tillämpningsanvisningar</w:t>
        </w:r>
        <w:bookmarkEnd w:id="132"/>
      </w:ins>
    </w:p>
    <w:p w14:paraId="499AB269" w14:textId="77777777" w:rsidR="007674D5" w:rsidRDefault="007674D5" w:rsidP="007674D5">
      <w:pPr>
        <w:rPr>
          <w:ins w:id="134" w:author="Torbjörn Dahlin" w:date="2015-03-24T09:57:00Z"/>
        </w:rPr>
      </w:pPr>
      <w:ins w:id="135" w:author="Torbjörn Dahlin" w:date="2015-03-24T09:57:00Z">
        <w:r>
          <w:t xml:space="preserve">Konsumenter och producenter av information inom denna tjänstedomän kan inte enbart förlita sig på enbart informationsspecifikation och tjänstekontraktsbeskrivning för att uppnå semantisk interoperabilitet. Skälet till detta är att kombinationen av typade relationer och möjligheten att använda godtyckliga </w:t>
        </w:r>
        <w:proofErr w:type="spellStart"/>
        <w:r>
          <w:t>kodverk</w:t>
        </w:r>
        <w:proofErr w:type="spellEnd"/>
        <w:r>
          <w:t xml:space="preserve"> för att beskriva en viss klinisk händelse ger möjlighet att skapa komplicerade modeller byggda ovanpå dessa tjänster. Detta medför att för den specifika kliniska situationen krävs det tilläggsspecifikationer. Dessa förekommer i två olika nivåer:</w:t>
        </w:r>
      </w:ins>
    </w:p>
    <w:p w14:paraId="4EBB3B0A" w14:textId="77777777" w:rsidR="007674D5" w:rsidRDefault="007674D5" w:rsidP="007674D5">
      <w:pPr>
        <w:rPr>
          <w:ins w:id="136" w:author="Torbjörn Dahlin" w:date="2015-03-24T09:57:00Z"/>
        </w:rPr>
      </w:pPr>
    </w:p>
    <w:p w14:paraId="7FD4C0C0" w14:textId="77777777" w:rsidR="007674D5" w:rsidRPr="007931ED" w:rsidRDefault="007674D5" w:rsidP="007674D5">
      <w:pPr>
        <w:pStyle w:val="Rubrik3"/>
        <w:rPr>
          <w:ins w:id="137" w:author="Torbjörn Dahlin" w:date="2015-03-24T09:57:00Z"/>
          <w:highlight w:val="yellow"/>
        </w:rPr>
      </w:pPr>
      <w:bookmarkStart w:id="138" w:name="_Toc414627237"/>
      <w:ins w:id="139" w:author="Torbjörn Dahlin" w:date="2015-03-24T09:57:00Z">
        <w:r w:rsidRPr="007931ED">
          <w:rPr>
            <w:highlight w:val="yellow"/>
          </w:rPr>
          <w:t>Interaktionsöverenskommelse</w:t>
        </w:r>
        <w:bookmarkEnd w:id="138"/>
      </w:ins>
    </w:p>
    <w:p w14:paraId="1FF388F4" w14:textId="77777777" w:rsidR="007674D5" w:rsidRPr="007931ED" w:rsidRDefault="007674D5" w:rsidP="007674D5">
      <w:pPr>
        <w:rPr>
          <w:ins w:id="140" w:author="Torbjörn Dahlin" w:date="2015-03-24T09:57:00Z"/>
          <w:highlight w:val="yellow"/>
        </w:rPr>
      </w:pPr>
      <w:ins w:id="141" w:author="Torbjörn Dahlin" w:date="2015-03-24T09:57:00Z">
        <w:r w:rsidRPr="007931ED">
          <w:rPr>
            <w:highlight w:val="yellow"/>
          </w:rPr>
          <w:t xml:space="preserve">En interaktionsöverenskommelse beskriver hur en viss del av ett kliniskt sammanhang beskrivs </w:t>
        </w:r>
        <w:r>
          <w:rPr>
            <w:highlight w:val="yellow"/>
          </w:rPr>
          <w:t xml:space="preserve">i en interaktion med en specifik tjänst. Denna överenskommelse kan exempelvis beskriva hur en kroppslängd mätt i centimeter representeras i </w:t>
        </w:r>
        <w:proofErr w:type="spellStart"/>
        <w:r>
          <w:rPr>
            <w:highlight w:val="yellow"/>
          </w:rPr>
          <w:t>GetObservations</w:t>
        </w:r>
        <w:proofErr w:type="spellEnd"/>
        <w:r>
          <w:rPr>
            <w:highlight w:val="yellow"/>
          </w:rPr>
          <w:t xml:space="preserve">-interaktionen, samt eventuella relationer till andra informationsmängder som ett producentsystem förväntas producera för denna överenskommelse. Denna interaktionsöverenskommelse ges en identitetbeteckning som kan användas för att fråga </w:t>
        </w:r>
        <w:proofErr w:type="spellStart"/>
        <w:r>
          <w:rPr>
            <w:highlight w:val="yellow"/>
          </w:rPr>
          <w:t>Ineras</w:t>
        </w:r>
        <w:proofErr w:type="spellEnd"/>
        <w:r>
          <w:rPr>
            <w:highlight w:val="yellow"/>
          </w:rPr>
          <w:t xml:space="preserve"> </w:t>
        </w:r>
        <w:r w:rsidRPr="00053EA6">
          <w:t>anslutningsplattform</w:t>
        </w:r>
        <w:r>
          <w:t xml:space="preserve"> ifall en given vårdgivare har deklarerat stöd för den specifika överenskommelsen, samt som filterparameter till denna tjänst för att säkerställa att endast information inom en viss överenskommelse returneras.</w:t>
        </w:r>
      </w:ins>
    </w:p>
    <w:p w14:paraId="5CD9AE37" w14:textId="77777777" w:rsidR="007674D5" w:rsidRPr="007931ED" w:rsidRDefault="007674D5" w:rsidP="007674D5">
      <w:pPr>
        <w:rPr>
          <w:ins w:id="142" w:author="Torbjörn Dahlin" w:date="2015-03-24T09:57:00Z"/>
          <w:highlight w:val="yellow"/>
        </w:rPr>
      </w:pPr>
    </w:p>
    <w:p w14:paraId="25FD48F3" w14:textId="77777777" w:rsidR="007674D5" w:rsidRPr="007931ED" w:rsidRDefault="007674D5" w:rsidP="007674D5">
      <w:pPr>
        <w:pStyle w:val="Rubrik3"/>
        <w:rPr>
          <w:ins w:id="143" w:author="Torbjörn Dahlin" w:date="2015-03-24T09:57:00Z"/>
          <w:highlight w:val="yellow"/>
        </w:rPr>
      </w:pPr>
      <w:bookmarkStart w:id="144" w:name="_Toc414627238"/>
      <w:ins w:id="145" w:author="Torbjörn Dahlin" w:date="2015-03-24T09:57:00Z">
        <w:r w:rsidRPr="007931ED">
          <w:rPr>
            <w:highlight w:val="yellow"/>
          </w:rPr>
          <w:t>Tillämpningsanvisning</w:t>
        </w:r>
        <w:bookmarkEnd w:id="144"/>
      </w:ins>
    </w:p>
    <w:p w14:paraId="00E46B5F" w14:textId="77777777" w:rsidR="007674D5" w:rsidRPr="000B24C9" w:rsidRDefault="007674D5" w:rsidP="007674D5">
      <w:pPr>
        <w:rPr>
          <w:ins w:id="146" w:author="Torbjörn Dahlin" w:date="2015-03-24T09:57:00Z"/>
        </w:rPr>
      </w:pPr>
      <w:ins w:id="147" w:author="Torbjörn Dahlin" w:date="2015-03-24T09:57:00Z">
        <w:r w:rsidRPr="007931ED">
          <w:rPr>
            <w:highlight w:val="yellow"/>
          </w:rPr>
          <w:t>E</w:t>
        </w:r>
        <w:r>
          <w:t xml:space="preserve">n tillämpningsanvisning sammanställer flera interaktionsöverenskommelser som representerar ett visst sammanhang som en eller flera konsumenter är intresserade av. Detta kan exempelvis vara en tillväxtmätning inom barnhälsovård som består av tre interaktionsöverenskommelser (längd, vikt och huvudomfång). En tillämpningsanvisning kan användas av en viss vårdgivare för att </w:t>
        </w:r>
        <w:proofErr w:type="spellStart"/>
        <w:r>
          <w:t>kravställa</w:t>
        </w:r>
        <w:proofErr w:type="spellEnd"/>
        <w:r>
          <w:t xml:space="preserve"> utveckling eller konfiguration av ett eller flera av deras it stöd för att möjliggöra samarbete med en viss tjänstekonsument eller grupp av konsumenter.</w:t>
        </w:r>
      </w:ins>
    </w:p>
    <w:p w14:paraId="06EDA624" w14:textId="77777777" w:rsidR="005145EE" w:rsidRDefault="005145EE" w:rsidP="005145EE">
      <w:pPr>
        <w:spacing w:line="240" w:lineRule="auto"/>
        <w:rPr>
          <w:rFonts w:eastAsia="Times New Roman"/>
          <w:bCs/>
          <w:sz w:val="30"/>
          <w:szCs w:val="28"/>
        </w:rPr>
      </w:pPr>
      <w:bookmarkStart w:id="148" w:name="_Toc357754847"/>
      <w:bookmarkStart w:id="149" w:name="_Toc243452549"/>
      <w:bookmarkEnd w:id="117"/>
      <w:bookmarkEnd w:id="118"/>
      <w:r>
        <w:br w:type="page"/>
      </w:r>
    </w:p>
    <w:p w14:paraId="660B6F78" w14:textId="77777777" w:rsidR="005145EE" w:rsidRDefault="005145EE" w:rsidP="005145EE">
      <w:pPr>
        <w:pStyle w:val="Rubrik1"/>
      </w:pPr>
      <w:bookmarkStart w:id="150" w:name="_Toc411633237"/>
      <w:r>
        <w:lastRenderedPageBreak/>
        <w:t xml:space="preserve">Tjänstedomänens </w:t>
      </w:r>
      <w:bookmarkEnd w:id="148"/>
      <w:bookmarkEnd w:id="149"/>
      <w:r>
        <w:t>krav och regler</w:t>
      </w:r>
      <w:bookmarkEnd w:id="150"/>
    </w:p>
    <w:p w14:paraId="5FC037DE" w14:textId="77777777" w:rsidR="005145EE" w:rsidRDefault="005145EE" w:rsidP="005145EE">
      <w:pPr>
        <w:pStyle w:val="Rubrik2"/>
      </w:pPr>
      <w:bookmarkStart w:id="151" w:name="_Toc244018071"/>
      <w:bookmarkStart w:id="152" w:name="_Toc374962628"/>
      <w:bookmarkStart w:id="153" w:name="_Toc398042071"/>
      <w:bookmarkStart w:id="154" w:name="_Toc411633238"/>
      <w:r w:rsidRPr="00A0151E">
        <w:t>Uppdatering</w:t>
      </w:r>
      <w:r>
        <w:t xml:space="preserve"> av </w:t>
      </w:r>
      <w:r w:rsidRPr="00435396">
        <w:t>engagemangsindex</w:t>
      </w:r>
      <w:bookmarkEnd w:id="151"/>
      <w:bookmarkEnd w:id="152"/>
      <w:bookmarkEnd w:id="153"/>
      <w:bookmarkEnd w:id="154"/>
    </w:p>
    <w:p w14:paraId="6C2C215A" w14:textId="77777777" w:rsidR="005145EE" w:rsidRDefault="005145EE" w:rsidP="005145EE">
      <w:r>
        <w:t>Alla källsystem ska uppdatera engagemangsindex. Engagemangsindex ska uppdateras så snart en händelse inträffar som påverkar indexposterna enligt beskrivningen nedan.</w:t>
      </w:r>
    </w:p>
    <w:p w14:paraId="74087480" w14:textId="77777777" w:rsidR="005145EE" w:rsidRDefault="005145EE" w:rsidP="005145EE">
      <w:r>
        <w:t xml:space="preserve">All uppdatering av engagemangsindex sker genom att källsystemet anropar engagemangsindex genom tjänstekontraktet </w:t>
      </w:r>
    </w:p>
    <w:p w14:paraId="036A479E" w14:textId="77777777" w:rsidR="005145EE" w:rsidRDefault="005145EE" w:rsidP="005145EE">
      <w:proofErr w:type="gramStart"/>
      <w:r>
        <w:t>urn:riv</w:t>
      </w:r>
      <w:proofErr w:type="gramEnd"/>
      <w:r>
        <w:t>:itintegration:engagementindex:UpdateResponder:1 (”index-push”)</w:t>
      </w:r>
    </w:p>
    <w:p w14:paraId="1F4A2848" w14:textId="77777777" w:rsidR="005145EE" w:rsidRDefault="005145EE" w:rsidP="005145EE">
      <w:r>
        <w:t>Ladda hem Engagemangsindex WSDL, scheman och tjänstekontraktsbeskrivning för detaljer.</w:t>
      </w:r>
    </w:p>
    <w:p w14:paraId="7AF80840" w14:textId="77777777" w:rsidR="005145EE" w:rsidRDefault="005145EE" w:rsidP="005145EE"/>
    <w:p w14:paraId="18618500" w14:textId="77777777" w:rsidR="005145EE" w:rsidRPr="00E2060F" w:rsidRDefault="005145EE" w:rsidP="005145EE">
      <w:r>
        <w:t>Följande regler gäller för innehållet i begäran till engagemangsindex för uppdateringar som rör denna tjänstedomän:</w:t>
      </w:r>
      <w:r w:rsidRPr="00E2060F">
        <w:t xml:space="preserve"> </w:t>
      </w:r>
    </w:p>
    <w:p w14:paraId="70380D51" w14:textId="77777777" w:rsidR="005145EE" w:rsidRDefault="005145EE" w:rsidP="005145E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5145EE" w:rsidRPr="00F71DFD" w14:paraId="3823E657" w14:textId="77777777" w:rsidTr="005145EE">
        <w:tc>
          <w:tcPr>
            <w:tcW w:w="1256" w:type="dxa"/>
            <w:shd w:val="clear" w:color="auto" w:fill="D9D9D9" w:themeFill="background1" w:themeFillShade="D9"/>
          </w:tcPr>
          <w:p w14:paraId="3163BEBC" w14:textId="77777777" w:rsidR="005145EE" w:rsidRPr="00F71DFD" w:rsidRDefault="005145EE" w:rsidP="005145EE">
            <w:pPr>
              <w:rPr>
                <w:b/>
              </w:rPr>
            </w:pPr>
            <w:r w:rsidRPr="00F71DFD">
              <w:rPr>
                <w:b/>
              </w:rPr>
              <w:t>Attribut</w:t>
            </w:r>
          </w:p>
        </w:tc>
        <w:tc>
          <w:tcPr>
            <w:tcW w:w="1579" w:type="dxa"/>
            <w:shd w:val="clear" w:color="auto" w:fill="D9D9D9" w:themeFill="background1" w:themeFillShade="D9"/>
          </w:tcPr>
          <w:p w14:paraId="5A98F1C3" w14:textId="77777777" w:rsidR="005145EE" w:rsidRPr="00F71DFD" w:rsidRDefault="005145EE" w:rsidP="005145EE">
            <w:pPr>
              <w:rPr>
                <w:b/>
              </w:rPr>
            </w:pPr>
            <w:r w:rsidRPr="00F71DFD">
              <w:rPr>
                <w:b/>
              </w:rPr>
              <w:t>Beskrivning</w:t>
            </w:r>
          </w:p>
        </w:tc>
        <w:tc>
          <w:tcPr>
            <w:tcW w:w="2410" w:type="dxa"/>
            <w:shd w:val="clear" w:color="auto" w:fill="D9D9D9" w:themeFill="background1" w:themeFillShade="D9"/>
          </w:tcPr>
          <w:p w14:paraId="387F99E9" w14:textId="77777777" w:rsidR="005145EE" w:rsidRPr="00F71DFD" w:rsidRDefault="005145EE" w:rsidP="005145EE">
            <w:pPr>
              <w:rPr>
                <w:b/>
              </w:rPr>
            </w:pPr>
            <w:r w:rsidRPr="00F71DFD">
              <w:rPr>
                <w:b/>
              </w:rPr>
              <w:t>Format</w:t>
            </w:r>
          </w:p>
        </w:tc>
        <w:tc>
          <w:tcPr>
            <w:tcW w:w="851" w:type="dxa"/>
            <w:shd w:val="clear" w:color="auto" w:fill="D9D9D9" w:themeFill="background1" w:themeFillShade="D9"/>
          </w:tcPr>
          <w:p w14:paraId="124051D8" w14:textId="77777777" w:rsidR="005145EE" w:rsidRPr="00F71DFD" w:rsidRDefault="005145EE" w:rsidP="005145EE">
            <w:pPr>
              <w:rPr>
                <w:b/>
              </w:rPr>
            </w:pPr>
            <w:r w:rsidRPr="00F71DFD">
              <w:rPr>
                <w:b/>
              </w:rPr>
              <w:t>Kardinalitet</w:t>
            </w:r>
          </w:p>
        </w:tc>
        <w:tc>
          <w:tcPr>
            <w:tcW w:w="1652" w:type="dxa"/>
            <w:shd w:val="clear" w:color="auto" w:fill="D9D9D9" w:themeFill="background1" w:themeFillShade="D9"/>
          </w:tcPr>
          <w:p w14:paraId="489088E9" w14:textId="77777777" w:rsidR="005145EE" w:rsidRPr="00F71DFD" w:rsidRDefault="005145EE" w:rsidP="005145EE">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6BE12A62" w14:textId="77777777" w:rsidR="005145EE" w:rsidRPr="00F71DFD" w:rsidRDefault="005145EE" w:rsidP="005145EE">
            <w:pPr>
              <w:rPr>
                <w:b/>
              </w:rPr>
            </w:pPr>
            <w:r w:rsidRPr="00F71DFD">
              <w:rPr>
                <w:b/>
              </w:rPr>
              <w:t>Beslutsregler och kommentar</w:t>
            </w:r>
          </w:p>
        </w:tc>
      </w:tr>
      <w:tr w:rsidR="005145EE" w:rsidRPr="00E146AE" w14:paraId="0E990C96" w14:textId="77777777" w:rsidTr="005145EE">
        <w:tc>
          <w:tcPr>
            <w:tcW w:w="1256" w:type="dxa"/>
            <w:shd w:val="clear" w:color="auto" w:fill="auto"/>
          </w:tcPr>
          <w:p w14:paraId="54487172" w14:textId="77777777" w:rsidR="005145EE" w:rsidRPr="00E146AE" w:rsidRDefault="005145EE" w:rsidP="005145EE">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7A34F415" w14:textId="77777777" w:rsidR="005145EE" w:rsidRPr="00E146AE" w:rsidRDefault="005145EE" w:rsidP="005145EE">
            <w:r w:rsidRPr="00E146AE">
              <w:t>Invånarens person-nummer</w:t>
            </w:r>
          </w:p>
        </w:tc>
        <w:tc>
          <w:tcPr>
            <w:tcW w:w="2410" w:type="dxa"/>
            <w:shd w:val="clear" w:color="auto" w:fill="auto"/>
          </w:tcPr>
          <w:p w14:paraId="5C84C961" w14:textId="77777777" w:rsidR="005145EE" w:rsidRPr="00E146AE" w:rsidRDefault="005145EE" w:rsidP="005145EE">
            <w:r w:rsidRPr="00E146AE">
              <w:t xml:space="preserve">Person- eller samordningsnummer enligt skatteverkets definition (12 tecken). </w:t>
            </w:r>
          </w:p>
        </w:tc>
        <w:tc>
          <w:tcPr>
            <w:tcW w:w="851" w:type="dxa"/>
            <w:shd w:val="clear" w:color="auto" w:fill="auto"/>
          </w:tcPr>
          <w:p w14:paraId="6D2E82E6"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2C60AAA4" w14:textId="77777777" w:rsidR="005145EE" w:rsidRPr="00E146AE" w:rsidRDefault="005145EE" w:rsidP="005145EE"/>
        </w:tc>
        <w:tc>
          <w:tcPr>
            <w:tcW w:w="1330" w:type="dxa"/>
            <w:shd w:val="clear" w:color="auto" w:fill="auto"/>
          </w:tcPr>
          <w:p w14:paraId="137F1D70"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1B256F3E" w14:textId="77777777" w:rsidTr="005145EE">
        <w:tc>
          <w:tcPr>
            <w:tcW w:w="1256" w:type="dxa"/>
            <w:shd w:val="clear" w:color="auto" w:fill="auto"/>
          </w:tcPr>
          <w:p w14:paraId="20848121" w14:textId="77777777" w:rsidR="005145EE" w:rsidRPr="00E146AE" w:rsidRDefault="005145EE" w:rsidP="005145EE">
            <w:r w:rsidRPr="00E146AE">
              <w:t xml:space="preserve">Service </w:t>
            </w:r>
            <w:proofErr w:type="spellStart"/>
            <w:r w:rsidRPr="00E146AE">
              <w:t>domain</w:t>
            </w:r>
            <w:proofErr w:type="spellEnd"/>
            <w:r w:rsidRPr="00E146AE">
              <w:t>*</w:t>
            </w:r>
          </w:p>
        </w:tc>
        <w:tc>
          <w:tcPr>
            <w:tcW w:w="1579" w:type="dxa"/>
            <w:shd w:val="clear" w:color="auto" w:fill="auto"/>
          </w:tcPr>
          <w:p w14:paraId="165A9007" w14:textId="77777777" w:rsidR="005145EE" w:rsidRPr="00E146AE" w:rsidRDefault="005145EE" w:rsidP="005145EE">
            <w:r w:rsidRPr="00E146AE">
              <w:t xml:space="preserve">Den tjänstedomän som förekomsten avser. </w:t>
            </w:r>
          </w:p>
        </w:tc>
        <w:tc>
          <w:tcPr>
            <w:tcW w:w="2410" w:type="dxa"/>
            <w:shd w:val="clear" w:color="auto" w:fill="auto"/>
          </w:tcPr>
          <w:p w14:paraId="2B54297F" w14:textId="77777777" w:rsidR="005145EE" w:rsidRPr="00E146AE" w:rsidRDefault="005145EE" w:rsidP="005145EE">
            <w:r w:rsidRPr="00E146AE">
              <w:t xml:space="preserve">URN på formen &lt;regelverk&gt;:&lt;huvuddomän&gt;:&lt;underdomän1&gt;:&lt;underdomän2&gt; </w:t>
            </w:r>
          </w:p>
        </w:tc>
        <w:tc>
          <w:tcPr>
            <w:tcW w:w="851" w:type="dxa"/>
            <w:shd w:val="clear" w:color="auto" w:fill="auto"/>
          </w:tcPr>
          <w:p w14:paraId="56C8B584"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6CE8749F" w14:textId="12676A89" w:rsidR="005145EE" w:rsidRPr="00E146AE" w:rsidRDefault="005145EE" w:rsidP="005145EE">
            <w:r w:rsidRPr="00E146AE">
              <w:t>”</w:t>
            </w:r>
            <w:proofErr w:type="spellStart"/>
            <w:proofErr w:type="gramStart"/>
            <w:r w:rsidRPr="00E146AE">
              <w:t>riv:clinicalprocess</w:t>
            </w:r>
            <w:proofErr w:type="gramEnd"/>
            <w:r w:rsidRPr="00E146AE">
              <w:t>:</w:t>
            </w:r>
            <w:r>
              <w:t>activity</w:t>
            </w:r>
            <w:r w:rsidRPr="00E146AE">
              <w:t>:</w:t>
            </w:r>
            <w:r>
              <w:t>actions</w:t>
            </w:r>
            <w:proofErr w:type="spellEnd"/>
            <w:r w:rsidRPr="00E146AE">
              <w:t>”</w:t>
            </w:r>
          </w:p>
        </w:tc>
        <w:tc>
          <w:tcPr>
            <w:tcW w:w="1330" w:type="dxa"/>
            <w:shd w:val="clear" w:color="auto" w:fill="auto"/>
          </w:tcPr>
          <w:p w14:paraId="2CCEF8A4"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54FF408F" w14:textId="77777777" w:rsidTr="005145EE">
        <w:tc>
          <w:tcPr>
            <w:tcW w:w="1256" w:type="dxa"/>
            <w:shd w:val="clear" w:color="auto" w:fill="auto"/>
          </w:tcPr>
          <w:p w14:paraId="062951D4" w14:textId="77777777" w:rsidR="005145EE" w:rsidRPr="00E146AE" w:rsidRDefault="005145EE" w:rsidP="005145EE">
            <w:proofErr w:type="spellStart"/>
            <w:r w:rsidRPr="00E146AE">
              <w:t>Categori-zation</w:t>
            </w:r>
            <w:proofErr w:type="spellEnd"/>
            <w:r w:rsidRPr="00E146AE">
              <w:t>*</w:t>
            </w:r>
          </w:p>
        </w:tc>
        <w:tc>
          <w:tcPr>
            <w:tcW w:w="1579" w:type="dxa"/>
            <w:shd w:val="clear" w:color="auto" w:fill="auto"/>
          </w:tcPr>
          <w:p w14:paraId="7A34DD3F" w14:textId="77777777" w:rsidR="005145EE" w:rsidRPr="00E146AE" w:rsidRDefault="005145EE" w:rsidP="005145EE">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918B2AB" w14:textId="77777777" w:rsidR="005145EE" w:rsidRPr="00E146AE" w:rsidRDefault="005145EE" w:rsidP="005145EE">
            <w:r w:rsidRPr="00E146AE">
              <w:t xml:space="preserve">Text bestående av bokstäver i ASCII. </w:t>
            </w:r>
          </w:p>
          <w:p w14:paraId="238B42D5" w14:textId="77777777" w:rsidR="005145EE" w:rsidRPr="00E146AE" w:rsidRDefault="005145EE" w:rsidP="005145EE"/>
        </w:tc>
        <w:tc>
          <w:tcPr>
            <w:tcW w:w="851" w:type="dxa"/>
            <w:shd w:val="clear" w:color="auto" w:fill="auto"/>
          </w:tcPr>
          <w:p w14:paraId="308FB0C2"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137CD1FB" w14:textId="77777777" w:rsidR="005145EE" w:rsidRPr="00E146AE" w:rsidRDefault="005145EE" w:rsidP="005145EE">
            <w:r>
              <w:t>Informationsmängd som finns i källsystemet för angiven patient och som indexposten avser</w:t>
            </w:r>
            <w:r w:rsidRPr="00554C0F">
              <w:t>. Anges med kortform enligt tabell nedan.</w:t>
            </w:r>
          </w:p>
        </w:tc>
        <w:tc>
          <w:tcPr>
            <w:tcW w:w="1330" w:type="dxa"/>
            <w:shd w:val="clear" w:color="auto" w:fill="auto"/>
          </w:tcPr>
          <w:p w14:paraId="369032F2"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3DA4C69F" w14:textId="77777777" w:rsidTr="005145EE">
        <w:tc>
          <w:tcPr>
            <w:tcW w:w="1256" w:type="dxa"/>
            <w:shd w:val="clear" w:color="auto" w:fill="auto"/>
          </w:tcPr>
          <w:p w14:paraId="5F5C9533" w14:textId="77777777" w:rsidR="005145EE" w:rsidRPr="00E146AE" w:rsidRDefault="005145EE" w:rsidP="005145EE">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7DD4AAE7" w14:textId="77777777" w:rsidR="005145EE" w:rsidRPr="00E146AE" w:rsidRDefault="005145EE" w:rsidP="005145EE">
            <w:r w:rsidRPr="00E146AE">
              <w:t xml:space="preserve">Referens till informationskällan enligt </w:t>
            </w:r>
            <w:r w:rsidRPr="00E146AE">
              <w:lastRenderedPageBreak/>
              <w:t>tjänste-domänens definition</w:t>
            </w:r>
          </w:p>
        </w:tc>
        <w:tc>
          <w:tcPr>
            <w:tcW w:w="2410" w:type="dxa"/>
            <w:shd w:val="clear" w:color="auto" w:fill="auto"/>
          </w:tcPr>
          <w:p w14:paraId="62AD56E7" w14:textId="77777777" w:rsidR="005145EE" w:rsidRPr="00E146AE" w:rsidRDefault="005145EE" w:rsidP="005145EE">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2EEBC6D8" w14:textId="77777777" w:rsidR="005145EE" w:rsidRPr="00E146AE" w:rsidRDefault="005145EE" w:rsidP="005145EE">
            <w:r w:rsidRPr="00E146AE">
              <w:lastRenderedPageBreak/>
              <w:t>1</w:t>
            </w:r>
            <w:proofErr w:type="gramStart"/>
            <w:r w:rsidRPr="00E146AE">
              <w:t>..</w:t>
            </w:r>
            <w:proofErr w:type="gramEnd"/>
            <w:r w:rsidRPr="00E146AE">
              <w:t>1</w:t>
            </w:r>
          </w:p>
        </w:tc>
        <w:tc>
          <w:tcPr>
            <w:tcW w:w="1652" w:type="dxa"/>
            <w:shd w:val="clear" w:color="auto" w:fill="auto"/>
          </w:tcPr>
          <w:p w14:paraId="263807AA" w14:textId="77777777" w:rsidR="005145EE" w:rsidRPr="00E146AE" w:rsidRDefault="005145EE" w:rsidP="005145EE">
            <w:r w:rsidRPr="00E146AE">
              <w:t>Samma värde som fältet Source System.</w:t>
            </w:r>
          </w:p>
        </w:tc>
        <w:tc>
          <w:tcPr>
            <w:tcW w:w="1330" w:type="dxa"/>
            <w:shd w:val="clear" w:color="auto" w:fill="auto"/>
          </w:tcPr>
          <w:p w14:paraId="4E8ACB44"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6904F18B" w14:textId="77777777" w:rsidTr="005145EE">
        <w:tc>
          <w:tcPr>
            <w:tcW w:w="1256" w:type="dxa"/>
            <w:shd w:val="clear" w:color="auto" w:fill="auto"/>
          </w:tcPr>
          <w:p w14:paraId="75649035" w14:textId="77777777" w:rsidR="005145EE" w:rsidRPr="00E146AE" w:rsidRDefault="005145EE" w:rsidP="005145EE">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2DFD4847" w14:textId="77777777" w:rsidR="005145EE" w:rsidRPr="00E146AE" w:rsidRDefault="005145EE" w:rsidP="005145EE">
            <w:r w:rsidRPr="00E146AE">
              <w:t>Unik identifierare för händelse-bärande objekt</w:t>
            </w:r>
          </w:p>
        </w:tc>
        <w:tc>
          <w:tcPr>
            <w:tcW w:w="2410" w:type="dxa"/>
            <w:shd w:val="clear" w:color="auto" w:fill="auto"/>
          </w:tcPr>
          <w:p w14:paraId="68CA8B8E" w14:textId="77777777" w:rsidR="005145EE" w:rsidRPr="00E146AE" w:rsidRDefault="005145EE" w:rsidP="005145EE">
            <w:r w:rsidRPr="00E146AE">
              <w:t>Text</w:t>
            </w:r>
          </w:p>
        </w:tc>
        <w:tc>
          <w:tcPr>
            <w:tcW w:w="851" w:type="dxa"/>
            <w:shd w:val="clear" w:color="auto" w:fill="auto"/>
          </w:tcPr>
          <w:p w14:paraId="3D58B687"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0F5F411F" w14:textId="77777777" w:rsidR="005145EE" w:rsidRPr="00E146AE" w:rsidRDefault="005145EE" w:rsidP="005145EE">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4520133"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04C8F6BA" w14:textId="77777777" w:rsidTr="005145EE">
        <w:tc>
          <w:tcPr>
            <w:tcW w:w="1256" w:type="dxa"/>
            <w:shd w:val="clear" w:color="auto" w:fill="auto"/>
          </w:tcPr>
          <w:p w14:paraId="7DB35089" w14:textId="77777777" w:rsidR="005145EE" w:rsidRPr="00E146AE" w:rsidRDefault="005145EE" w:rsidP="005145EE">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3259F50" w14:textId="77777777" w:rsidR="005145EE" w:rsidRPr="00E146AE" w:rsidRDefault="005145EE" w:rsidP="005145EE">
            <w:r w:rsidRPr="00E146AE">
              <w:t>Hälsoärende-id</w:t>
            </w:r>
          </w:p>
        </w:tc>
        <w:tc>
          <w:tcPr>
            <w:tcW w:w="2410" w:type="dxa"/>
            <w:shd w:val="clear" w:color="auto" w:fill="auto"/>
          </w:tcPr>
          <w:p w14:paraId="355DB088" w14:textId="77777777" w:rsidR="005145EE" w:rsidRPr="00E146AE" w:rsidRDefault="005145EE" w:rsidP="005145EE">
            <w:r>
              <w:t>U</w:t>
            </w:r>
            <w:r w:rsidRPr="00E146AE">
              <w:t>UID</w:t>
            </w:r>
          </w:p>
        </w:tc>
        <w:tc>
          <w:tcPr>
            <w:tcW w:w="851" w:type="dxa"/>
            <w:shd w:val="clear" w:color="auto" w:fill="auto"/>
          </w:tcPr>
          <w:p w14:paraId="664A1D88"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445BD93A" w14:textId="77777777" w:rsidR="005145EE" w:rsidRPr="00E146AE" w:rsidRDefault="005145EE" w:rsidP="005145EE">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2A9525A"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68CF348D" w14:textId="77777777" w:rsidTr="005145EE">
        <w:tc>
          <w:tcPr>
            <w:tcW w:w="1256" w:type="dxa"/>
            <w:shd w:val="clear" w:color="auto" w:fill="auto"/>
          </w:tcPr>
          <w:p w14:paraId="2CAE019B" w14:textId="77777777" w:rsidR="005145EE" w:rsidRPr="00E146AE" w:rsidRDefault="005145EE" w:rsidP="005145EE">
            <w:r w:rsidRPr="00E146AE">
              <w:t xml:space="preserve">Most Recent </w:t>
            </w:r>
            <w:proofErr w:type="spellStart"/>
            <w:r w:rsidRPr="00E146AE">
              <w:t>Content</w:t>
            </w:r>
            <w:proofErr w:type="spellEnd"/>
            <w:r w:rsidRPr="00E146AE">
              <w:t>*</w:t>
            </w:r>
          </w:p>
        </w:tc>
        <w:tc>
          <w:tcPr>
            <w:tcW w:w="1579" w:type="dxa"/>
            <w:shd w:val="clear" w:color="auto" w:fill="auto"/>
          </w:tcPr>
          <w:p w14:paraId="2A806E74" w14:textId="77777777" w:rsidR="005145EE" w:rsidRPr="00E146AE" w:rsidRDefault="005145EE" w:rsidP="005145EE">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C1A1523" w14:textId="77777777" w:rsidR="005145EE" w:rsidRPr="00E146AE" w:rsidRDefault="005145EE" w:rsidP="005145EE">
            <w:r w:rsidRPr="00E146AE">
              <w:t>DT</w:t>
            </w:r>
          </w:p>
        </w:tc>
        <w:tc>
          <w:tcPr>
            <w:tcW w:w="851" w:type="dxa"/>
            <w:shd w:val="clear" w:color="auto" w:fill="auto"/>
          </w:tcPr>
          <w:p w14:paraId="2FA98DA6"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16ABDA0C" w14:textId="77777777" w:rsidR="005145EE" w:rsidRPr="00E146AE" w:rsidRDefault="005145EE" w:rsidP="005145EE">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59D8AF70" w14:textId="77777777" w:rsidR="005145EE" w:rsidRPr="00E146AE" w:rsidRDefault="005145EE" w:rsidP="005145EE"/>
        </w:tc>
      </w:tr>
      <w:tr w:rsidR="005145EE" w:rsidRPr="00E146AE" w14:paraId="65BCAAF4" w14:textId="77777777" w:rsidTr="005145EE">
        <w:tc>
          <w:tcPr>
            <w:tcW w:w="1256" w:type="dxa"/>
            <w:shd w:val="clear" w:color="auto" w:fill="auto"/>
          </w:tcPr>
          <w:p w14:paraId="701FEF65" w14:textId="77777777" w:rsidR="005145EE" w:rsidRPr="00E146AE" w:rsidRDefault="005145EE" w:rsidP="005145EE">
            <w:r w:rsidRPr="00E146AE">
              <w:t>Creation</w:t>
            </w:r>
          </w:p>
          <w:p w14:paraId="142FDE4B" w14:textId="77777777" w:rsidR="005145EE" w:rsidRPr="00E146AE" w:rsidRDefault="005145EE" w:rsidP="005145EE">
            <w:proofErr w:type="spellStart"/>
            <w:r w:rsidRPr="00E146AE">
              <w:t>Time</w:t>
            </w:r>
            <w:proofErr w:type="spellEnd"/>
          </w:p>
        </w:tc>
        <w:tc>
          <w:tcPr>
            <w:tcW w:w="1579" w:type="dxa"/>
            <w:shd w:val="clear" w:color="auto" w:fill="auto"/>
          </w:tcPr>
          <w:p w14:paraId="0B6FAC9B" w14:textId="77777777" w:rsidR="005145EE" w:rsidRPr="00E146AE" w:rsidRDefault="005145EE" w:rsidP="005145EE">
            <w:r w:rsidRPr="00E146AE">
              <w:t>Tidpunkten då indexposten registrerades</w:t>
            </w:r>
          </w:p>
        </w:tc>
        <w:tc>
          <w:tcPr>
            <w:tcW w:w="2410" w:type="dxa"/>
            <w:shd w:val="clear" w:color="auto" w:fill="auto"/>
          </w:tcPr>
          <w:p w14:paraId="563D631D" w14:textId="77777777" w:rsidR="005145EE" w:rsidRPr="00E146AE" w:rsidRDefault="005145EE" w:rsidP="005145EE">
            <w:r w:rsidRPr="00E146AE">
              <w:t>DT</w:t>
            </w:r>
          </w:p>
        </w:tc>
        <w:tc>
          <w:tcPr>
            <w:tcW w:w="851" w:type="dxa"/>
            <w:shd w:val="clear" w:color="auto" w:fill="auto"/>
          </w:tcPr>
          <w:p w14:paraId="0C104134"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66A2306B" w14:textId="77777777" w:rsidR="005145EE" w:rsidRPr="00E146AE" w:rsidRDefault="005145EE" w:rsidP="005145EE">
            <w:r w:rsidRPr="00E146AE">
              <w:t>Sätts automatiskt av EI-instansen.</w:t>
            </w:r>
          </w:p>
        </w:tc>
        <w:tc>
          <w:tcPr>
            <w:tcW w:w="1330" w:type="dxa"/>
            <w:shd w:val="clear" w:color="auto" w:fill="auto"/>
          </w:tcPr>
          <w:p w14:paraId="7728727A" w14:textId="77777777" w:rsidR="005145EE" w:rsidRPr="00E146AE" w:rsidRDefault="005145EE" w:rsidP="005145EE">
            <w:r w:rsidRPr="00E146AE">
              <w:t>Genereras automatiskt av kontraktets tjänste-producent</w:t>
            </w:r>
          </w:p>
        </w:tc>
      </w:tr>
      <w:tr w:rsidR="005145EE" w:rsidRPr="00E146AE" w14:paraId="7F7C739F" w14:textId="77777777" w:rsidTr="005145EE">
        <w:tc>
          <w:tcPr>
            <w:tcW w:w="1256" w:type="dxa"/>
            <w:shd w:val="clear" w:color="auto" w:fill="auto"/>
          </w:tcPr>
          <w:p w14:paraId="11F73D91" w14:textId="77777777" w:rsidR="005145EE" w:rsidRPr="00E146AE" w:rsidRDefault="005145EE" w:rsidP="005145EE">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55019EDE" w14:textId="77777777" w:rsidR="005145EE" w:rsidRPr="00E146AE" w:rsidRDefault="005145EE" w:rsidP="005145EE">
            <w:r w:rsidRPr="00E146AE">
              <w:t>Tidpunkten då index-posten senast upp-daterades</w:t>
            </w:r>
          </w:p>
        </w:tc>
        <w:tc>
          <w:tcPr>
            <w:tcW w:w="2410" w:type="dxa"/>
            <w:shd w:val="clear" w:color="auto" w:fill="auto"/>
          </w:tcPr>
          <w:p w14:paraId="3A389785" w14:textId="77777777" w:rsidR="005145EE" w:rsidRPr="00E146AE" w:rsidRDefault="005145EE" w:rsidP="005145EE">
            <w:r w:rsidRPr="00E146AE">
              <w:t>DT</w:t>
            </w:r>
          </w:p>
        </w:tc>
        <w:tc>
          <w:tcPr>
            <w:tcW w:w="851" w:type="dxa"/>
            <w:shd w:val="clear" w:color="auto" w:fill="auto"/>
          </w:tcPr>
          <w:p w14:paraId="2819A03C" w14:textId="77777777" w:rsidR="005145EE" w:rsidRPr="00E146AE" w:rsidRDefault="005145EE" w:rsidP="005145EE">
            <w:r w:rsidRPr="00E146AE">
              <w:t>0</w:t>
            </w:r>
            <w:proofErr w:type="gramStart"/>
            <w:r w:rsidRPr="00E146AE">
              <w:t>..</w:t>
            </w:r>
            <w:proofErr w:type="gramEnd"/>
            <w:r w:rsidRPr="00E146AE">
              <w:t>1</w:t>
            </w:r>
          </w:p>
        </w:tc>
        <w:tc>
          <w:tcPr>
            <w:tcW w:w="1652" w:type="dxa"/>
            <w:shd w:val="clear" w:color="auto" w:fill="auto"/>
          </w:tcPr>
          <w:p w14:paraId="7A24EC3E" w14:textId="77777777" w:rsidR="005145EE" w:rsidRPr="00E146AE" w:rsidRDefault="005145EE" w:rsidP="005145EE">
            <w:r w:rsidRPr="00E146AE">
              <w:t>Sätts automatiskt av EI-instansen.</w:t>
            </w:r>
          </w:p>
        </w:tc>
        <w:tc>
          <w:tcPr>
            <w:tcW w:w="1330" w:type="dxa"/>
            <w:shd w:val="clear" w:color="auto" w:fill="auto"/>
          </w:tcPr>
          <w:p w14:paraId="75880D8B" w14:textId="77777777" w:rsidR="005145EE" w:rsidRPr="00E146AE" w:rsidRDefault="005145EE" w:rsidP="005145EE">
            <w:r w:rsidRPr="00E146AE">
              <w:t xml:space="preserve">Upp-datering innebär ny post som </w:t>
            </w:r>
            <w:r w:rsidRPr="00E146AE">
              <w:lastRenderedPageBreak/>
              <w:t>matchar samtliga attribut som är del av en instans unikitet.</w:t>
            </w:r>
          </w:p>
        </w:tc>
      </w:tr>
      <w:tr w:rsidR="005145EE" w:rsidRPr="00E146AE" w14:paraId="7D8DFBE8" w14:textId="77777777" w:rsidTr="005145EE">
        <w:tc>
          <w:tcPr>
            <w:tcW w:w="1256" w:type="dxa"/>
            <w:shd w:val="clear" w:color="auto" w:fill="auto"/>
          </w:tcPr>
          <w:p w14:paraId="646C8AC7" w14:textId="77777777" w:rsidR="005145EE" w:rsidRPr="00E146AE" w:rsidRDefault="005145EE" w:rsidP="005145EE">
            <w:r w:rsidRPr="00E146AE">
              <w:lastRenderedPageBreak/>
              <w:t>Source system</w:t>
            </w:r>
          </w:p>
        </w:tc>
        <w:tc>
          <w:tcPr>
            <w:tcW w:w="1579" w:type="dxa"/>
            <w:shd w:val="clear" w:color="auto" w:fill="auto"/>
          </w:tcPr>
          <w:p w14:paraId="3314E36A" w14:textId="77777777" w:rsidR="005145EE" w:rsidRPr="00E146AE" w:rsidRDefault="005145EE" w:rsidP="005145EE">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43651B4C" w14:textId="77777777" w:rsidR="005145EE" w:rsidRPr="00E146AE" w:rsidRDefault="005145EE" w:rsidP="005145EE">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18D4F885"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3D4ECBDA" w14:textId="77777777" w:rsidR="005145EE" w:rsidRPr="00E146AE" w:rsidRDefault="005145EE" w:rsidP="005145EE">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12EF3341"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17756072" w14:textId="77777777" w:rsidTr="005145EE">
        <w:tc>
          <w:tcPr>
            <w:tcW w:w="1256" w:type="dxa"/>
            <w:shd w:val="clear" w:color="auto" w:fill="auto"/>
          </w:tcPr>
          <w:p w14:paraId="4B05F56E" w14:textId="77777777" w:rsidR="005145EE" w:rsidRPr="00E146AE" w:rsidRDefault="005145EE" w:rsidP="005145EE">
            <w:r w:rsidRPr="00E146AE">
              <w:t>Data Controller</w:t>
            </w:r>
          </w:p>
        </w:tc>
        <w:tc>
          <w:tcPr>
            <w:tcW w:w="1579" w:type="dxa"/>
            <w:shd w:val="clear" w:color="auto" w:fill="auto"/>
          </w:tcPr>
          <w:p w14:paraId="3EA56A6E" w14:textId="77777777" w:rsidR="005145EE" w:rsidRPr="00E146AE" w:rsidRDefault="005145EE" w:rsidP="005145EE">
            <w:r w:rsidRPr="00E146AE">
              <w:t>Personuppgiftsansvarig organisation</w:t>
            </w:r>
          </w:p>
        </w:tc>
        <w:tc>
          <w:tcPr>
            <w:tcW w:w="2410" w:type="dxa"/>
            <w:shd w:val="clear" w:color="auto" w:fill="auto"/>
          </w:tcPr>
          <w:p w14:paraId="6AF0E642" w14:textId="77777777" w:rsidR="005145EE" w:rsidRPr="00E146AE" w:rsidRDefault="005145EE" w:rsidP="005145EE">
            <w:r w:rsidRPr="00E146AE">
              <w:t>Vårdgivarens organisationsnummer eller HSA-id</w:t>
            </w:r>
          </w:p>
          <w:p w14:paraId="36BE6C2F" w14:textId="77777777" w:rsidR="005145EE" w:rsidRPr="00E146AE" w:rsidRDefault="005145EE" w:rsidP="005145EE">
            <w:proofErr w:type="gramStart"/>
            <w:r w:rsidRPr="00E146AE">
              <w:t>eller inom källsystemet unik identifierare för vårdgivaren.</w:t>
            </w:r>
            <w:proofErr w:type="gramEnd"/>
          </w:p>
        </w:tc>
        <w:tc>
          <w:tcPr>
            <w:tcW w:w="851" w:type="dxa"/>
            <w:shd w:val="clear" w:color="auto" w:fill="auto"/>
          </w:tcPr>
          <w:p w14:paraId="42492ACE"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0BFBF19D" w14:textId="77777777" w:rsidR="005145EE" w:rsidRPr="00E146AE" w:rsidRDefault="005145EE" w:rsidP="005145EE">
            <w:r w:rsidRPr="00E146AE">
              <w:t>”SE”&lt;organisationsnummer&gt;. Exempel: ”SE5565594230” eller HSA-id, eller</w:t>
            </w:r>
          </w:p>
          <w:p w14:paraId="5B70C02B" w14:textId="77777777" w:rsidR="005145EE" w:rsidRPr="00E146AE" w:rsidRDefault="005145EE" w:rsidP="005145EE">
            <w:proofErr w:type="gramStart"/>
            <w:r w:rsidRPr="00E146AE">
              <w:t>systemspecifik identitet.</w:t>
            </w:r>
            <w:proofErr w:type="gramEnd"/>
          </w:p>
        </w:tc>
        <w:tc>
          <w:tcPr>
            <w:tcW w:w="1330" w:type="dxa"/>
            <w:shd w:val="clear" w:color="auto" w:fill="auto"/>
          </w:tcPr>
          <w:p w14:paraId="0F890AF0" w14:textId="77777777" w:rsidR="005145EE" w:rsidRPr="00E146AE" w:rsidRDefault="005145EE" w:rsidP="005145EE">
            <w:r w:rsidRPr="00E146AE">
              <w:t xml:space="preserve">Del av instansens </w:t>
            </w:r>
            <w:proofErr w:type="spellStart"/>
            <w:r w:rsidRPr="00E146AE">
              <w:t>unikhet</w:t>
            </w:r>
            <w:proofErr w:type="spellEnd"/>
          </w:p>
        </w:tc>
      </w:tr>
    </w:tbl>
    <w:p w14:paraId="0D01C54B" w14:textId="77777777" w:rsidR="005145EE" w:rsidRPr="00E2060F" w:rsidRDefault="005145EE" w:rsidP="005145EE">
      <w:pPr>
        <w:tabs>
          <w:tab w:val="left" w:pos="567"/>
        </w:tabs>
        <w:ind w:right="838"/>
      </w:pPr>
    </w:p>
    <w:p w14:paraId="17FA737D" w14:textId="77777777" w:rsidR="005145EE" w:rsidRDefault="005145EE" w:rsidP="007674D5">
      <w:pPr>
        <w:pStyle w:val="Rubrik3"/>
        <w:pPrChange w:id="155" w:author="Torbjörn Dahlin" w:date="2015-03-24T09:58:00Z">
          <w:pPr>
            <w:pStyle w:val="Brdtext"/>
          </w:pPr>
        </w:pPrChange>
      </w:pPr>
      <w:r>
        <w:t xml:space="preserve">Regler för tilldelning av värde i fältet </w:t>
      </w:r>
      <w:proofErr w:type="spellStart"/>
      <w:r>
        <w:t>Categorization</w:t>
      </w:r>
      <w:proofErr w:type="spellEnd"/>
      <w:r>
        <w:t xml:space="preserve"> i engagemangsindexposten för tjänstekontrakt i denna domän. </w:t>
      </w:r>
    </w:p>
    <w:p w14:paraId="7E2D4073" w14:textId="77777777" w:rsidR="005145EE" w:rsidRDefault="005145EE" w:rsidP="005145EE">
      <w:r>
        <w:t>Kortnamnet skapas enligt konventionen första bokstaven i domännamnets komponenter ”-” första bokstaven i tjänstekontraktets namnkomponenter:</w:t>
      </w:r>
    </w:p>
    <w:p w14:paraId="290E64E7" w14:textId="77777777" w:rsidR="005145EE" w:rsidRDefault="005145EE" w:rsidP="005145EE"/>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5145EE" w:rsidRPr="00F83C47" w14:paraId="5EA8AAF1" w14:textId="77777777" w:rsidTr="005145EE">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41C5C4" w14:textId="77777777" w:rsidR="005145EE" w:rsidRPr="00F83C47" w:rsidRDefault="005145EE" w:rsidP="005145EE">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4CAD7E" w14:textId="77777777" w:rsidR="005145EE" w:rsidRPr="00F83C47" w:rsidRDefault="005145EE" w:rsidP="005145EE">
            <w:pPr>
              <w:rPr>
                <w:b/>
              </w:rPr>
            </w:pPr>
            <w:r w:rsidRPr="00F83C47">
              <w:rPr>
                <w:b/>
              </w:rPr>
              <w:t xml:space="preserve">Värde på </w:t>
            </w:r>
            <w:proofErr w:type="spellStart"/>
            <w:r w:rsidRPr="00F83C47">
              <w:rPr>
                <w:b/>
              </w:rPr>
              <w:t>Categorization</w:t>
            </w:r>
            <w:proofErr w:type="spellEnd"/>
          </w:p>
        </w:tc>
      </w:tr>
      <w:tr w:rsidR="005145EE" w:rsidRPr="00F83C47" w14:paraId="021590FC" w14:textId="77777777" w:rsidTr="005145EE">
        <w:tc>
          <w:tcPr>
            <w:tcW w:w="5103" w:type="dxa"/>
            <w:tcBorders>
              <w:top w:val="single" w:sz="6" w:space="0" w:color="auto"/>
              <w:bottom w:val="single" w:sz="6" w:space="0" w:color="auto"/>
            </w:tcBorders>
          </w:tcPr>
          <w:p w14:paraId="07B2B63F" w14:textId="55784A08" w:rsidR="005145EE" w:rsidRPr="00F83C47" w:rsidRDefault="005145EE" w:rsidP="005145EE">
            <w:pPr>
              <w:rPr>
                <w:highlight w:val="yellow"/>
              </w:rPr>
            </w:pPr>
            <w:proofErr w:type="spellStart"/>
            <w:r>
              <w:t>GetActivities</w:t>
            </w:r>
            <w:proofErr w:type="spellEnd"/>
          </w:p>
        </w:tc>
        <w:tc>
          <w:tcPr>
            <w:tcW w:w="3402" w:type="dxa"/>
            <w:tcBorders>
              <w:top w:val="single" w:sz="6" w:space="0" w:color="auto"/>
              <w:bottom w:val="single" w:sz="6" w:space="0" w:color="auto"/>
            </w:tcBorders>
          </w:tcPr>
          <w:p w14:paraId="6E06486E" w14:textId="3916C05E" w:rsidR="005145EE" w:rsidRPr="00F83C47" w:rsidRDefault="005145EE" w:rsidP="005145EE">
            <w:pPr>
              <w:rPr>
                <w:color w:val="000000"/>
                <w:highlight w:val="yellow"/>
              </w:rPr>
            </w:pPr>
            <w:proofErr w:type="spellStart"/>
            <w:r>
              <w:rPr>
                <w:color w:val="000000"/>
              </w:rPr>
              <w:t>Caa-ga</w:t>
            </w:r>
            <w:proofErr w:type="spellEnd"/>
          </w:p>
        </w:tc>
      </w:tr>
    </w:tbl>
    <w:p w14:paraId="1067D21D" w14:textId="77777777" w:rsidR="005145EE" w:rsidRPr="00F83C47" w:rsidRDefault="005145EE" w:rsidP="005145EE">
      <w:pPr>
        <w:rPr>
          <w:highlight w:val="lightGray"/>
        </w:rPr>
      </w:pPr>
    </w:p>
    <w:p w14:paraId="79F46FB6" w14:textId="77777777" w:rsidR="005145EE" w:rsidRDefault="005145EE" w:rsidP="005145EE"/>
    <w:p w14:paraId="316E8D68" w14:textId="77777777" w:rsidR="005145EE" w:rsidRDefault="005145EE" w:rsidP="005145EE"/>
    <w:p w14:paraId="7933A505" w14:textId="77777777" w:rsidR="005145EE" w:rsidRDefault="005145EE" w:rsidP="005145EE">
      <w:pPr>
        <w:pStyle w:val="Rubrik2"/>
      </w:pPr>
      <w:bookmarkStart w:id="156" w:name="_Toc398042072"/>
      <w:bookmarkStart w:id="157" w:name="_Toc411633239"/>
      <w:r>
        <w:lastRenderedPageBreak/>
        <w:t>Informationssäkerhet och juridik</w:t>
      </w:r>
      <w:bookmarkEnd w:id="156"/>
      <w:bookmarkEnd w:id="157"/>
    </w:p>
    <w:p w14:paraId="4D4EB3A4" w14:textId="77777777" w:rsidR="005145EE" w:rsidRDefault="005145EE" w:rsidP="005145EE">
      <w:pPr>
        <w:pStyle w:val="Rubrik3"/>
      </w:pPr>
      <w:bookmarkStart w:id="158" w:name="_Toc374962630"/>
      <w:bookmarkStart w:id="159" w:name="_Toc398042073"/>
      <w:bookmarkStart w:id="160" w:name="_Toc411633240"/>
      <w:r>
        <w:t xml:space="preserve">Medarbetarens </w:t>
      </w:r>
      <w:r w:rsidRPr="004F0149">
        <w:t>direktåtkomst</w:t>
      </w:r>
      <w:bookmarkEnd w:id="158"/>
      <w:bookmarkEnd w:id="159"/>
      <w:bookmarkEnd w:id="160"/>
    </w:p>
    <w:p w14:paraId="5F4E7A1C" w14:textId="77777777" w:rsidR="005145EE" w:rsidRDefault="005145EE" w:rsidP="005145EE">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0AF74B6" w14:textId="77777777" w:rsidR="005145EE" w:rsidRDefault="005145EE" w:rsidP="005145EE"/>
    <w:p w14:paraId="461D6393" w14:textId="77777777" w:rsidR="005145EE" w:rsidRDefault="005145EE" w:rsidP="005145EE">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7081E919" w14:textId="77777777" w:rsidR="005145EE" w:rsidRDefault="005145EE" w:rsidP="005145EE">
      <w:r>
        <w:t>Det kompletta regelverket finns i handboken samt i anvisningar för tillgänglig patient (TGP).</w:t>
      </w:r>
    </w:p>
    <w:p w14:paraId="42D85719" w14:textId="77777777" w:rsidR="005145EE" w:rsidRDefault="005145EE" w:rsidP="005145EE"/>
    <w:p w14:paraId="00922D08" w14:textId="77777777" w:rsidR="005145EE" w:rsidRDefault="005145EE" w:rsidP="005145EE">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2D6424F" w14:textId="77777777" w:rsidR="005145EE" w:rsidRDefault="005145EE" w:rsidP="005145EE"/>
    <w:p w14:paraId="70BA7F3A" w14:textId="77777777" w:rsidR="005145EE" w:rsidRPr="00916805" w:rsidRDefault="005145EE" w:rsidP="005145EE">
      <w:pPr>
        <w:pStyle w:val="Rubrik3"/>
        <w:rPr>
          <w:b/>
        </w:rPr>
      </w:pPr>
      <w:bookmarkStart w:id="161" w:name="_Toc374962631"/>
      <w:bookmarkStart w:id="162" w:name="_Toc398042074"/>
      <w:bookmarkStart w:id="163" w:name="_Toc411633241"/>
      <w:r w:rsidRPr="00916805">
        <w:t>Patientens direktåtkomst</w:t>
      </w:r>
      <w:bookmarkEnd w:id="161"/>
      <w:bookmarkEnd w:id="162"/>
      <w:bookmarkEnd w:id="163"/>
    </w:p>
    <w:p w14:paraId="3DAFD80E" w14:textId="77777777" w:rsidR="005145EE" w:rsidRDefault="005145EE" w:rsidP="005145EE">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1E0065AF" w14:textId="77777777" w:rsidR="005145EE" w:rsidRPr="00EF4A67" w:rsidRDefault="005145EE" w:rsidP="005145EE"/>
    <w:p w14:paraId="1049A0D3" w14:textId="77777777" w:rsidR="005145EE" w:rsidRPr="00E146AE" w:rsidRDefault="005145EE" w:rsidP="005145EE">
      <w:pPr>
        <w:pStyle w:val="Rubrik3"/>
      </w:pPr>
      <w:bookmarkStart w:id="164" w:name="_Toc219337773"/>
      <w:bookmarkStart w:id="165" w:name="_Toc227077997"/>
      <w:bookmarkStart w:id="166" w:name="_Toc245231401"/>
      <w:bookmarkStart w:id="167" w:name="_Toc374962632"/>
      <w:bookmarkStart w:id="168" w:name="_Toc398042075"/>
      <w:bookmarkStart w:id="169" w:name="_Toc411633242"/>
      <w:r w:rsidRPr="00E146AE">
        <w:t>Generellt</w:t>
      </w:r>
      <w:bookmarkEnd w:id="164"/>
      <w:bookmarkEnd w:id="165"/>
      <w:bookmarkEnd w:id="166"/>
      <w:bookmarkEnd w:id="167"/>
      <w:bookmarkEnd w:id="168"/>
      <w:bookmarkEnd w:id="169"/>
    </w:p>
    <w:p w14:paraId="73AB859B" w14:textId="77777777" w:rsidR="005145EE" w:rsidRDefault="005145EE" w:rsidP="005145EE">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t xml:space="preserve"> - att </w:t>
      </w:r>
      <w:r w:rsidRPr="00E146AE">
        <w:t>de vårdenheter</w:t>
      </w:r>
      <w:r>
        <w:t>na</w:t>
      </w:r>
      <w:r w:rsidRPr="00E146AE">
        <w:t xml:space="preserve"> varit exkluderade i frågan.</w:t>
      </w:r>
    </w:p>
    <w:p w14:paraId="16318C0A" w14:textId="77777777" w:rsidR="005145EE" w:rsidRPr="00DE75E6" w:rsidRDefault="005145EE" w:rsidP="005145EE">
      <w:pPr>
        <w:rPr>
          <w:highlight w:val="yellow"/>
        </w:rPr>
      </w:pPr>
    </w:p>
    <w:p w14:paraId="05D61183" w14:textId="77777777" w:rsidR="005145EE" w:rsidRDefault="005145EE" w:rsidP="005145EE">
      <w:pPr>
        <w:pStyle w:val="Rubrik2"/>
      </w:pPr>
      <w:bookmarkStart w:id="170" w:name="_Toc398042076"/>
      <w:bookmarkStart w:id="171" w:name="_Toc411633243"/>
      <w:r>
        <w:lastRenderedPageBreak/>
        <w:t>Icke funktionella krav</w:t>
      </w:r>
      <w:bookmarkEnd w:id="170"/>
      <w:bookmarkEnd w:id="171"/>
    </w:p>
    <w:p w14:paraId="006A72B6" w14:textId="77777777" w:rsidR="005145EE" w:rsidRDefault="005145EE" w:rsidP="005145EE">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0EBF525D" w14:textId="77777777" w:rsidR="005145EE" w:rsidRDefault="005145EE" w:rsidP="005145EE">
      <w:pPr>
        <w:rPr>
          <w:color w:val="4F81BD" w:themeColor="accent1"/>
        </w:rPr>
      </w:pPr>
    </w:p>
    <w:p w14:paraId="5CC76DA3" w14:textId="77777777" w:rsidR="005145EE" w:rsidRDefault="005145EE" w:rsidP="005145EE">
      <w:pPr>
        <w:pStyle w:val="Rubrik3"/>
      </w:pPr>
      <w:bookmarkStart w:id="172" w:name="_Toc398042077"/>
      <w:bookmarkStart w:id="173" w:name="_Toc411633244"/>
      <w:r>
        <w:t>SLA krav</w:t>
      </w:r>
      <w:bookmarkEnd w:id="172"/>
      <w:bookmarkEnd w:id="173"/>
    </w:p>
    <w:p w14:paraId="69C5DFDD" w14:textId="77777777" w:rsidR="005145EE" w:rsidRPr="00286484" w:rsidRDefault="005145EE" w:rsidP="005145EE">
      <w:pPr>
        <w:rPr>
          <w:color w:val="4F81BD" w:themeColor="accent1"/>
        </w:rPr>
      </w:pPr>
    </w:p>
    <w:p w14:paraId="672A1B1E" w14:textId="77777777" w:rsidR="005145EE" w:rsidRPr="00434298" w:rsidRDefault="005145EE" w:rsidP="005145EE">
      <w:r>
        <w:t>Följande generella SLA-krav gäller för alla tjänsteproducenter som tillhandahåller tjänster. Dessa krav gäller där inget annat anges för ett specifikt tjänstekontrakt.</w:t>
      </w:r>
    </w:p>
    <w:p w14:paraId="555F3513" w14:textId="77777777" w:rsidR="005145EE" w:rsidRDefault="005145EE" w:rsidP="005145EE">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5145EE" w:rsidRPr="00E146AE" w14:paraId="45F68AAE" w14:textId="77777777" w:rsidTr="005145EE">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4083F850" w14:textId="77777777" w:rsidR="005145EE" w:rsidRPr="00E146AE" w:rsidRDefault="005145EE" w:rsidP="005145EE">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21D9E9CF" w14:textId="77777777" w:rsidR="005145EE" w:rsidRPr="00E146AE" w:rsidRDefault="005145EE" w:rsidP="005145EE">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FEB6E62" w14:textId="77777777" w:rsidR="005145EE" w:rsidRPr="00E146AE" w:rsidRDefault="005145EE" w:rsidP="005145EE">
            <w:pPr>
              <w:rPr>
                <w:b/>
              </w:rPr>
            </w:pPr>
            <w:r w:rsidRPr="00E146AE">
              <w:rPr>
                <w:b/>
              </w:rPr>
              <w:t>Beskrivning</w:t>
            </w:r>
          </w:p>
        </w:tc>
      </w:tr>
      <w:tr w:rsidR="005145EE" w:rsidRPr="00E146AE" w14:paraId="0CB7024E" w14:textId="77777777" w:rsidTr="005145EE">
        <w:tc>
          <w:tcPr>
            <w:tcW w:w="2269" w:type="dxa"/>
            <w:tcBorders>
              <w:top w:val="single" w:sz="6" w:space="0" w:color="auto"/>
            </w:tcBorders>
          </w:tcPr>
          <w:p w14:paraId="1E331053" w14:textId="77777777" w:rsidR="005145EE" w:rsidRPr="00E146AE" w:rsidRDefault="005145EE" w:rsidP="005145EE">
            <w:r w:rsidRPr="00E146AE">
              <w:t>Svarstid</w:t>
            </w:r>
          </w:p>
        </w:tc>
        <w:tc>
          <w:tcPr>
            <w:tcW w:w="4295" w:type="dxa"/>
            <w:tcBorders>
              <w:top w:val="single" w:sz="6" w:space="0" w:color="auto"/>
            </w:tcBorders>
          </w:tcPr>
          <w:p w14:paraId="28061533" w14:textId="42C5E911" w:rsidR="005145EE" w:rsidRPr="00E146AE" w:rsidRDefault="007674D5" w:rsidP="005145EE">
            <w:ins w:id="174" w:author="Torbjörn Dahlin" w:date="2015-03-24T09:59:00Z">
              <w:r w:rsidRPr="00E146AE">
                <w:t>Svarstiden får inte överstiga 5 sekunder</w:t>
              </w:r>
              <w:r>
                <w:t xml:space="preserve"> för 100 observationer.</w:t>
              </w:r>
            </w:ins>
          </w:p>
        </w:tc>
        <w:tc>
          <w:tcPr>
            <w:tcW w:w="3217" w:type="dxa"/>
            <w:tcBorders>
              <w:top w:val="single" w:sz="6" w:space="0" w:color="auto"/>
            </w:tcBorders>
          </w:tcPr>
          <w:p w14:paraId="0C67FF3A" w14:textId="77777777" w:rsidR="005145EE" w:rsidRPr="00E146AE" w:rsidRDefault="005145EE" w:rsidP="005145EE"/>
        </w:tc>
      </w:tr>
      <w:tr w:rsidR="005145EE" w:rsidRPr="00E146AE" w14:paraId="2D4FE82B" w14:textId="77777777" w:rsidTr="005145EE">
        <w:tc>
          <w:tcPr>
            <w:tcW w:w="2269" w:type="dxa"/>
          </w:tcPr>
          <w:p w14:paraId="63E02095" w14:textId="77777777" w:rsidR="005145EE" w:rsidRPr="00E146AE" w:rsidRDefault="005145EE" w:rsidP="005145EE">
            <w:r w:rsidRPr="00E146AE">
              <w:t>Tillgänglighet</w:t>
            </w:r>
          </w:p>
        </w:tc>
        <w:tc>
          <w:tcPr>
            <w:tcW w:w="4295" w:type="dxa"/>
          </w:tcPr>
          <w:p w14:paraId="284EE173" w14:textId="77777777" w:rsidR="005145EE" w:rsidRPr="00E146AE" w:rsidRDefault="005145EE" w:rsidP="005145EE">
            <w:r w:rsidRPr="00E146AE">
              <w:t>24x7, 99,5%</w:t>
            </w:r>
          </w:p>
        </w:tc>
        <w:tc>
          <w:tcPr>
            <w:tcW w:w="3217" w:type="dxa"/>
          </w:tcPr>
          <w:p w14:paraId="752BD323" w14:textId="77777777" w:rsidR="005145EE" w:rsidRPr="00E146AE" w:rsidRDefault="005145EE" w:rsidP="005145EE">
            <w:r w:rsidRPr="00E146AE">
              <w:t>Vid katastrof, bortfall av hel hall</w:t>
            </w:r>
            <w:r>
              <w:t xml:space="preserve"> är maximal otillgänglighet 1 dygn.</w:t>
            </w:r>
          </w:p>
        </w:tc>
      </w:tr>
      <w:tr w:rsidR="005145EE" w:rsidRPr="00E146AE" w14:paraId="49161DE7" w14:textId="77777777" w:rsidTr="005145EE">
        <w:tc>
          <w:tcPr>
            <w:tcW w:w="2269" w:type="dxa"/>
          </w:tcPr>
          <w:p w14:paraId="6D8A763C" w14:textId="77777777" w:rsidR="005145EE" w:rsidRPr="00E146AE" w:rsidRDefault="005145EE" w:rsidP="005145EE">
            <w:r w:rsidRPr="00E146AE">
              <w:t>Last</w:t>
            </w:r>
          </w:p>
        </w:tc>
        <w:tc>
          <w:tcPr>
            <w:tcW w:w="4295" w:type="dxa"/>
          </w:tcPr>
          <w:p w14:paraId="73E6D9F9" w14:textId="77777777" w:rsidR="005145EE" w:rsidRPr="00E146AE" w:rsidRDefault="005145EE" w:rsidP="005145EE">
            <w:r w:rsidRPr="00E146AE">
              <w:t>10 transaktioner per sekund</w:t>
            </w:r>
          </w:p>
        </w:tc>
        <w:tc>
          <w:tcPr>
            <w:tcW w:w="3217" w:type="dxa"/>
          </w:tcPr>
          <w:p w14:paraId="7A452129" w14:textId="77777777" w:rsidR="005145EE" w:rsidRPr="00E146AE" w:rsidRDefault="005145EE" w:rsidP="005145EE"/>
        </w:tc>
      </w:tr>
      <w:tr w:rsidR="005145EE" w:rsidRPr="00E146AE" w14:paraId="5022876C" w14:textId="77777777" w:rsidTr="005145EE">
        <w:tc>
          <w:tcPr>
            <w:tcW w:w="2269" w:type="dxa"/>
          </w:tcPr>
          <w:p w14:paraId="7085F212" w14:textId="77777777" w:rsidR="005145EE" w:rsidRPr="00E146AE" w:rsidRDefault="005145EE" w:rsidP="005145EE">
            <w:r w:rsidRPr="00E146AE">
              <w:t>Aktualitet</w:t>
            </w:r>
          </w:p>
        </w:tc>
        <w:tc>
          <w:tcPr>
            <w:tcW w:w="4295" w:type="dxa"/>
          </w:tcPr>
          <w:p w14:paraId="5DA47D7F" w14:textId="77777777" w:rsidR="005145EE" w:rsidRPr="00E146AE" w:rsidRDefault="005145EE" w:rsidP="005145E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A6F4CC7" w14:textId="77777777" w:rsidR="005145EE" w:rsidRPr="00E146AE" w:rsidRDefault="005145EE" w:rsidP="005145EE"/>
          <w:p w14:paraId="6AE12763" w14:textId="77777777" w:rsidR="005145EE" w:rsidRPr="00E146AE" w:rsidRDefault="005145EE" w:rsidP="005145EE">
            <w:r w:rsidRPr="00E146AE">
              <w:t>Uppdatering av engagemangspost måste ske så att engagemangsposten refererar data som är omedelbart tillgängligt via tjänstekontraktet.</w:t>
            </w:r>
          </w:p>
        </w:tc>
        <w:tc>
          <w:tcPr>
            <w:tcW w:w="3217" w:type="dxa"/>
          </w:tcPr>
          <w:p w14:paraId="5AB0EA8A" w14:textId="77777777" w:rsidR="005145EE" w:rsidRPr="00E146AE" w:rsidRDefault="005145EE" w:rsidP="005145EE"/>
        </w:tc>
      </w:tr>
    </w:tbl>
    <w:p w14:paraId="57B22B86" w14:textId="77777777" w:rsidR="005145EE" w:rsidRDefault="005145EE" w:rsidP="005145EE">
      <w:pPr>
        <w:pStyle w:val="Brdtext"/>
      </w:pPr>
    </w:p>
    <w:p w14:paraId="693CA618" w14:textId="77777777" w:rsidR="005145EE" w:rsidRDefault="005145EE" w:rsidP="005145EE">
      <w:pPr>
        <w:pStyle w:val="Rubrik3"/>
      </w:pPr>
      <w:bookmarkStart w:id="175" w:name="_Toc398042078"/>
      <w:bookmarkStart w:id="176" w:name="_Toc411633245"/>
      <w:r>
        <w:t>Övriga krav</w:t>
      </w:r>
      <w:bookmarkEnd w:id="175"/>
      <w:bookmarkEnd w:id="176"/>
    </w:p>
    <w:p w14:paraId="56BCCE91" w14:textId="77777777" w:rsidR="005145EE" w:rsidRPr="007C5E55" w:rsidRDefault="005145EE" w:rsidP="005145EE"/>
    <w:p w14:paraId="244D8770" w14:textId="77777777" w:rsidR="005145EE" w:rsidRPr="00E146AE" w:rsidRDefault="005145EE" w:rsidP="005145EE">
      <w:pPr>
        <w:pStyle w:val="Rubrik2"/>
      </w:pPr>
      <w:bookmarkStart w:id="177" w:name="_Toc398042079"/>
      <w:bookmarkStart w:id="178" w:name="_Toc411633246"/>
      <w:r>
        <w:t>Felhantering</w:t>
      </w:r>
      <w:bookmarkEnd w:id="177"/>
      <w:bookmarkEnd w:id="178"/>
    </w:p>
    <w:p w14:paraId="4D51A9B4" w14:textId="77777777" w:rsidR="005145EE" w:rsidRPr="00E146AE" w:rsidRDefault="005145EE" w:rsidP="005145EE">
      <w:pPr>
        <w:pStyle w:val="Rubrik3"/>
      </w:pPr>
      <w:bookmarkStart w:id="179" w:name="_Toc374962634"/>
      <w:bookmarkStart w:id="180" w:name="_Toc398042080"/>
      <w:bookmarkStart w:id="181" w:name="_Toc411633247"/>
      <w:r w:rsidRPr="00E146AE">
        <w:t>Krav på en tjänsteproducent</w:t>
      </w:r>
      <w:bookmarkEnd w:id="179"/>
      <w:bookmarkEnd w:id="180"/>
      <w:bookmarkEnd w:id="181"/>
    </w:p>
    <w:p w14:paraId="50E84C4F" w14:textId="77777777" w:rsidR="005145EE" w:rsidRPr="00E146AE" w:rsidRDefault="005145EE" w:rsidP="005145EE">
      <w:pPr>
        <w:pStyle w:val="Rubrik4"/>
      </w:pPr>
      <w:r w:rsidRPr="00E146AE">
        <w:t xml:space="preserve">Logiska fel </w:t>
      </w:r>
    </w:p>
    <w:p w14:paraId="7AC45E71" w14:textId="77777777" w:rsidR="005145EE" w:rsidRDefault="005145EE" w:rsidP="005145EE">
      <w:r w:rsidRPr="00E146AE">
        <w:t xml:space="preserve">Logiska fel </w:t>
      </w:r>
      <w:r>
        <w:t>returneras inte i denna domän.</w:t>
      </w:r>
    </w:p>
    <w:p w14:paraId="5A681CE5" w14:textId="77777777" w:rsidR="005145EE" w:rsidRDefault="005145EE" w:rsidP="005145EE"/>
    <w:p w14:paraId="6729632B" w14:textId="77777777" w:rsidR="005145EE" w:rsidRDefault="005145EE" w:rsidP="005145EE"/>
    <w:p w14:paraId="39CE4AA1" w14:textId="77777777" w:rsidR="005145EE" w:rsidRPr="00E146AE" w:rsidRDefault="005145EE" w:rsidP="005145EE">
      <w:pPr>
        <w:pStyle w:val="Rubrik4"/>
      </w:pPr>
      <w:r w:rsidRPr="00E146AE">
        <w:lastRenderedPageBreak/>
        <w:t>Tekniska fel</w:t>
      </w:r>
    </w:p>
    <w:p w14:paraId="3A11CC71" w14:textId="77777777" w:rsidR="005145EE" w:rsidRPr="00901567" w:rsidRDefault="005145EE" w:rsidP="005145EE">
      <w:r w:rsidRPr="00901567">
        <w:t>Vid ett tekniskt fel levereras ett generellt undantag (SOAP-</w:t>
      </w:r>
      <w:proofErr w:type="spellStart"/>
      <w:r w:rsidRPr="00901567">
        <w:t>Exception</w:t>
      </w:r>
      <w:proofErr w:type="spellEnd"/>
      <w:r w:rsidRPr="00901567">
        <w:t xml:space="preserve">). </w:t>
      </w:r>
    </w:p>
    <w:p w14:paraId="57DCEF9A" w14:textId="77777777" w:rsidR="005145EE" w:rsidRPr="00901567" w:rsidRDefault="005145EE" w:rsidP="005145EE">
      <w:r w:rsidRPr="00901567">
        <w:t xml:space="preserve">Exempel på detta kan vara </w:t>
      </w:r>
      <w:proofErr w:type="spellStart"/>
      <w:r w:rsidRPr="00901567">
        <w:t>deadlock</w:t>
      </w:r>
      <w:proofErr w:type="spellEnd"/>
      <w:r w:rsidRPr="00901567">
        <w:t xml:space="preserve"> i databasen eller följdeffekter av programmeringsfel. </w:t>
      </w:r>
    </w:p>
    <w:p w14:paraId="51E0DE01" w14:textId="77777777" w:rsidR="005145EE" w:rsidRDefault="005145EE" w:rsidP="005145EE">
      <w:r w:rsidRPr="00901567">
        <w:t>Tekniska fel får inte förmedla känsliga personuppgifter. Istället rekommenderas att ett log-id förmedlas, som ger möjlighet för tjänsteproducentens förvaltning att bistå tjänstekonsumentens förvaltning med felsökning.</w:t>
      </w:r>
    </w:p>
    <w:p w14:paraId="3AB1BE41" w14:textId="77777777" w:rsidR="005145EE" w:rsidRDefault="005145EE" w:rsidP="005145EE">
      <w:pPr>
        <w:pStyle w:val="Brdtext"/>
      </w:pPr>
    </w:p>
    <w:p w14:paraId="4FDCA10C" w14:textId="77777777" w:rsidR="005145EE" w:rsidRDefault="005145EE" w:rsidP="005145EE">
      <w:pPr>
        <w:rPr>
          <w:color w:val="4F81BD" w:themeColor="accent1"/>
        </w:rPr>
      </w:pPr>
    </w:p>
    <w:p w14:paraId="5E1B369A" w14:textId="77777777" w:rsidR="005145EE" w:rsidRDefault="005145EE" w:rsidP="005145EE">
      <w:pPr>
        <w:pStyle w:val="Rubrik3"/>
      </w:pPr>
      <w:bookmarkStart w:id="182" w:name="_Toc398042081"/>
      <w:bookmarkStart w:id="183" w:name="_Toc411633248"/>
      <w:r w:rsidRPr="0002697A">
        <w:t>Krav på en tjänstekonsument</w:t>
      </w:r>
      <w:bookmarkEnd w:id="182"/>
      <w:bookmarkEnd w:id="183"/>
    </w:p>
    <w:p w14:paraId="550AABB4" w14:textId="77777777" w:rsidR="005145EE" w:rsidRPr="00E146AE" w:rsidRDefault="005145EE" w:rsidP="005145EE">
      <w:pPr>
        <w:pStyle w:val="Rubrik4"/>
      </w:pPr>
      <w:r w:rsidRPr="00E146AE">
        <w:t xml:space="preserve">Logiska fel </w:t>
      </w:r>
    </w:p>
    <w:p w14:paraId="1569F89A" w14:textId="77777777" w:rsidR="005145EE" w:rsidRDefault="005145EE" w:rsidP="005145EE">
      <w:r>
        <w:t>N/A.</w:t>
      </w:r>
    </w:p>
    <w:p w14:paraId="1D72E81D" w14:textId="77777777" w:rsidR="005145EE" w:rsidRPr="00E146AE" w:rsidRDefault="005145EE" w:rsidP="005145EE"/>
    <w:p w14:paraId="5C3F74E7" w14:textId="77777777" w:rsidR="005145EE" w:rsidRPr="00E146AE" w:rsidRDefault="005145EE" w:rsidP="005145EE">
      <w:pPr>
        <w:pStyle w:val="Rubrik4"/>
      </w:pPr>
      <w:r w:rsidRPr="00E146AE">
        <w:t>Tekniska fel</w:t>
      </w:r>
    </w:p>
    <w:p w14:paraId="0974AFFE" w14:textId="77777777" w:rsidR="005145EE" w:rsidRDefault="005145EE" w:rsidP="005145EE">
      <w:r w:rsidRPr="00E146AE">
        <w:t>Tekniska fel definieras med en text och en kod i ett SOAP-</w:t>
      </w:r>
      <w:proofErr w:type="spellStart"/>
      <w:r w:rsidRPr="00E146AE">
        <w:t>Exception</w:t>
      </w:r>
      <w:proofErr w:type="spellEnd"/>
      <w:r w:rsidRPr="00E146AE">
        <w:t xml:space="preserve">. </w:t>
      </w:r>
      <w:r>
        <w:t>Tjänstekonsumenten rekommenderas logga detta fel för att underlätta felsökning.</w:t>
      </w:r>
    </w:p>
    <w:p w14:paraId="5C90503B" w14:textId="77777777" w:rsidR="005145EE" w:rsidRPr="0015321D" w:rsidRDefault="005145EE" w:rsidP="005145EE"/>
    <w:p w14:paraId="2762C0AD" w14:textId="77777777" w:rsidR="005145EE" w:rsidRDefault="005145EE" w:rsidP="005145EE">
      <w:pPr>
        <w:spacing w:line="240" w:lineRule="auto"/>
        <w:rPr>
          <w:rFonts w:eastAsia="Times New Roman"/>
          <w:bCs/>
          <w:sz w:val="30"/>
          <w:szCs w:val="28"/>
        </w:rPr>
      </w:pPr>
      <w:r>
        <w:br w:type="page"/>
      </w:r>
    </w:p>
    <w:p w14:paraId="2CBDBDA5" w14:textId="77777777" w:rsidR="0039481C" w:rsidRDefault="0039481C" w:rsidP="0039481C">
      <w:pPr>
        <w:pStyle w:val="Rubrik1"/>
      </w:pPr>
      <w:r>
        <w:lastRenderedPageBreak/>
        <w:t xml:space="preserve">Tjänstedomänens </w:t>
      </w:r>
      <w:bookmarkEnd w:id="56"/>
      <w:r>
        <w:t>meddelandemodeller</w:t>
      </w:r>
      <w:bookmarkEnd w:id="57"/>
      <w:bookmarkEnd w:id="58"/>
      <w:bookmarkEnd w:id="59"/>
    </w:p>
    <w:p w14:paraId="33B93AAF" w14:textId="77777777" w:rsidR="007674D5" w:rsidRPr="007E3F3B" w:rsidRDefault="007674D5" w:rsidP="007674D5">
      <w:pPr>
        <w:rPr>
          <w:ins w:id="184" w:author="Torbjörn Dahlin" w:date="2015-03-24T10:00:00Z"/>
          <w:i/>
        </w:rPr>
      </w:pPr>
      <w:bookmarkStart w:id="185" w:name="_Toc224960923"/>
      <w:ins w:id="186" w:author="Torbjörn Dahlin" w:date="2015-03-24T10:00:00Z">
        <w:r w:rsidRPr="007E3F3B">
          <w:rPr>
            <w:i/>
          </w:rPr>
          <w:t xml:space="preserve">Här beskrivs de meddelandemodeller som tjänstekontrakten bygger på. För varje meddelandemodell beskrivs hur mappning ser ut </w:t>
        </w:r>
        <w:r>
          <w:rPr>
            <w:i/>
          </w:rPr>
          <w:t xml:space="preserve">mot NI 2015:1 samt </w:t>
        </w:r>
        <w:r w:rsidRPr="007E3F3B">
          <w:rPr>
            <w:i/>
          </w:rPr>
          <w:t>mot V-TIM</w:t>
        </w:r>
        <w:r>
          <w:rPr>
            <w:i/>
          </w:rPr>
          <w:t xml:space="preserve"> version 2.2 </w:t>
        </w:r>
        <w:r w:rsidRPr="007E3F3B">
          <w:rPr>
            <w:i/>
          </w:rPr>
          <w:t>samt mot schema (XSD) för tjänstekontrakt.</w:t>
        </w:r>
      </w:ins>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87" w:name="_Toc368997123"/>
      <w:bookmarkStart w:id="188" w:name="_Ref371332469"/>
      <w:bookmarkStart w:id="189" w:name="_Toc381963937"/>
      <w:bookmarkStart w:id="190" w:name="_Toc412700660"/>
      <w:bookmarkStart w:id="191" w:name="_Ref414954963"/>
      <w:r>
        <w:t>V-MIM</w:t>
      </w:r>
      <w:bookmarkEnd w:id="187"/>
      <w:bookmarkEnd w:id="188"/>
      <w:bookmarkEnd w:id="189"/>
      <w:bookmarkEnd w:id="190"/>
      <w:bookmarkEnd w:id="191"/>
      <w:r>
        <w:t xml:space="preserve"> </w:t>
      </w:r>
    </w:p>
    <w:p w14:paraId="2B381C2C" w14:textId="7E9E69CD" w:rsidR="0005019F" w:rsidRDefault="0005019F" w:rsidP="0005019F">
      <w:pPr>
        <w:jc w:val="center"/>
      </w:pPr>
    </w:p>
    <w:p w14:paraId="294FC96D" w14:textId="7D9AE614" w:rsidR="00C20DD0" w:rsidRDefault="00B8049A" w:rsidP="0005019F">
      <w:pPr>
        <w:jc w:val="center"/>
      </w:pPr>
      <w:r w:rsidRPr="00FD6BBB">
        <w:rPr>
          <w:noProof/>
          <w:highlight w:val="yellow"/>
          <w:lang w:eastAsia="sv-SE"/>
        </w:rPr>
        <w:drawing>
          <wp:inline distT="0" distB="0" distL="0" distR="0" wp14:anchorId="3A799B41" wp14:editId="4BF6132A">
            <wp:extent cx="5953334" cy="5349240"/>
            <wp:effectExtent l="0" t="0" r="9525" b="381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ctivities MIM.png"/>
                    <pic:cNvPicPr/>
                  </pic:nvPicPr>
                  <pic:blipFill>
                    <a:blip r:embed="rId15">
                      <a:extLst>
                        <a:ext uri="{28A0092B-C50C-407E-A947-70E740481C1C}">
                          <a14:useLocalDpi xmlns:a14="http://schemas.microsoft.com/office/drawing/2010/main" val="0"/>
                        </a:ext>
                      </a:extLst>
                    </a:blip>
                    <a:stretch>
                      <a:fillRect/>
                    </a:stretch>
                  </pic:blipFill>
                  <pic:spPr>
                    <a:xfrm>
                      <a:off x="0" y="0"/>
                      <a:ext cx="5955238" cy="5350950"/>
                    </a:xfrm>
                    <a:prstGeom prst="rect">
                      <a:avLst/>
                    </a:prstGeom>
                  </pic:spPr>
                </pic:pic>
              </a:graphicData>
            </a:graphic>
          </wp:inline>
        </w:drawing>
      </w:r>
    </w:p>
    <w:p w14:paraId="1E4DCA1F" w14:textId="77777777" w:rsidR="00C20DD0" w:rsidRPr="002F2D14" w:rsidRDefault="00C20DD0" w:rsidP="0005019F">
      <w:pPr>
        <w:jc w:val="center"/>
      </w:pPr>
    </w:p>
    <w:p w14:paraId="7C916F7F" w14:textId="77777777" w:rsidR="002C164A" w:rsidRPr="00E24E60" w:rsidRDefault="002C164A" w:rsidP="002C164A">
      <w:pPr>
        <w:rPr>
          <w:i/>
        </w:rPr>
      </w:pPr>
      <w:r>
        <w:rPr>
          <w:i/>
        </w:rPr>
        <w:t>Mörkblå klasser och cyanfärgade markeringar visar skillnader</w:t>
      </w:r>
      <w:r w:rsidRPr="00E24E60">
        <w:rPr>
          <w:i/>
        </w:rPr>
        <w:t xml:space="preserve"> från NI release </w:t>
      </w:r>
      <w:proofErr w:type="gramStart"/>
      <w:r>
        <w:rPr>
          <w:i/>
        </w:rPr>
        <w:t>2015.1</w:t>
      </w:r>
      <w:proofErr w:type="gramEnd"/>
      <w:r>
        <w:rPr>
          <w:i/>
        </w:rPr>
        <w:t>. I vissa fall är det endast en avvikande kardinalitet.</w:t>
      </w:r>
    </w:p>
    <w:p w14:paraId="229DA0D3" w14:textId="2C937B2D" w:rsidR="00C20DD0" w:rsidRDefault="00C20DD0">
      <w:pPr>
        <w:spacing w:line="240" w:lineRule="auto"/>
      </w:pPr>
    </w:p>
    <w:p w14:paraId="5B432A54" w14:textId="77777777" w:rsidR="0005019F" w:rsidRDefault="0005019F" w:rsidP="0005019F"/>
    <w:p w14:paraId="142F7427" w14:textId="77777777" w:rsidR="0005019F" w:rsidRDefault="0005019F" w:rsidP="0005019F"/>
    <w:tbl>
      <w:tblPr>
        <w:tblStyle w:val="Tabellrutnt"/>
        <w:tblW w:w="10598" w:type="dxa"/>
        <w:tblLayout w:type="fixed"/>
        <w:tblLook w:val="04A0" w:firstRow="1" w:lastRow="0" w:firstColumn="1" w:lastColumn="0" w:noHBand="0" w:noVBand="1"/>
      </w:tblPr>
      <w:tblGrid>
        <w:gridCol w:w="3238"/>
        <w:gridCol w:w="3533"/>
        <w:gridCol w:w="3827"/>
      </w:tblGrid>
      <w:tr w:rsidR="00C20DD0" w:rsidRPr="00F71DFD" w14:paraId="776032FB" w14:textId="77777777" w:rsidTr="00C46A92">
        <w:trPr>
          <w:trHeight w:val="397"/>
        </w:trPr>
        <w:tc>
          <w:tcPr>
            <w:tcW w:w="3238" w:type="dxa"/>
            <w:shd w:val="clear" w:color="auto" w:fill="D9D9D9" w:themeFill="background1" w:themeFillShade="D9"/>
            <w:vAlign w:val="center"/>
          </w:tcPr>
          <w:p w14:paraId="084FABBC" w14:textId="77777777" w:rsidR="00C20DD0" w:rsidRPr="00F71DFD" w:rsidRDefault="00C20DD0" w:rsidP="00C46A92">
            <w:pPr>
              <w:rPr>
                <w:b/>
              </w:rPr>
            </w:pPr>
            <w:bookmarkStart w:id="192" w:name="_Toc176141590"/>
            <w:bookmarkStart w:id="193" w:name="_Toc176141594"/>
            <w:bookmarkStart w:id="194" w:name="_Toc182360207"/>
            <w:bookmarkStart w:id="195" w:name="_Toc182360366"/>
            <w:bookmarkStart w:id="196" w:name="_Toc182362292"/>
            <w:bookmarkEnd w:id="192"/>
            <w:bookmarkEnd w:id="193"/>
            <w:bookmarkEnd w:id="194"/>
            <w:bookmarkEnd w:id="195"/>
            <w:bookmarkEnd w:id="196"/>
            <w:r>
              <w:rPr>
                <w:b/>
              </w:rPr>
              <w:t>XSD Schema</w:t>
            </w:r>
          </w:p>
        </w:tc>
        <w:tc>
          <w:tcPr>
            <w:tcW w:w="3533" w:type="dxa"/>
            <w:shd w:val="clear" w:color="auto" w:fill="D9D9D9" w:themeFill="background1" w:themeFillShade="D9"/>
            <w:vAlign w:val="center"/>
          </w:tcPr>
          <w:p w14:paraId="737BF627" w14:textId="77777777" w:rsidR="00C20DD0" w:rsidRPr="00F71DFD" w:rsidRDefault="00C20DD0" w:rsidP="00C46A92">
            <w:pPr>
              <w:rPr>
                <w:b/>
                <w:szCs w:val="20"/>
              </w:rPr>
            </w:pPr>
            <w:r w:rsidRPr="00F71DFD">
              <w:rPr>
                <w:b/>
                <w:szCs w:val="20"/>
              </w:rPr>
              <w:t>Mappning mot V-TIM 2.2</w:t>
            </w:r>
          </w:p>
        </w:tc>
        <w:tc>
          <w:tcPr>
            <w:tcW w:w="3827" w:type="dxa"/>
            <w:shd w:val="clear" w:color="auto" w:fill="D9D9D9" w:themeFill="background1" w:themeFillShade="D9"/>
          </w:tcPr>
          <w:p w14:paraId="759F3279" w14:textId="77777777" w:rsidR="00C20DD0" w:rsidRPr="00F71DFD" w:rsidRDefault="00C20DD0" w:rsidP="00C46A92">
            <w:pPr>
              <w:rPr>
                <w:b/>
                <w:szCs w:val="20"/>
              </w:rPr>
            </w:pPr>
            <w:r>
              <w:rPr>
                <w:b/>
                <w:szCs w:val="20"/>
              </w:rPr>
              <w:t>Mappning mot NI 2015 release 1</w:t>
            </w:r>
            <w:r>
              <w:rPr>
                <w:b/>
                <w:szCs w:val="20"/>
              </w:rPr>
              <w:br/>
              <w:t>(eller V-MIM enligt ovan)</w:t>
            </w:r>
          </w:p>
        </w:tc>
      </w:tr>
      <w:tr w:rsidR="00C20DD0" w:rsidRPr="00410CFC" w14:paraId="04AF0949" w14:textId="77777777" w:rsidTr="00C46A92">
        <w:trPr>
          <w:trHeight w:val="397"/>
        </w:trPr>
        <w:tc>
          <w:tcPr>
            <w:tcW w:w="3238" w:type="dxa"/>
            <w:vAlign w:val="center"/>
          </w:tcPr>
          <w:p w14:paraId="4090BE18" w14:textId="2571AE1D" w:rsidR="00C20DD0" w:rsidRPr="006B6D62" w:rsidRDefault="0002514F" w:rsidP="00C46A92">
            <w:proofErr w:type="spellStart"/>
            <w:r>
              <w:t>Activity</w:t>
            </w:r>
            <w:r w:rsidR="00C20DD0">
              <w:t>Group</w:t>
            </w:r>
            <w:proofErr w:type="spellEnd"/>
            <w:r w:rsidR="00C20DD0">
              <w:t xml:space="preserve">. </w:t>
            </w:r>
            <w:proofErr w:type="spellStart"/>
            <w:r w:rsidR="00C20DD0" w:rsidRPr="00D07E6E">
              <w:t>careProcessId</w:t>
            </w:r>
            <w:proofErr w:type="spellEnd"/>
          </w:p>
        </w:tc>
        <w:tc>
          <w:tcPr>
            <w:tcW w:w="3533" w:type="dxa"/>
            <w:vAlign w:val="center"/>
          </w:tcPr>
          <w:p w14:paraId="0BD982C0" w14:textId="77777777" w:rsidR="00C20DD0" w:rsidRDefault="00C20DD0" w:rsidP="00C46A92">
            <w:pPr>
              <w:rPr>
                <w:rFonts w:cs="Arial"/>
                <w:i/>
                <w:szCs w:val="20"/>
              </w:rPr>
            </w:pPr>
            <w:r>
              <w:rPr>
                <w:rFonts w:cs="Arial"/>
                <w:i/>
                <w:szCs w:val="20"/>
              </w:rPr>
              <w:t>Saknar motsvarighet i V-TIM 2.2</w:t>
            </w:r>
          </w:p>
        </w:tc>
        <w:tc>
          <w:tcPr>
            <w:tcW w:w="3827" w:type="dxa"/>
          </w:tcPr>
          <w:p w14:paraId="3279C609" w14:textId="77777777" w:rsidR="00C20DD0" w:rsidRPr="00EE04D9" w:rsidRDefault="00C20DD0" w:rsidP="00C46A92">
            <w:pPr>
              <w:rPr>
                <w:rFonts w:cs="Arial"/>
                <w:szCs w:val="20"/>
              </w:rPr>
            </w:pPr>
            <w:r>
              <w:rPr>
                <w:rFonts w:cs="Arial"/>
                <w:szCs w:val="20"/>
              </w:rPr>
              <w:t>Individanpassad vårdprocess.id</w:t>
            </w:r>
          </w:p>
        </w:tc>
      </w:tr>
      <w:tr w:rsidR="00C20DD0" w:rsidRPr="00410CFC" w14:paraId="4777A332" w14:textId="77777777" w:rsidTr="00C46A92">
        <w:trPr>
          <w:trHeight w:val="397"/>
        </w:trPr>
        <w:tc>
          <w:tcPr>
            <w:tcW w:w="3238" w:type="dxa"/>
            <w:vAlign w:val="center"/>
          </w:tcPr>
          <w:p w14:paraId="4A03E9F8" w14:textId="7A72F2E6" w:rsidR="00C20DD0" w:rsidRPr="006B6D62" w:rsidRDefault="0002514F" w:rsidP="00C46A92">
            <w:proofErr w:type="spellStart"/>
            <w:r>
              <w:t>ActivityGroup</w:t>
            </w:r>
            <w:proofErr w:type="spellEnd"/>
            <w:r w:rsidR="00C20DD0">
              <w:t xml:space="preserve">. </w:t>
            </w:r>
            <w:proofErr w:type="spellStart"/>
            <w:r w:rsidR="00C20DD0" w:rsidRPr="00D07E6E">
              <w:t>sourceSystem</w:t>
            </w:r>
            <w:proofErr w:type="spellEnd"/>
          </w:p>
        </w:tc>
        <w:tc>
          <w:tcPr>
            <w:tcW w:w="3533" w:type="dxa"/>
            <w:vAlign w:val="center"/>
          </w:tcPr>
          <w:p w14:paraId="1333AEA1" w14:textId="77777777" w:rsidR="00C20DD0" w:rsidRDefault="00C20DD0" w:rsidP="00C46A92">
            <w:pPr>
              <w:rPr>
                <w:rFonts w:cs="Arial"/>
                <w:i/>
                <w:szCs w:val="20"/>
              </w:rPr>
            </w:pPr>
            <w:r>
              <w:rPr>
                <w:rFonts w:cs="Arial"/>
                <w:i/>
                <w:szCs w:val="20"/>
              </w:rPr>
              <w:t>Saknar motsvarighet i V-TIM 2.2</w:t>
            </w:r>
          </w:p>
        </w:tc>
        <w:tc>
          <w:tcPr>
            <w:tcW w:w="3827" w:type="dxa"/>
          </w:tcPr>
          <w:p w14:paraId="40BF20AB"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7F551337" w14:textId="77777777" w:rsidR="00C20DD0" w:rsidRDefault="00C20DD0" w:rsidP="00C46A92">
            <w:pPr>
              <w:rPr>
                <w:rFonts w:cs="Arial"/>
                <w:i/>
                <w:szCs w:val="20"/>
              </w:rPr>
            </w:pPr>
            <w:r>
              <w:rPr>
                <w:rFonts w:cs="Arial"/>
                <w:i/>
                <w:szCs w:val="20"/>
              </w:rPr>
              <w:t>Saknar motsvarighet</w:t>
            </w:r>
          </w:p>
          <w:p w14:paraId="7DCF0FAD" w14:textId="77777777" w:rsidR="00C20DD0" w:rsidRDefault="00C20DD0" w:rsidP="00C46A92">
            <w:pPr>
              <w:rPr>
                <w:rFonts w:cs="Arial"/>
                <w:i/>
                <w:szCs w:val="20"/>
              </w:rPr>
            </w:pPr>
          </w:p>
          <w:p w14:paraId="0B9952DE" w14:textId="77777777" w:rsidR="00C20DD0" w:rsidRDefault="00C20DD0" w:rsidP="00C46A92">
            <w:pPr>
              <w:rPr>
                <w:rFonts w:cs="Arial"/>
                <w:i/>
                <w:szCs w:val="20"/>
              </w:rPr>
            </w:pPr>
            <w:r>
              <w:rPr>
                <w:rFonts w:cs="Arial"/>
                <w:i/>
                <w:szCs w:val="20"/>
              </w:rPr>
              <w:t>I V-MIM</w:t>
            </w:r>
          </w:p>
          <w:p w14:paraId="140CBB3C" w14:textId="77777777" w:rsidR="00C20DD0" w:rsidRPr="00EE04D9" w:rsidRDefault="00C20DD0" w:rsidP="00C46A92">
            <w:pPr>
              <w:rPr>
                <w:rFonts w:cs="Arial"/>
                <w:szCs w:val="20"/>
              </w:rPr>
            </w:pPr>
            <w:r>
              <w:rPr>
                <w:rFonts w:cs="Arial"/>
                <w:szCs w:val="20"/>
              </w:rPr>
              <w:t>Källsystem.id</w:t>
            </w:r>
          </w:p>
        </w:tc>
      </w:tr>
      <w:tr w:rsidR="00C20DD0" w:rsidRPr="00410CFC" w14:paraId="1DF7062A" w14:textId="77777777" w:rsidTr="00C46A92">
        <w:trPr>
          <w:trHeight w:val="397"/>
        </w:trPr>
        <w:tc>
          <w:tcPr>
            <w:tcW w:w="3238" w:type="dxa"/>
            <w:vAlign w:val="center"/>
          </w:tcPr>
          <w:p w14:paraId="53BC8A0F" w14:textId="307ED029" w:rsidR="00C20DD0" w:rsidRPr="006B6D62" w:rsidRDefault="0002514F" w:rsidP="00C46A92">
            <w:r>
              <w:t>Activity</w:t>
            </w:r>
            <w:r w:rsidR="00C20DD0" w:rsidRPr="006B6D62">
              <w:t>.id</w:t>
            </w:r>
          </w:p>
        </w:tc>
        <w:tc>
          <w:tcPr>
            <w:tcW w:w="3533" w:type="dxa"/>
            <w:vAlign w:val="center"/>
          </w:tcPr>
          <w:p w14:paraId="03093393" w14:textId="77777777" w:rsidR="00C20DD0" w:rsidRPr="00531C72" w:rsidRDefault="00C20DD0" w:rsidP="00C46A92">
            <w:pPr>
              <w:rPr>
                <w:rFonts w:cs="Arial"/>
                <w:szCs w:val="20"/>
              </w:rPr>
            </w:pPr>
            <w:r>
              <w:rPr>
                <w:rFonts w:cs="Arial"/>
                <w:i/>
                <w:szCs w:val="20"/>
              </w:rPr>
              <w:t>Saknar motsvarighet i V-TIM 2.2 (observation i NI motsvarar flera klasser i V-TIM 2.2)</w:t>
            </w:r>
          </w:p>
        </w:tc>
        <w:tc>
          <w:tcPr>
            <w:tcW w:w="3827" w:type="dxa"/>
          </w:tcPr>
          <w:p w14:paraId="130C44E1" w14:textId="77777777" w:rsidR="00C20DD0" w:rsidRPr="00EE04D9" w:rsidRDefault="00C20DD0" w:rsidP="00C46A92">
            <w:pPr>
              <w:rPr>
                <w:rFonts w:cs="Arial"/>
                <w:szCs w:val="20"/>
              </w:rPr>
            </w:pPr>
            <w:r w:rsidRPr="00EE04D9">
              <w:rPr>
                <w:rFonts w:cs="Arial"/>
                <w:szCs w:val="20"/>
              </w:rPr>
              <w:t>Uppgift i patientjournal.</w:t>
            </w:r>
            <w:r>
              <w:rPr>
                <w:rFonts w:cs="Arial"/>
                <w:szCs w:val="20"/>
              </w:rPr>
              <w:t>i</w:t>
            </w:r>
            <w:r w:rsidRPr="00EE04D9">
              <w:rPr>
                <w:rFonts w:cs="Arial"/>
                <w:szCs w:val="20"/>
              </w:rPr>
              <w:t>d</w:t>
            </w:r>
          </w:p>
          <w:p w14:paraId="58BB213D" w14:textId="77777777" w:rsidR="00C20DD0" w:rsidRDefault="00C20DD0" w:rsidP="00C46A92">
            <w:pPr>
              <w:rPr>
                <w:rFonts w:cs="Arial"/>
                <w:szCs w:val="20"/>
              </w:rPr>
            </w:pPr>
          </w:p>
        </w:tc>
      </w:tr>
      <w:tr w:rsidR="00C20DD0" w:rsidRPr="00410CFC" w14:paraId="38DB4511" w14:textId="77777777" w:rsidTr="00C46A92">
        <w:trPr>
          <w:trHeight w:val="397"/>
        </w:trPr>
        <w:tc>
          <w:tcPr>
            <w:tcW w:w="3238" w:type="dxa"/>
            <w:vAlign w:val="center"/>
          </w:tcPr>
          <w:p w14:paraId="28B44D67" w14:textId="4D16C9A9" w:rsidR="00C20DD0" w:rsidRPr="006B6D62" w:rsidRDefault="0002514F" w:rsidP="00C46A92">
            <w:proofErr w:type="spellStart"/>
            <w:r>
              <w:t>Activity</w:t>
            </w:r>
            <w:r w:rsidR="00C20DD0" w:rsidRPr="006B6D62">
              <w:t>.</w:t>
            </w:r>
            <w:r w:rsidR="00C20DD0">
              <w:t>type</w:t>
            </w:r>
            <w:proofErr w:type="spellEnd"/>
          </w:p>
        </w:tc>
        <w:tc>
          <w:tcPr>
            <w:tcW w:w="3533" w:type="dxa"/>
            <w:vAlign w:val="center"/>
          </w:tcPr>
          <w:p w14:paraId="280A4196" w14:textId="77777777" w:rsidR="00C20DD0" w:rsidRDefault="00C20DD0" w:rsidP="00C46A92">
            <w:pPr>
              <w:rPr>
                <w:rFonts w:cs="Arial"/>
                <w:i/>
                <w:szCs w:val="20"/>
              </w:rPr>
            </w:pPr>
            <w:r>
              <w:rPr>
                <w:rFonts w:cs="Arial"/>
                <w:i/>
                <w:szCs w:val="20"/>
              </w:rPr>
              <w:t>Saknar motsvarighet i V-TIM 2.2</w:t>
            </w:r>
          </w:p>
          <w:p w14:paraId="2C82D0D0" w14:textId="77777777" w:rsidR="00C20DD0" w:rsidRPr="00531C72" w:rsidRDefault="00C20DD0" w:rsidP="00C46A92">
            <w:pPr>
              <w:rPr>
                <w:szCs w:val="20"/>
              </w:rPr>
            </w:pPr>
            <w:r>
              <w:rPr>
                <w:rFonts w:cs="Arial"/>
                <w:i/>
                <w:szCs w:val="20"/>
              </w:rPr>
              <w:t>(observation i NI motsvarar flera klasser i V-TIM 2.2)</w:t>
            </w:r>
          </w:p>
        </w:tc>
        <w:tc>
          <w:tcPr>
            <w:tcW w:w="3827" w:type="dxa"/>
          </w:tcPr>
          <w:p w14:paraId="319193AE" w14:textId="3E061FF8" w:rsidR="00C20DD0" w:rsidRDefault="0002514F" w:rsidP="0002514F">
            <w:pPr>
              <w:rPr>
                <w:rFonts w:cs="Arial"/>
                <w:szCs w:val="20"/>
              </w:rPr>
            </w:pPr>
            <w:proofErr w:type="spellStart"/>
            <w:r>
              <w:rPr>
                <w:rFonts w:cs="Arial"/>
                <w:szCs w:val="20"/>
              </w:rPr>
              <w:t>Aktivitet</w:t>
            </w:r>
            <w:r w:rsidR="00C20DD0">
              <w:rPr>
                <w:rFonts w:cs="Arial"/>
                <w:szCs w:val="20"/>
              </w:rPr>
              <w:t>.</w:t>
            </w:r>
            <w:r>
              <w:rPr>
                <w:rFonts w:cs="Arial"/>
                <w:szCs w:val="20"/>
              </w:rPr>
              <w:t>kod</w:t>
            </w:r>
            <w:proofErr w:type="spellEnd"/>
          </w:p>
        </w:tc>
      </w:tr>
      <w:tr w:rsidR="00C20DD0" w:rsidRPr="00410CFC" w14:paraId="70140BC0" w14:textId="77777777" w:rsidTr="00C46A92">
        <w:trPr>
          <w:trHeight w:val="397"/>
        </w:trPr>
        <w:tc>
          <w:tcPr>
            <w:tcW w:w="3238" w:type="dxa"/>
            <w:vAlign w:val="center"/>
          </w:tcPr>
          <w:p w14:paraId="4EF56242" w14:textId="158C1A4A" w:rsidR="00C20DD0" w:rsidRPr="006B6D62" w:rsidRDefault="0002514F" w:rsidP="00C46A92">
            <w:proofErr w:type="spellStart"/>
            <w:r>
              <w:t>Activity</w:t>
            </w:r>
            <w:r w:rsidR="00C20DD0">
              <w:t>.status</w:t>
            </w:r>
            <w:proofErr w:type="spellEnd"/>
          </w:p>
        </w:tc>
        <w:tc>
          <w:tcPr>
            <w:tcW w:w="3533" w:type="dxa"/>
            <w:vAlign w:val="center"/>
          </w:tcPr>
          <w:p w14:paraId="36C769F3" w14:textId="77777777" w:rsidR="00C20DD0" w:rsidRPr="00A22A4C" w:rsidRDefault="00C20DD0" w:rsidP="00C46A92">
            <w:pPr>
              <w:rPr>
                <w:rFonts w:cs="Arial"/>
                <w:i/>
                <w:szCs w:val="20"/>
              </w:rPr>
            </w:pPr>
            <w:r w:rsidRPr="00A22A4C">
              <w:rPr>
                <w:rFonts w:cs="Arial"/>
                <w:i/>
                <w:szCs w:val="20"/>
              </w:rPr>
              <w:t>Saknar motsvarighet i V-TIM 2.2</w:t>
            </w:r>
          </w:p>
          <w:p w14:paraId="1B385F4E" w14:textId="77777777" w:rsidR="00C20DD0" w:rsidRDefault="00C20DD0" w:rsidP="00C46A92">
            <w:pPr>
              <w:rPr>
                <w:rFonts w:cs="Arial"/>
                <w:i/>
                <w:szCs w:val="20"/>
              </w:rPr>
            </w:pPr>
            <w:r w:rsidRPr="00A22A4C">
              <w:rPr>
                <w:rFonts w:cs="Arial"/>
                <w:i/>
                <w:szCs w:val="20"/>
              </w:rPr>
              <w:t>(observation i NI motsvarar flera klasser i V-TIM 2.2)</w:t>
            </w:r>
          </w:p>
        </w:tc>
        <w:tc>
          <w:tcPr>
            <w:tcW w:w="3827" w:type="dxa"/>
          </w:tcPr>
          <w:p w14:paraId="5CACE683" w14:textId="50D8A5C5" w:rsidR="00C20DD0" w:rsidRDefault="0002514F" w:rsidP="00C46A92">
            <w:pPr>
              <w:rPr>
                <w:rFonts w:cs="Arial"/>
                <w:szCs w:val="20"/>
              </w:rPr>
            </w:pPr>
            <w:proofErr w:type="spellStart"/>
            <w:r>
              <w:rPr>
                <w:rFonts w:cs="Arial"/>
                <w:szCs w:val="20"/>
              </w:rPr>
              <w:t>Aktivitet</w:t>
            </w:r>
            <w:r w:rsidR="00C20DD0">
              <w:rPr>
                <w:rFonts w:cs="Arial"/>
                <w:szCs w:val="20"/>
              </w:rPr>
              <w:t>.status</w:t>
            </w:r>
            <w:proofErr w:type="spellEnd"/>
          </w:p>
        </w:tc>
      </w:tr>
      <w:tr w:rsidR="00C20DD0" w:rsidRPr="00410CFC" w14:paraId="7547E224" w14:textId="77777777" w:rsidTr="00C46A92">
        <w:trPr>
          <w:trHeight w:val="397"/>
        </w:trPr>
        <w:tc>
          <w:tcPr>
            <w:tcW w:w="3238" w:type="dxa"/>
            <w:vAlign w:val="center"/>
          </w:tcPr>
          <w:p w14:paraId="4C13AEA0" w14:textId="51346ECF" w:rsidR="00C20DD0" w:rsidRPr="006B6D62" w:rsidRDefault="0002514F" w:rsidP="00C46A92">
            <w:proofErr w:type="spellStart"/>
            <w:r>
              <w:t>Activity</w:t>
            </w:r>
            <w:r w:rsidR="00C20DD0" w:rsidRPr="006B6D62">
              <w:t>.time</w:t>
            </w:r>
            <w:proofErr w:type="spellEnd"/>
          </w:p>
        </w:tc>
        <w:tc>
          <w:tcPr>
            <w:tcW w:w="3533" w:type="dxa"/>
            <w:vAlign w:val="center"/>
          </w:tcPr>
          <w:p w14:paraId="2A1EFCEE" w14:textId="77777777" w:rsidR="00C20DD0" w:rsidRDefault="00C20DD0" w:rsidP="00C46A92">
            <w:pPr>
              <w:rPr>
                <w:rFonts w:cs="Arial"/>
                <w:i/>
                <w:szCs w:val="20"/>
              </w:rPr>
            </w:pPr>
            <w:r>
              <w:rPr>
                <w:rFonts w:cs="Arial"/>
                <w:i/>
                <w:szCs w:val="20"/>
              </w:rPr>
              <w:t>Saknar motsvarighet i V-TIM 2.2</w:t>
            </w:r>
          </w:p>
          <w:p w14:paraId="01D9F0E9" w14:textId="77777777" w:rsidR="00C20DD0" w:rsidRPr="004709E5" w:rsidRDefault="00C20DD0" w:rsidP="00C46A92">
            <w:pPr>
              <w:rPr>
                <w:rFonts w:cs="Arial"/>
                <w:spacing w:val="-1"/>
                <w:szCs w:val="20"/>
              </w:rPr>
            </w:pPr>
            <w:r>
              <w:rPr>
                <w:rFonts w:cs="Arial"/>
                <w:i/>
                <w:szCs w:val="20"/>
              </w:rPr>
              <w:t>(observation i NI motsvarar flera klasser i V-TIM 2.2)</w:t>
            </w:r>
          </w:p>
        </w:tc>
        <w:tc>
          <w:tcPr>
            <w:tcW w:w="3827" w:type="dxa"/>
          </w:tcPr>
          <w:p w14:paraId="20FBC1D6" w14:textId="7304319F" w:rsidR="00C20DD0" w:rsidRDefault="0002514F" w:rsidP="00C46A92">
            <w:pPr>
              <w:rPr>
                <w:rFonts w:cs="Arial"/>
                <w:szCs w:val="20"/>
              </w:rPr>
            </w:pPr>
            <w:proofErr w:type="spellStart"/>
            <w:r>
              <w:rPr>
                <w:rFonts w:cs="Arial"/>
                <w:szCs w:val="20"/>
              </w:rPr>
              <w:t>Aktivitet</w:t>
            </w:r>
            <w:r w:rsidR="00C20DD0">
              <w:rPr>
                <w:rFonts w:cs="Arial"/>
                <w:szCs w:val="20"/>
              </w:rPr>
              <w:t>.tid</w:t>
            </w:r>
            <w:proofErr w:type="spellEnd"/>
          </w:p>
        </w:tc>
      </w:tr>
      <w:tr w:rsidR="00C20DD0" w:rsidRPr="00410CFC" w14:paraId="1F49574B" w14:textId="77777777" w:rsidTr="00C46A92">
        <w:trPr>
          <w:trHeight w:val="397"/>
        </w:trPr>
        <w:tc>
          <w:tcPr>
            <w:tcW w:w="3238" w:type="dxa"/>
            <w:vAlign w:val="center"/>
          </w:tcPr>
          <w:p w14:paraId="61BB8725" w14:textId="2ECBE30D" w:rsidR="00C20DD0" w:rsidRPr="006B6D62" w:rsidRDefault="0002514F" w:rsidP="00C46A92">
            <w:proofErr w:type="spellStart"/>
            <w:r>
              <w:t>Activity</w:t>
            </w:r>
            <w:r w:rsidR="00C20DD0" w:rsidRPr="006B6D62">
              <w:t>.method</w:t>
            </w:r>
            <w:proofErr w:type="spellEnd"/>
          </w:p>
        </w:tc>
        <w:tc>
          <w:tcPr>
            <w:tcW w:w="3533" w:type="dxa"/>
            <w:vAlign w:val="center"/>
          </w:tcPr>
          <w:p w14:paraId="723C913F" w14:textId="77777777" w:rsidR="00C20DD0" w:rsidRDefault="00C20DD0" w:rsidP="00C46A92">
            <w:pPr>
              <w:rPr>
                <w:rFonts w:cs="Arial"/>
                <w:i/>
                <w:szCs w:val="20"/>
              </w:rPr>
            </w:pPr>
            <w:r>
              <w:rPr>
                <w:rFonts w:cs="Arial"/>
                <w:i/>
                <w:szCs w:val="20"/>
              </w:rPr>
              <w:t>Saknar motsvarighet i V-TIM 2.2</w:t>
            </w:r>
          </w:p>
          <w:p w14:paraId="189D12ED" w14:textId="77777777" w:rsidR="00C20DD0" w:rsidRPr="00B678F4" w:rsidRDefault="00C20DD0" w:rsidP="00C46A92">
            <w:pPr>
              <w:rPr>
                <w:rFonts w:cs="Arial"/>
                <w:i/>
                <w:szCs w:val="20"/>
              </w:rPr>
            </w:pPr>
            <w:r>
              <w:rPr>
                <w:rFonts w:cs="Arial"/>
                <w:i/>
                <w:szCs w:val="20"/>
              </w:rPr>
              <w:t>(observation i NI motsvarar flera klasser i V-TIM 2.2)</w:t>
            </w:r>
          </w:p>
        </w:tc>
        <w:tc>
          <w:tcPr>
            <w:tcW w:w="3827" w:type="dxa"/>
          </w:tcPr>
          <w:p w14:paraId="3D4871FA" w14:textId="64C10D69" w:rsidR="00C20DD0" w:rsidRPr="008028A4" w:rsidRDefault="0002514F" w:rsidP="00C46A92">
            <w:pPr>
              <w:rPr>
                <w:rFonts w:cs="Arial"/>
                <w:szCs w:val="20"/>
              </w:rPr>
            </w:pPr>
            <w:proofErr w:type="spellStart"/>
            <w:r>
              <w:rPr>
                <w:rFonts w:cs="Arial"/>
                <w:szCs w:val="20"/>
              </w:rPr>
              <w:t>Aktivitet</w:t>
            </w:r>
            <w:r w:rsidR="00C20DD0">
              <w:rPr>
                <w:rFonts w:cs="Arial"/>
                <w:szCs w:val="20"/>
              </w:rPr>
              <w:t>.metod</w:t>
            </w:r>
            <w:proofErr w:type="spellEnd"/>
          </w:p>
        </w:tc>
      </w:tr>
      <w:tr w:rsidR="00C20DD0" w:rsidRPr="00410CFC" w14:paraId="3CED92B5" w14:textId="77777777" w:rsidTr="00C46A92">
        <w:trPr>
          <w:trHeight w:val="397"/>
        </w:trPr>
        <w:tc>
          <w:tcPr>
            <w:tcW w:w="3238" w:type="dxa"/>
            <w:vAlign w:val="center"/>
          </w:tcPr>
          <w:p w14:paraId="4CFFB09F" w14:textId="5C092838" w:rsidR="00C20DD0" w:rsidRPr="006B6D62" w:rsidRDefault="0002514F" w:rsidP="00C46A92">
            <w:proofErr w:type="spellStart"/>
            <w:r>
              <w:t>Activity</w:t>
            </w:r>
            <w:r w:rsidR="00C20DD0" w:rsidRPr="006B6D62">
              <w:t>.</w:t>
            </w:r>
            <w:r w:rsidR="00C20DD0">
              <w:t>targetSite</w:t>
            </w:r>
            <w:proofErr w:type="spellEnd"/>
          </w:p>
        </w:tc>
        <w:tc>
          <w:tcPr>
            <w:tcW w:w="3533" w:type="dxa"/>
            <w:vAlign w:val="center"/>
          </w:tcPr>
          <w:p w14:paraId="082798CF" w14:textId="77777777" w:rsidR="00C20DD0" w:rsidRDefault="00C20DD0" w:rsidP="00C46A92">
            <w:pPr>
              <w:rPr>
                <w:rFonts w:cs="Arial"/>
                <w:i/>
                <w:szCs w:val="20"/>
              </w:rPr>
            </w:pPr>
            <w:r>
              <w:rPr>
                <w:rFonts w:cs="Arial"/>
                <w:i/>
                <w:szCs w:val="20"/>
              </w:rPr>
              <w:t>Saknar motsvarighet i V-TIM 2.2</w:t>
            </w:r>
          </w:p>
          <w:p w14:paraId="721DF6E4" w14:textId="77777777" w:rsidR="00C20DD0" w:rsidRPr="00A1369D" w:rsidRDefault="00C20DD0" w:rsidP="00C46A92">
            <w:pPr>
              <w:rPr>
                <w:szCs w:val="20"/>
              </w:rPr>
            </w:pPr>
            <w:r>
              <w:rPr>
                <w:rFonts w:cs="Arial"/>
                <w:i/>
                <w:szCs w:val="20"/>
              </w:rPr>
              <w:t>(observation i NI motsvarar flera klasser i V-TIM 2.2)</w:t>
            </w:r>
          </w:p>
        </w:tc>
        <w:tc>
          <w:tcPr>
            <w:tcW w:w="3827" w:type="dxa"/>
          </w:tcPr>
          <w:p w14:paraId="029583CA" w14:textId="04C9473E" w:rsidR="00C20DD0" w:rsidRDefault="0002514F" w:rsidP="00C46A92">
            <w:pPr>
              <w:rPr>
                <w:szCs w:val="20"/>
              </w:rPr>
            </w:pPr>
            <w:proofErr w:type="spellStart"/>
            <w:r>
              <w:rPr>
                <w:rFonts w:cs="Arial"/>
                <w:szCs w:val="20"/>
              </w:rPr>
              <w:t>Aktivitet</w:t>
            </w:r>
            <w:r w:rsidR="00C20DD0">
              <w:rPr>
                <w:szCs w:val="20"/>
              </w:rPr>
              <w:t>.lokalisation</w:t>
            </w:r>
            <w:proofErr w:type="spellEnd"/>
          </w:p>
        </w:tc>
      </w:tr>
      <w:tr w:rsidR="00C20DD0" w:rsidRPr="00410CFC" w14:paraId="36F94544" w14:textId="77777777" w:rsidTr="00C46A92">
        <w:trPr>
          <w:trHeight w:val="397"/>
        </w:trPr>
        <w:tc>
          <w:tcPr>
            <w:tcW w:w="3238" w:type="dxa"/>
            <w:vAlign w:val="center"/>
          </w:tcPr>
          <w:p w14:paraId="0121F7B0" w14:textId="5980D20D" w:rsidR="00C20DD0" w:rsidRPr="006B6D62" w:rsidRDefault="0002514F" w:rsidP="0002514F">
            <w:proofErr w:type="spellStart"/>
            <w:r w:rsidRPr="0002514F">
              <w:rPr>
                <w:highlight w:val="yellow"/>
              </w:rPr>
              <w:t>Activity</w:t>
            </w:r>
            <w:r w:rsidR="00C20DD0" w:rsidRPr="0002514F">
              <w:rPr>
                <w:highlight w:val="yellow"/>
              </w:rPr>
              <w:t>.valueNegation</w:t>
            </w:r>
            <w:proofErr w:type="spellEnd"/>
          </w:p>
        </w:tc>
        <w:tc>
          <w:tcPr>
            <w:tcW w:w="3533" w:type="dxa"/>
            <w:vAlign w:val="center"/>
          </w:tcPr>
          <w:p w14:paraId="0F27BB76"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24F4AE8" w14:textId="25FA4EEA" w:rsidR="00C20DD0" w:rsidRPr="00B677FA" w:rsidRDefault="0002514F" w:rsidP="00C46A92">
            <w:pPr>
              <w:rPr>
                <w:rFonts w:cs="Arial"/>
                <w:szCs w:val="20"/>
              </w:rPr>
            </w:pPr>
            <w:proofErr w:type="spellStart"/>
            <w:r>
              <w:rPr>
                <w:rFonts w:cs="Arial"/>
                <w:szCs w:val="20"/>
              </w:rPr>
              <w:t>Aktivitet</w:t>
            </w:r>
            <w:r w:rsidR="00C20DD0">
              <w:rPr>
                <w:rFonts w:cs="Arial"/>
                <w:szCs w:val="20"/>
              </w:rPr>
              <w:t>.negation</w:t>
            </w:r>
            <w:proofErr w:type="spellEnd"/>
          </w:p>
        </w:tc>
      </w:tr>
      <w:tr w:rsidR="00C20DD0" w:rsidRPr="00410CFC" w14:paraId="7D9810D7" w14:textId="77777777" w:rsidTr="00C46A92">
        <w:trPr>
          <w:trHeight w:val="397"/>
        </w:trPr>
        <w:tc>
          <w:tcPr>
            <w:tcW w:w="3238" w:type="dxa"/>
            <w:vAlign w:val="center"/>
          </w:tcPr>
          <w:p w14:paraId="13E30C86" w14:textId="0B299D63" w:rsidR="00C20DD0" w:rsidRPr="006B6D62" w:rsidRDefault="002C164A" w:rsidP="00C46A92">
            <w:proofErr w:type="spellStart"/>
            <w:r w:rsidRPr="0002514F">
              <w:rPr>
                <w:highlight w:val="yellow"/>
              </w:rPr>
              <w:t>Activity</w:t>
            </w:r>
            <w:r w:rsidR="00C20DD0" w:rsidRPr="006B6D62">
              <w:t>.description</w:t>
            </w:r>
            <w:proofErr w:type="spellEnd"/>
          </w:p>
        </w:tc>
        <w:tc>
          <w:tcPr>
            <w:tcW w:w="3533" w:type="dxa"/>
            <w:vAlign w:val="center"/>
          </w:tcPr>
          <w:p w14:paraId="08643611" w14:textId="77777777" w:rsidR="00C20DD0" w:rsidRDefault="00C20DD0" w:rsidP="00C46A92">
            <w:pPr>
              <w:rPr>
                <w:rFonts w:cs="Arial"/>
                <w:i/>
                <w:szCs w:val="20"/>
              </w:rPr>
            </w:pPr>
            <w:r>
              <w:rPr>
                <w:rFonts w:cs="Arial"/>
                <w:i/>
                <w:szCs w:val="20"/>
              </w:rPr>
              <w:t>Saknar motsvarighet i V-TIM 2.2</w:t>
            </w:r>
          </w:p>
          <w:p w14:paraId="077AE54C" w14:textId="77777777" w:rsidR="00C20DD0" w:rsidRPr="004709E5" w:rsidRDefault="00C20DD0" w:rsidP="00C46A92">
            <w:pPr>
              <w:rPr>
                <w:rFonts w:cs="Arial"/>
                <w:spacing w:val="-1"/>
                <w:szCs w:val="20"/>
              </w:rPr>
            </w:pPr>
            <w:r>
              <w:rPr>
                <w:rFonts w:cs="Arial"/>
                <w:i/>
                <w:szCs w:val="20"/>
              </w:rPr>
              <w:t>(observation i NI motsvarar flera klasser i V-TIM 2.2)</w:t>
            </w:r>
          </w:p>
        </w:tc>
        <w:tc>
          <w:tcPr>
            <w:tcW w:w="3827" w:type="dxa"/>
          </w:tcPr>
          <w:p w14:paraId="10BB5427" w14:textId="32C9A31C" w:rsidR="00C20DD0" w:rsidRDefault="002C164A" w:rsidP="00C46A92">
            <w:pPr>
              <w:rPr>
                <w:rFonts w:cs="Arial"/>
                <w:szCs w:val="20"/>
              </w:rPr>
            </w:pPr>
            <w:proofErr w:type="spellStart"/>
            <w:r>
              <w:rPr>
                <w:rFonts w:cs="Arial"/>
                <w:szCs w:val="20"/>
              </w:rPr>
              <w:t>v</w:t>
            </w:r>
            <w:r w:rsidR="00C20DD0">
              <w:rPr>
                <w:rFonts w:cs="Arial"/>
                <w:szCs w:val="20"/>
              </w:rPr>
              <w:t>.beskrivning</w:t>
            </w:r>
            <w:proofErr w:type="spellEnd"/>
          </w:p>
        </w:tc>
      </w:tr>
      <w:tr w:rsidR="00C20DD0" w:rsidRPr="00410CFC" w14:paraId="5D7EC13D" w14:textId="77777777" w:rsidTr="00C46A92">
        <w:trPr>
          <w:trHeight w:val="397"/>
        </w:trPr>
        <w:tc>
          <w:tcPr>
            <w:tcW w:w="3238" w:type="dxa"/>
            <w:vAlign w:val="center"/>
          </w:tcPr>
          <w:p w14:paraId="4DCAFC8B" w14:textId="4940D517" w:rsidR="00C20DD0" w:rsidRPr="006B6D62" w:rsidRDefault="002C164A" w:rsidP="00C46A92">
            <w:proofErr w:type="spellStart"/>
            <w:r w:rsidRPr="0002514F">
              <w:rPr>
                <w:highlight w:val="yellow"/>
              </w:rPr>
              <w:t>Activity</w:t>
            </w:r>
            <w:proofErr w:type="gramStart"/>
            <w:r w:rsidR="00C20DD0">
              <w:t>.RegistrationTime</w:t>
            </w:r>
            <w:proofErr w:type="spellEnd"/>
            <w:proofErr w:type="gramEnd"/>
          </w:p>
        </w:tc>
        <w:tc>
          <w:tcPr>
            <w:tcW w:w="3533" w:type="dxa"/>
            <w:vAlign w:val="center"/>
          </w:tcPr>
          <w:p w14:paraId="7F4744D2" w14:textId="77777777" w:rsidR="00C20DD0" w:rsidRDefault="00C20DD0" w:rsidP="00C46A92">
            <w:pPr>
              <w:rPr>
                <w:rFonts w:cs="Arial"/>
                <w:i/>
                <w:szCs w:val="20"/>
              </w:rPr>
            </w:pPr>
            <w:r>
              <w:rPr>
                <w:rFonts w:cs="Arial"/>
                <w:i/>
                <w:szCs w:val="20"/>
              </w:rPr>
              <w:t>Saknar motsvarighet i V-TIM 2.2</w:t>
            </w:r>
          </w:p>
        </w:tc>
        <w:tc>
          <w:tcPr>
            <w:tcW w:w="3827" w:type="dxa"/>
          </w:tcPr>
          <w:p w14:paraId="6C2834CE" w14:textId="77777777" w:rsidR="00C20DD0" w:rsidRDefault="00C20DD0" w:rsidP="00C46A92">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C20DD0" w:rsidRPr="00410CFC" w14:paraId="3627FF7D" w14:textId="77777777" w:rsidTr="00C46A92">
        <w:trPr>
          <w:trHeight w:val="397"/>
        </w:trPr>
        <w:tc>
          <w:tcPr>
            <w:tcW w:w="3238" w:type="dxa"/>
            <w:vAlign w:val="center"/>
          </w:tcPr>
          <w:p w14:paraId="62C82B7B" w14:textId="29645256" w:rsidR="00C20DD0" w:rsidRPr="006B6D62" w:rsidRDefault="002C164A" w:rsidP="00C46A92">
            <w:proofErr w:type="spellStart"/>
            <w:r w:rsidRPr="0002514F">
              <w:rPr>
                <w:highlight w:val="yellow"/>
              </w:rPr>
              <w:t>Activity</w:t>
            </w:r>
            <w:r w:rsidR="00C20DD0">
              <w:t>.approvedForPatient</w:t>
            </w:r>
            <w:proofErr w:type="spellEnd"/>
          </w:p>
        </w:tc>
        <w:tc>
          <w:tcPr>
            <w:tcW w:w="3533" w:type="dxa"/>
            <w:vAlign w:val="center"/>
          </w:tcPr>
          <w:p w14:paraId="34390439" w14:textId="77777777" w:rsidR="00C20DD0" w:rsidRDefault="00C20DD0" w:rsidP="00C46A92">
            <w:pPr>
              <w:rPr>
                <w:rFonts w:cs="Arial"/>
                <w:szCs w:val="20"/>
              </w:rPr>
            </w:pPr>
            <w:r>
              <w:rPr>
                <w:rFonts w:cs="Arial"/>
                <w:i/>
                <w:szCs w:val="20"/>
              </w:rPr>
              <w:t>Saknar motsvarighet i V-TIM 2.2</w:t>
            </w:r>
          </w:p>
        </w:tc>
        <w:tc>
          <w:tcPr>
            <w:tcW w:w="3827" w:type="dxa"/>
          </w:tcPr>
          <w:p w14:paraId="0A63BFD3"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2FC2AF36" w14:textId="77777777" w:rsidR="00C20DD0" w:rsidRDefault="00C20DD0" w:rsidP="00C46A92">
            <w:pPr>
              <w:rPr>
                <w:rFonts w:cs="Arial"/>
                <w:i/>
                <w:szCs w:val="20"/>
              </w:rPr>
            </w:pPr>
            <w:r>
              <w:rPr>
                <w:rFonts w:cs="Arial"/>
                <w:i/>
                <w:szCs w:val="20"/>
              </w:rPr>
              <w:t>Saknar motsvarighet</w:t>
            </w:r>
          </w:p>
          <w:p w14:paraId="5AC86EE0" w14:textId="77777777" w:rsidR="00C20DD0" w:rsidRDefault="00C20DD0" w:rsidP="00C46A92">
            <w:pPr>
              <w:rPr>
                <w:rFonts w:cs="Arial"/>
                <w:i/>
                <w:szCs w:val="20"/>
              </w:rPr>
            </w:pPr>
          </w:p>
          <w:p w14:paraId="5652736C" w14:textId="77777777" w:rsidR="00C20DD0" w:rsidRDefault="00C20DD0" w:rsidP="00C46A92">
            <w:pPr>
              <w:rPr>
                <w:rFonts w:cs="Arial"/>
                <w:i/>
                <w:szCs w:val="20"/>
              </w:rPr>
            </w:pPr>
            <w:r>
              <w:rPr>
                <w:rFonts w:cs="Arial"/>
                <w:i/>
                <w:szCs w:val="20"/>
              </w:rPr>
              <w:t>I V-MIM</w:t>
            </w:r>
          </w:p>
          <w:p w14:paraId="3422CD3A" w14:textId="77777777" w:rsidR="00C20DD0" w:rsidRPr="008028A4" w:rsidRDefault="00C20DD0" w:rsidP="00C46A92">
            <w:pPr>
              <w:rPr>
                <w:rFonts w:cs="Arial"/>
                <w:szCs w:val="20"/>
              </w:rPr>
            </w:pPr>
            <w:r>
              <w:rPr>
                <w:rFonts w:cs="Arial"/>
                <w:szCs w:val="20"/>
              </w:rPr>
              <w:lastRenderedPageBreak/>
              <w:t xml:space="preserve">Uppgift i </w:t>
            </w:r>
            <w:proofErr w:type="spellStart"/>
            <w:r>
              <w:rPr>
                <w:rFonts w:cs="Arial"/>
                <w:szCs w:val="20"/>
              </w:rPr>
              <w:t>patientjournal.godkändFörUtlämnandeTillPatient</w:t>
            </w:r>
            <w:proofErr w:type="spellEnd"/>
          </w:p>
        </w:tc>
      </w:tr>
      <w:tr w:rsidR="00C20DD0" w:rsidRPr="00410CFC" w14:paraId="3CBAB342" w14:textId="77777777" w:rsidTr="00C46A92">
        <w:trPr>
          <w:trHeight w:val="397"/>
        </w:trPr>
        <w:tc>
          <w:tcPr>
            <w:tcW w:w="3238" w:type="dxa"/>
            <w:vAlign w:val="center"/>
          </w:tcPr>
          <w:p w14:paraId="37813AF3" w14:textId="77777777" w:rsidR="00C20DD0" w:rsidRPr="006B6D62" w:rsidRDefault="00C20DD0" w:rsidP="00C46A92">
            <w:r>
              <w:lastRenderedPageBreak/>
              <w:t>Location.id</w:t>
            </w:r>
          </w:p>
        </w:tc>
        <w:tc>
          <w:tcPr>
            <w:tcW w:w="3533" w:type="dxa"/>
            <w:vAlign w:val="center"/>
          </w:tcPr>
          <w:p w14:paraId="73BF3C43" w14:textId="77777777" w:rsidR="00C20DD0" w:rsidRPr="004709E5" w:rsidRDefault="00C20DD0" w:rsidP="00C46A92">
            <w:pPr>
              <w:rPr>
                <w:rFonts w:cs="Arial"/>
                <w:szCs w:val="20"/>
              </w:rPr>
            </w:pPr>
            <w:r>
              <w:rPr>
                <w:rFonts w:cs="Arial"/>
                <w:i/>
                <w:szCs w:val="20"/>
              </w:rPr>
              <w:t>Saknar motsvarighet i V-TIM 2.2</w:t>
            </w:r>
          </w:p>
        </w:tc>
        <w:tc>
          <w:tcPr>
            <w:tcW w:w="3827" w:type="dxa"/>
          </w:tcPr>
          <w:p w14:paraId="0A77DB31"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33209C3A" w14:textId="77777777" w:rsidR="00C20DD0" w:rsidRDefault="00C20DD0" w:rsidP="00C46A92">
            <w:pPr>
              <w:rPr>
                <w:rFonts w:cs="Arial"/>
                <w:i/>
                <w:szCs w:val="20"/>
              </w:rPr>
            </w:pPr>
            <w:r>
              <w:rPr>
                <w:rFonts w:cs="Arial"/>
                <w:i/>
                <w:szCs w:val="20"/>
              </w:rPr>
              <w:t>Saknar motsvarighet</w:t>
            </w:r>
          </w:p>
          <w:p w14:paraId="0516241B" w14:textId="77777777" w:rsidR="00C20DD0" w:rsidRDefault="00C20DD0" w:rsidP="00C46A92">
            <w:pPr>
              <w:rPr>
                <w:rFonts w:cs="Arial"/>
                <w:i/>
                <w:szCs w:val="20"/>
              </w:rPr>
            </w:pPr>
          </w:p>
          <w:p w14:paraId="3D73DAC7" w14:textId="77777777" w:rsidR="00C20DD0" w:rsidRDefault="00C20DD0" w:rsidP="00C46A92">
            <w:pPr>
              <w:rPr>
                <w:rFonts w:cs="Arial"/>
                <w:i/>
                <w:szCs w:val="20"/>
              </w:rPr>
            </w:pPr>
            <w:r>
              <w:rPr>
                <w:rFonts w:cs="Arial"/>
                <w:i/>
                <w:szCs w:val="20"/>
              </w:rPr>
              <w:t>I V-MIM</w:t>
            </w:r>
          </w:p>
          <w:p w14:paraId="209CDC43" w14:textId="77777777" w:rsidR="00C20DD0" w:rsidRPr="005C4C36" w:rsidRDefault="00C20DD0" w:rsidP="00C46A92">
            <w:pPr>
              <w:rPr>
                <w:rFonts w:cs="Arial"/>
                <w:szCs w:val="20"/>
              </w:rPr>
            </w:pPr>
            <w:r>
              <w:rPr>
                <w:rFonts w:cs="Arial"/>
                <w:szCs w:val="20"/>
              </w:rPr>
              <w:t>Plats.id</w:t>
            </w:r>
          </w:p>
        </w:tc>
      </w:tr>
      <w:tr w:rsidR="00C20DD0" w:rsidRPr="00410CFC" w14:paraId="751A0364" w14:textId="77777777" w:rsidTr="00C46A92">
        <w:trPr>
          <w:trHeight w:val="397"/>
        </w:trPr>
        <w:tc>
          <w:tcPr>
            <w:tcW w:w="3238" w:type="dxa"/>
            <w:vAlign w:val="center"/>
          </w:tcPr>
          <w:p w14:paraId="617BB84D" w14:textId="77777777" w:rsidR="00C20DD0" w:rsidRPr="006B6D62" w:rsidRDefault="00C20DD0" w:rsidP="00C46A92">
            <w:r>
              <w:t>Location.name</w:t>
            </w:r>
          </w:p>
        </w:tc>
        <w:tc>
          <w:tcPr>
            <w:tcW w:w="3533" w:type="dxa"/>
            <w:vAlign w:val="center"/>
          </w:tcPr>
          <w:p w14:paraId="625A4D31" w14:textId="77777777" w:rsidR="00C20DD0" w:rsidRPr="004709E5" w:rsidRDefault="00C20DD0" w:rsidP="00C46A92">
            <w:pPr>
              <w:rPr>
                <w:rFonts w:cs="Arial"/>
                <w:szCs w:val="20"/>
              </w:rPr>
            </w:pPr>
            <w:r>
              <w:rPr>
                <w:rFonts w:cs="Arial"/>
                <w:i/>
                <w:szCs w:val="20"/>
              </w:rPr>
              <w:t>Saknar motsvarighet i V-TIM 2.2</w:t>
            </w:r>
          </w:p>
        </w:tc>
        <w:tc>
          <w:tcPr>
            <w:tcW w:w="3827" w:type="dxa"/>
          </w:tcPr>
          <w:p w14:paraId="3D504E3B"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4CD609D2" w14:textId="77777777" w:rsidR="00C20DD0" w:rsidRDefault="00C20DD0" w:rsidP="00C46A92">
            <w:pPr>
              <w:rPr>
                <w:rFonts w:cs="Arial"/>
                <w:i/>
                <w:szCs w:val="20"/>
              </w:rPr>
            </w:pPr>
            <w:r>
              <w:rPr>
                <w:rFonts w:cs="Arial"/>
                <w:i/>
                <w:szCs w:val="20"/>
              </w:rPr>
              <w:t>Saknar motsvarighet</w:t>
            </w:r>
          </w:p>
          <w:p w14:paraId="4A4395B4" w14:textId="77777777" w:rsidR="00C20DD0" w:rsidRDefault="00C20DD0" w:rsidP="00C46A92">
            <w:pPr>
              <w:rPr>
                <w:rFonts w:cs="Arial"/>
                <w:i/>
                <w:szCs w:val="20"/>
              </w:rPr>
            </w:pPr>
          </w:p>
          <w:p w14:paraId="1DD3011F" w14:textId="77777777" w:rsidR="00C20DD0" w:rsidRDefault="00C20DD0" w:rsidP="00C46A92">
            <w:pPr>
              <w:rPr>
                <w:rFonts w:cs="Arial"/>
                <w:i/>
                <w:szCs w:val="20"/>
              </w:rPr>
            </w:pPr>
            <w:r>
              <w:rPr>
                <w:rFonts w:cs="Arial"/>
                <w:i/>
                <w:szCs w:val="20"/>
              </w:rPr>
              <w:t>I V-MIM</w:t>
            </w:r>
          </w:p>
          <w:p w14:paraId="42DEB6DD" w14:textId="77777777" w:rsidR="00C20DD0" w:rsidRPr="005C4C36" w:rsidRDefault="00C20DD0" w:rsidP="00C46A92">
            <w:pPr>
              <w:rPr>
                <w:rFonts w:cs="Arial"/>
                <w:szCs w:val="20"/>
              </w:rPr>
            </w:pPr>
            <w:proofErr w:type="spellStart"/>
            <w:r>
              <w:rPr>
                <w:rFonts w:cs="Arial"/>
                <w:szCs w:val="20"/>
              </w:rPr>
              <w:t>Plats.namn</w:t>
            </w:r>
            <w:proofErr w:type="spellEnd"/>
          </w:p>
        </w:tc>
      </w:tr>
      <w:tr w:rsidR="00C20DD0" w:rsidRPr="00410CFC" w14:paraId="560862BE" w14:textId="77777777" w:rsidTr="00C46A92">
        <w:trPr>
          <w:trHeight w:val="397"/>
        </w:trPr>
        <w:tc>
          <w:tcPr>
            <w:tcW w:w="3238" w:type="dxa"/>
            <w:vAlign w:val="center"/>
          </w:tcPr>
          <w:p w14:paraId="0200FBA2" w14:textId="77777777" w:rsidR="00C20DD0" w:rsidRPr="006B6D62" w:rsidRDefault="00C20DD0" w:rsidP="00C46A92">
            <w:proofErr w:type="spellStart"/>
            <w:r>
              <w:t>Location.address</w:t>
            </w:r>
            <w:proofErr w:type="spellEnd"/>
          </w:p>
        </w:tc>
        <w:tc>
          <w:tcPr>
            <w:tcW w:w="3533" w:type="dxa"/>
            <w:vAlign w:val="center"/>
          </w:tcPr>
          <w:p w14:paraId="7AC22354"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4D2578A"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147503A8" w14:textId="77777777" w:rsidR="00C20DD0" w:rsidRDefault="00C20DD0" w:rsidP="00C46A92">
            <w:pPr>
              <w:rPr>
                <w:rFonts w:cs="Arial"/>
                <w:i/>
                <w:szCs w:val="20"/>
              </w:rPr>
            </w:pPr>
            <w:r>
              <w:rPr>
                <w:rFonts w:cs="Arial"/>
                <w:i/>
                <w:szCs w:val="20"/>
              </w:rPr>
              <w:t>Saknar motsvarighet</w:t>
            </w:r>
          </w:p>
          <w:p w14:paraId="6819F22F" w14:textId="77777777" w:rsidR="00C20DD0" w:rsidRDefault="00C20DD0" w:rsidP="00C46A92">
            <w:pPr>
              <w:rPr>
                <w:rFonts w:cs="Arial"/>
                <w:i/>
                <w:szCs w:val="20"/>
              </w:rPr>
            </w:pPr>
          </w:p>
          <w:p w14:paraId="466CF115" w14:textId="77777777" w:rsidR="00C20DD0" w:rsidRDefault="00C20DD0" w:rsidP="00C46A92">
            <w:pPr>
              <w:rPr>
                <w:rFonts w:cs="Arial"/>
                <w:i/>
                <w:szCs w:val="20"/>
              </w:rPr>
            </w:pPr>
            <w:r>
              <w:rPr>
                <w:rFonts w:cs="Arial"/>
                <w:i/>
                <w:szCs w:val="20"/>
              </w:rPr>
              <w:t>I V-MIM</w:t>
            </w:r>
          </w:p>
          <w:p w14:paraId="5C697DB5" w14:textId="77777777" w:rsidR="00C20DD0" w:rsidRPr="005C4C36" w:rsidRDefault="00C20DD0" w:rsidP="00C46A92">
            <w:pPr>
              <w:rPr>
                <w:rFonts w:cs="Arial"/>
                <w:szCs w:val="20"/>
              </w:rPr>
            </w:pPr>
            <w:proofErr w:type="spellStart"/>
            <w:r>
              <w:rPr>
                <w:rFonts w:cs="Arial"/>
                <w:szCs w:val="20"/>
              </w:rPr>
              <w:t>Plats.adress</w:t>
            </w:r>
            <w:proofErr w:type="spellEnd"/>
          </w:p>
        </w:tc>
      </w:tr>
      <w:tr w:rsidR="00C20DD0" w:rsidRPr="00410CFC" w14:paraId="0CA0D08F" w14:textId="77777777" w:rsidTr="00C46A92">
        <w:trPr>
          <w:trHeight w:val="397"/>
        </w:trPr>
        <w:tc>
          <w:tcPr>
            <w:tcW w:w="3238" w:type="dxa"/>
            <w:vAlign w:val="center"/>
          </w:tcPr>
          <w:p w14:paraId="1AC0F2A2" w14:textId="77777777" w:rsidR="00C20DD0" w:rsidRDefault="00C20DD0" w:rsidP="00C46A92">
            <w:proofErr w:type="spellStart"/>
            <w:r>
              <w:t>Location.electronicAddress</w:t>
            </w:r>
            <w:proofErr w:type="spellEnd"/>
          </w:p>
        </w:tc>
        <w:tc>
          <w:tcPr>
            <w:tcW w:w="3533" w:type="dxa"/>
            <w:vAlign w:val="center"/>
          </w:tcPr>
          <w:p w14:paraId="772901FF"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7B3E88F9"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2919A3AE" w14:textId="77777777" w:rsidR="00C20DD0" w:rsidRDefault="00C20DD0" w:rsidP="00C46A92">
            <w:pPr>
              <w:rPr>
                <w:rFonts w:cs="Arial"/>
                <w:i/>
                <w:szCs w:val="20"/>
              </w:rPr>
            </w:pPr>
            <w:r>
              <w:rPr>
                <w:rFonts w:cs="Arial"/>
                <w:i/>
                <w:szCs w:val="20"/>
              </w:rPr>
              <w:t>Saknar motsvarighet</w:t>
            </w:r>
          </w:p>
          <w:p w14:paraId="57A9215A" w14:textId="77777777" w:rsidR="00C20DD0" w:rsidRDefault="00C20DD0" w:rsidP="00C46A92">
            <w:pPr>
              <w:rPr>
                <w:rFonts w:cs="Arial"/>
                <w:i/>
                <w:szCs w:val="20"/>
              </w:rPr>
            </w:pPr>
          </w:p>
          <w:p w14:paraId="0E715D0E" w14:textId="77777777" w:rsidR="00C20DD0" w:rsidRDefault="00C20DD0" w:rsidP="00C46A92">
            <w:pPr>
              <w:rPr>
                <w:rFonts w:cs="Arial"/>
                <w:i/>
                <w:szCs w:val="20"/>
              </w:rPr>
            </w:pPr>
            <w:r>
              <w:rPr>
                <w:rFonts w:cs="Arial"/>
                <w:i/>
                <w:szCs w:val="20"/>
              </w:rPr>
              <w:t>I V-MIM</w:t>
            </w:r>
          </w:p>
          <w:p w14:paraId="2E0B9005" w14:textId="77777777" w:rsidR="00C20DD0" w:rsidRPr="005C4C36" w:rsidRDefault="00C20DD0" w:rsidP="00C46A92">
            <w:pPr>
              <w:rPr>
                <w:rFonts w:cs="Arial"/>
                <w:szCs w:val="20"/>
              </w:rPr>
            </w:pPr>
            <w:proofErr w:type="spellStart"/>
            <w:r>
              <w:rPr>
                <w:rFonts w:cs="Arial"/>
                <w:szCs w:val="20"/>
              </w:rPr>
              <w:t>Plats.elektroniskAdress</w:t>
            </w:r>
            <w:proofErr w:type="spellEnd"/>
          </w:p>
        </w:tc>
      </w:tr>
      <w:tr w:rsidR="00C20DD0" w:rsidRPr="00410CFC" w14:paraId="4A3BD43D" w14:textId="77777777" w:rsidTr="00C46A92">
        <w:trPr>
          <w:trHeight w:val="397"/>
        </w:trPr>
        <w:tc>
          <w:tcPr>
            <w:tcW w:w="3238" w:type="dxa"/>
            <w:vAlign w:val="center"/>
          </w:tcPr>
          <w:p w14:paraId="106DAF08" w14:textId="77777777" w:rsidR="00C20DD0" w:rsidRPr="006B6D62" w:rsidRDefault="00C20DD0" w:rsidP="00C46A92">
            <w:r>
              <w:t>Patient.id</w:t>
            </w:r>
          </w:p>
        </w:tc>
        <w:tc>
          <w:tcPr>
            <w:tcW w:w="3533" w:type="dxa"/>
            <w:vAlign w:val="center"/>
          </w:tcPr>
          <w:p w14:paraId="5AE07868" w14:textId="77777777" w:rsidR="00C20DD0" w:rsidRPr="004709E5" w:rsidRDefault="00C20DD0" w:rsidP="00C46A92">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707817F4" w14:textId="5C5CA509" w:rsidR="00C20DD0" w:rsidRDefault="00C20DD0" w:rsidP="00C46A92">
            <w:pPr>
              <w:rPr>
                <w:rFonts w:cs="Arial"/>
                <w:spacing w:val="-1"/>
                <w:szCs w:val="20"/>
              </w:rPr>
            </w:pPr>
            <w:r>
              <w:rPr>
                <w:rFonts w:cs="Arial"/>
                <w:spacing w:val="-1"/>
                <w:szCs w:val="20"/>
              </w:rPr>
              <w:t>Person.person-id/Patient.</w:t>
            </w:r>
            <w:r w:rsidR="007674D5">
              <w:rPr>
                <w:rFonts w:cs="Arial"/>
                <w:spacing w:val="-1"/>
                <w:szCs w:val="20"/>
              </w:rPr>
              <w:t>i</w:t>
            </w:r>
            <w:r>
              <w:rPr>
                <w:rFonts w:cs="Arial"/>
                <w:spacing w:val="-1"/>
                <w:szCs w:val="20"/>
              </w:rPr>
              <w:t>d</w:t>
            </w:r>
          </w:p>
        </w:tc>
      </w:tr>
      <w:tr w:rsidR="00C20DD0" w:rsidRPr="00410CFC" w14:paraId="03906C3B" w14:textId="77777777" w:rsidTr="00C46A92">
        <w:trPr>
          <w:trHeight w:val="397"/>
        </w:trPr>
        <w:tc>
          <w:tcPr>
            <w:tcW w:w="3238" w:type="dxa"/>
            <w:vAlign w:val="center"/>
          </w:tcPr>
          <w:p w14:paraId="744A17E0" w14:textId="77777777" w:rsidR="00C20DD0" w:rsidRDefault="00C20DD0" w:rsidP="00C46A92">
            <w:r>
              <w:t>Patient.name</w:t>
            </w:r>
          </w:p>
        </w:tc>
        <w:tc>
          <w:tcPr>
            <w:tcW w:w="3533" w:type="dxa"/>
            <w:vAlign w:val="center"/>
          </w:tcPr>
          <w:p w14:paraId="5982E5E8" w14:textId="77777777" w:rsidR="00C20DD0" w:rsidRDefault="00C20DD0" w:rsidP="00C46A92">
            <w:pPr>
              <w:rPr>
                <w:rFonts w:cs="Arial"/>
                <w:szCs w:val="20"/>
              </w:rPr>
            </w:pPr>
            <w:proofErr w:type="spellStart"/>
            <w:r>
              <w:rPr>
                <w:rFonts w:cs="Arial"/>
                <w:szCs w:val="20"/>
              </w:rPr>
              <w:t>Patient.namn</w:t>
            </w:r>
            <w:proofErr w:type="spellEnd"/>
          </w:p>
        </w:tc>
        <w:tc>
          <w:tcPr>
            <w:tcW w:w="3827" w:type="dxa"/>
          </w:tcPr>
          <w:p w14:paraId="0DBAE71A" w14:textId="77777777" w:rsidR="00C20DD0" w:rsidRDefault="00C20DD0" w:rsidP="00C46A92">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640808C" w14:textId="77777777" w:rsidR="00C20DD0" w:rsidRDefault="00C20DD0" w:rsidP="00C46A92">
            <w:pPr>
              <w:rPr>
                <w:rFonts w:cs="Arial"/>
                <w:szCs w:val="20"/>
              </w:rPr>
            </w:pPr>
            <w:proofErr w:type="spellStart"/>
            <w:r>
              <w:rPr>
                <w:rFonts w:cs="Arial"/>
                <w:szCs w:val="20"/>
              </w:rPr>
              <w:t>Person.tilltalsnamnsmarkering</w:t>
            </w:r>
            <w:proofErr w:type="spellEnd"/>
          </w:p>
        </w:tc>
      </w:tr>
      <w:tr w:rsidR="00C20DD0" w:rsidRPr="00410CFC" w14:paraId="7A45E357" w14:textId="77777777" w:rsidTr="00C46A92">
        <w:trPr>
          <w:trHeight w:val="397"/>
        </w:trPr>
        <w:tc>
          <w:tcPr>
            <w:tcW w:w="3238" w:type="dxa"/>
            <w:vAlign w:val="center"/>
          </w:tcPr>
          <w:p w14:paraId="5694C017" w14:textId="77777777" w:rsidR="00C20DD0" w:rsidRPr="006B6D62" w:rsidRDefault="00C20DD0" w:rsidP="00C46A92">
            <w:proofErr w:type="spellStart"/>
            <w:r>
              <w:t>Patient.dateOfBirth</w:t>
            </w:r>
            <w:proofErr w:type="spellEnd"/>
          </w:p>
        </w:tc>
        <w:tc>
          <w:tcPr>
            <w:tcW w:w="3533" w:type="dxa"/>
            <w:vAlign w:val="center"/>
          </w:tcPr>
          <w:p w14:paraId="239A1616" w14:textId="77777777" w:rsidR="00C20DD0" w:rsidRPr="004709E5" w:rsidRDefault="00C20DD0" w:rsidP="00C46A92">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694E1AC3" w14:textId="77777777" w:rsidR="00C20DD0" w:rsidRPr="004709E5" w:rsidRDefault="00C20DD0" w:rsidP="00C46A92">
            <w:pPr>
              <w:rPr>
                <w:rFonts w:cs="Arial"/>
                <w:spacing w:val="-1"/>
                <w:szCs w:val="20"/>
              </w:rPr>
            </w:pPr>
          </w:p>
        </w:tc>
        <w:tc>
          <w:tcPr>
            <w:tcW w:w="3827" w:type="dxa"/>
          </w:tcPr>
          <w:p w14:paraId="7465A3B2" w14:textId="77777777" w:rsidR="00C20DD0" w:rsidRDefault="00C20DD0" w:rsidP="00C46A92">
            <w:pPr>
              <w:rPr>
                <w:rFonts w:cs="Arial"/>
                <w:szCs w:val="20"/>
              </w:rPr>
            </w:pPr>
            <w:proofErr w:type="spellStart"/>
            <w:r>
              <w:rPr>
                <w:rFonts w:cs="Arial"/>
                <w:szCs w:val="20"/>
              </w:rPr>
              <w:t>Person.födelsetidpunkt</w:t>
            </w:r>
            <w:proofErr w:type="spellEnd"/>
          </w:p>
        </w:tc>
      </w:tr>
      <w:tr w:rsidR="00C20DD0" w:rsidRPr="00410CFC" w14:paraId="0CB22F40" w14:textId="77777777" w:rsidTr="00C46A92">
        <w:trPr>
          <w:trHeight w:val="397"/>
        </w:trPr>
        <w:tc>
          <w:tcPr>
            <w:tcW w:w="3238" w:type="dxa"/>
            <w:vAlign w:val="center"/>
          </w:tcPr>
          <w:p w14:paraId="662F6E39" w14:textId="77777777" w:rsidR="00C20DD0" w:rsidRPr="006B6D62" w:rsidRDefault="00C20DD0" w:rsidP="00C46A92">
            <w:proofErr w:type="spellStart"/>
            <w:r>
              <w:t>Patient.gender</w:t>
            </w:r>
            <w:proofErr w:type="spellEnd"/>
          </w:p>
        </w:tc>
        <w:tc>
          <w:tcPr>
            <w:tcW w:w="3533" w:type="dxa"/>
            <w:vAlign w:val="center"/>
          </w:tcPr>
          <w:p w14:paraId="44A47705" w14:textId="77777777" w:rsidR="00C20DD0" w:rsidRPr="004709E5" w:rsidRDefault="00C20DD0" w:rsidP="00C46A92">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476CD62" w14:textId="77777777" w:rsidR="00C20DD0" w:rsidRDefault="00C20DD0" w:rsidP="00C46A92">
            <w:pPr>
              <w:rPr>
                <w:rFonts w:cs="Arial"/>
                <w:szCs w:val="20"/>
              </w:rPr>
            </w:pPr>
            <w:proofErr w:type="spellStart"/>
            <w:r>
              <w:rPr>
                <w:rFonts w:cs="Arial"/>
                <w:szCs w:val="20"/>
              </w:rPr>
              <w:t>Person.kön</w:t>
            </w:r>
            <w:proofErr w:type="spellEnd"/>
          </w:p>
        </w:tc>
      </w:tr>
      <w:tr w:rsidR="00C20DD0" w:rsidRPr="00410CFC" w14:paraId="58671D84" w14:textId="77777777" w:rsidTr="00C46A92">
        <w:trPr>
          <w:trHeight w:val="397"/>
        </w:trPr>
        <w:tc>
          <w:tcPr>
            <w:tcW w:w="3238" w:type="dxa"/>
            <w:vAlign w:val="center"/>
          </w:tcPr>
          <w:p w14:paraId="2ACB6D76" w14:textId="77777777" w:rsidR="00C20DD0" w:rsidRPr="006B6D62" w:rsidRDefault="00C20DD0" w:rsidP="00C46A92">
            <w:r>
              <w:t>LegalAuthenticator.id</w:t>
            </w:r>
          </w:p>
        </w:tc>
        <w:tc>
          <w:tcPr>
            <w:tcW w:w="3533" w:type="dxa"/>
            <w:vAlign w:val="center"/>
          </w:tcPr>
          <w:p w14:paraId="59331F15"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193C52F4"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3A472AD1" w14:textId="77777777" w:rsidR="00C20DD0" w:rsidRDefault="00C20DD0" w:rsidP="00C46A92">
            <w:pPr>
              <w:rPr>
                <w:rFonts w:cs="Arial"/>
                <w:i/>
                <w:szCs w:val="20"/>
              </w:rPr>
            </w:pPr>
            <w:r>
              <w:rPr>
                <w:rFonts w:cs="Arial"/>
                <w:i/>
                <w:szCs w:val="20"/>
              </w:rPr>
              <w:t>Saknar motsvarighet</w:t>
            </w:r>
          </w:p>
          <w:p w14:paraId="5742550A" w14:textId="77777777" w:rsidR="00C20DD0" w:rsidRDefault="00C20DD0" w:rsidP="00C46A92">
            <w:pPr>
              <w:rPr>
                <w:rFonts w:cs="Arial"/>
                <w:i/>
                <w:szCs w:val="20"/>
              </w:rPr>
            </w:pPr>
          </w:p>
          <w:p w14:paraId="26C5348E" w14:textId="77777777" w:rsidR="00C20DD0" w:rsidRDefault="00C20DD0" w:rsidP="00C46A92">
            <w:pPr>
              <w:rPr>
                <w:rFonts w:cs="Arial"/>
                <w:i/>
                <w:szCs w:val="20"/>
              </w:rPr>
            </w:pPr>
            <w:r>
              <w:rPr>
                <w:rFonts w:cs="Arial"/>
                <w:i/>
                <w:szCs w:val="20"/>
              </w:rPr>
              <w:t>I V-MIM</w:t>
            </w:r>
          </w:p>
          <w:p w14:paraId="767DEFD8" w14:textId="77777777" w:rsidR="00C20DD0" w:rsidRPr="005C4C36" w:rsidRDefault="00C20DD0" w:rsidP="00C46A92">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C20DD0" w:rsidRPr="00410CFC" w14:paraId="34C8DB32" w14:textId="77777777" w:rsidTr="00C46A92">
        <w:trPr>
          <w:trHeight w:val="397"/>
        </w:trPr>
        <w:tc>
          <w:tcPr>
            <w:tcW w:w="3238" w:type="dxa"/>
            <w:vAlign w:val="center"/>
          </w:tcPr>
          <w:p w14:paraId="06E42819" w14:textId="77777777" w:rsidR="00C20DD0" w:rsidRPr="006B6D62" w:rsidRDefault="00C20DD0" w:rsidP="00C46A92">
            <w:proofErr w:type="spellStart"/>
            <w:r>
              <w:t>LegalAuthenticator.time</w:t>
            </w:r>
            <w:proofErr w:type="spellEnd"/>
          </w:p>
        </w:tc>
        <w:tc>
          <w:tcPr>
            <w:tcW w:w="3533" w:type="dxa"/>
            <w:vAlign w:val="center"/>
          </w:tcPr>
          <w:p w14:paraId="79E30412"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15202133"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0CA66258" w14:textId="77777777" w:rsidR="00C20DD0" w:rsidRDefault="00C20DD0" w:rsidP="00C46A92">
            <w:pPr>
              <w:rPr>
                <w:rFonts w:cs="Arial"/>
                <w:i/>
                <w:szCs w:val="20"/>
              </w:rPr>
            </w:pPr>
            <w:r>
              <w:rPr>
                <w:rFonts w:cs="Arial"/>
                <w:i/>
                <w:szCs w:val="20"/>
              </w:rPr>
              <w:t>Saknar motsvarighet</w:t>
            </w:r>
          </w:p>
          <w:p w14:paraId="66178203" w14:textId="77777777" w:rsidR="00C20DD0" w:rsidRDefault="00C20DD0" w:rsidP="00C46A92">
            <w:pPr>
              <w:rPr>
                <w:rFonts w:cs="Arial"/>
                <w:i/>
                <w:szCs w:val="20"/>
              </w:rPr>
            </w:pPr>
          </w:p>
          <w:p w14:paraId="2EE3A833" w14:textId="77777777" w:rsidR="00C20DD0" w:rsidRDefault="00C20DD0" w:rsidP="00C46A92">
            <w:pPr>
              <w:rPr>
                <w:rFonts w:cs="Arial"/>
                <w:i/>
                <w:szCs w:val="20"/>
              </w:rPr>
            </w:pPr>
            <w:r>
              <w:rPr>
                <w:rFonts w:cs="Arial"/>
                <w:i/>
                <w:szCs w:val="20"/>
              </w:rPr>
              <w:t>I V-MIM</w:t>
            </w:r>
          </w:p>
          <w:p w14:paraId="6EB870B6" w14:textId="77777777" w:rsidR="00C20DD0" w:rsidRDefault="00C20DD0" w:rsidP="00C46A92">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C20DD0" w:rsidRPr="00410CFC" w14:paraId="008CE161" w14:textId="77777777" w:rsidTr="00C46A92">
        <w:trPr>
          <w:trHeight w:val="397"/>
        </w:trPr>
        <w:tc>
          <w:tcPr>
            <w:tcW w:w="3238" w:type="dxa"/>
            <w:vAlign w:val="center"/>
          </w:tcPr>
          <w:p w14:paraId="188DE85B" w14:textId="77777777" w:rsidR="00C20DD0" w:rsidRPr="00194B9F" w:rsidRDefault="00C20DD0" w:rsidP="00C46A92">
            <w:r w:rsidRPr="00194B9F">
              <w:lastRenderedPageBreak/>
              <w:t>LegalAuthenticator.name</w:t>
            </w:r>
          </w:p>
        </w:tc>
        <w:tc>
          <w:tcPr>
            <w:tcW w:w="3533" w:type="dxa"/>
            <w:vAlign w:val="center"/>
          </w:tcPr>
          <w:p w14:paraId="1717A0B6"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07D1BB2"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A9C2A45" w14:textId="77777777" w:rsidR="00C20DD0" w:rsidRDefault="00C20DD0" w:rsidP="00C46A92">
            <w:pPr>
              <w:rPr>
                <w:rFonts w:cs="Arial"/>
                <w:i/>
                <w:szCs w:val="20"/>
              </w:rPr>
            </w:pPr>
            <w:r>
              <w:rPr>
                <w:rFonts w:cs="Arial"/>
                <w:i/>
                <w:szCs w:val="20"/>
              </w:rPr>
              <w:t>Saknar motsvarighet</w:t>
            </w:r>
          </w:p>
          <w:p w14:paraId="340E7229" w14:textId="77777777" w:rsidR="00C20DD0" w:rsidRDefault="00C20DD0" w:rsidP="00C46A92">
            <w:pPr>
              <w:rPr>
                <w:rFonts w:cs="Arial"/>
                <w:i/>
                <w:szCs w:val="20"/>
              </w:rPr>
            </w:pPr>
          </w:p>
          <w:p w14:paraId="293E4CB6" w14:textId="77777777" w:rsidR="00C20DD0" w:rsidRDefault="00C20DD0" w:rsidP="00C46A92">
            <w:pPr>
              <w:rPr>
                <w:rFonts w:cs="Arial"/>
                <w:i/>
                <w:szCs w:val="20"/>
              </w:rPr>
            </w:pPr>
            <w:r>
              <w:rPr>
                <w:rFonts w:cs="Arial"/>
                <w:i/>
                <w:szCs w:val="20"/>
              </w:rPr>
              <w:t>I V-MIM</w:t>
            </w:r>
          </w:p>
          <w:p w14:paraId="5611B656" w14:textId="77777777" w:rsidR="00C20DD0" w:rsidRPr="005C4C36" w:rsidRDefault="00C20DD0" w:rsidP="00C46A92">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C20DD0" w:rsidRPr="00410CFC" w14:paraId="1860A856" w14:textId="77777777" w:rsidTr="00C46A92">
        <w:trPr>
          <w:trHeight w:val="397"/>
        </w:trPr>
        <w:tc>
          <w:tcPr>
            <w:tcW w:w="3238" w:type="dxa"/>
          </w:tcPr>
          <w:p w14:paraId="37AEFB70" w14:textId="77777777" w:rsidR="00C20DD0" w:rsidRPr="006B6D62" w:rsidRDefault="00C20DD0" w:rsidP="00C46A92">
            <w:r>
              <w:t>SourceSystem.id</w:t>
            </w:r>
          </w:p>
        </w:tc>
        <w:tc>
          <w:tcPr>
            <w:tcW w:w="3533" w:type="dxa"/>
          </w:tcPr>
          <w:p w14:paraId="4EF0D02E"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076F4783"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317150D" w14:textId="77777777" w:rsidR="00C20DD0" w:rsidRDefault="00C20DD0" w:rsidP="00C46A92">
            <w:pPr>
              <w:rPr>
                <w:rFonts w:cs="Arial"/>
                <w:i/>
                <w:szCs w:val="20"/>
              </w:rPr>
            </w:pPr>
            <w:r>
              <w:rPr>
                <w:rFonts w:cs="Arial"/>
                <w:i/>
                <w:szCs w:val="20"/>
              </w:rPr>
              <w:t>Saknar motsvarighet</w:t>
            </w:r>
          </w:p>
          <w:p w14:paraId="378F70DC" w14:textId="77777777" w:rsidR="00C20DD0" w:rsidRDefault="00C20DD0" w:rsidP="00C46A92">
            <w:pPr>
              <w:rPr>
                <w:rFonts w:cs="Arial"/>
                <w:i/>
                <w:szCs w:val="20"/>
              </w:rPr>
            </w:pPr>
          </w:p>
          <w:p w14:paraId="14E9794C" w14:textId="77777777" w:rsidR="00C20DD0" w:rsidRDefault="00C20DD0" w:rsidP="00C46A92">
            <w:pPr>
              <w:rPr>
                <w:rFonts w:cs="Arial"/>
                <w:i/>
                <w:szCs w:val="20"/>
              </w:rPr>
            </w:pPr>
            <w:r>
              <w:rPr>
                <w:rFonts w:cs="Arial"/>
                <w:i/>
                <w:szCs w:val="20"/>
              </w:rPr>
              <w:t>I V-MIM</w:t>
            </w:r>
          </w:p>
          <w:p w14:paraId="5BDF1620" w14:textId="77777777" w:rsidR="00C20DD0" w:rsidRPr="005C4C36" w:rsidRDefault="00C20DD0" w:rsidP="00C46A92">
            <w:pPr>
              <w:rPr>
                <w:rFonts w:cs="Arial"/>
                <w:szCs w:val="20"/>
              </w:rPr>
            </w:pPr>
            <w:r>
              <w:rPr>
                <w:rFonts w:cs="Arial"/>
                <w:szCs w:val="20"/>
              </w:rPr>
              <w:t>Källsystem.id</w:t>
            </w:r>
          </w:p>
        </w:tc>
      </w:tr>
      <w:tr w:rsidR="00C20DD0" w:rsidRPr="00410CFC" w14:paraId="6A3552D5" w14:textId="77777777" w:rsidTr="00C46A92">
        <w:trPr>
          <w:trHeight w:val="397"/>
        </w:trPr>
        <w:tc>
          <w:tcPr>
            <w:tcW w:w="3238" w:type="dxa"/>
            <w:vAlign w:val="center"/>
          </w:tcPr>
          <w:p w14:paraId="4F26B57F" w14:textId="77777777" w:rsidR="00C20DD0" w:rsidRPr="006B6D62" w:rsidRDefault="00C20DD0" w:rsidP="00C46A92">
            <w:proofErr w:type="spellStart"/>
            <w:r>
              <w:t>Relation.code</w:t>
            </w:r>
            <w:proofErr w:type="spellEnd"/>
          </w:p>
        </w:tc>
        <w:tc>
          <w:tcPr>
            <w:tcW w:w="3533" w:type="dxa"/>
            <w:vAlign w:val="center"/>
          </w:tcPr>
          <w:p w14:paraId="1B0DA334" w14:textId="77777777" w:rsidR="00C20DD0" w:rsidRPr="004709E5" w:rsidRDefault="00C20DD0" w:rsidP="00C46A92">
            <w:pPr>
              <w:rPr>
                <w:szCs w:val="20"/>
              </w:rPr>
            </w:pPr>
            <w:r>
              <w:rPr>
                <w:rFonts w:cs="Arial"/>
                <w:i/>
                <w:szCs w:val="20"/>
              </w:rPr>
              <w:t>Saknar motsvarighet i V-TIM 2.2</w:t>
            </w:r>
          </w:p>
        </w:tc>
        <w:tc>
          <w:tcPr>
            <w:tcW w:w="3827" w:type="dxa"/>
          </w:tcPr>
          <w:p w14:paraId="753AC21A" w14:textId="77777777" w:rsidR="00C20DD0" w:rsidRPr="00B677FA" w:rsidRDefault="00C20DD0" w:rsidP="00C46A92">
            <w:pPr>
              <w:rPr>
                <w:rFonts w:cs="Arial"/>
                <w:szCs w:val="20"/>
              </w:rPr>
            </w:pPr>
            <w:proofErr w:type="spellStart"/>
            <w:r w:rsidRPr="00B677FA">
              <w:rPr>
                <w:rFonts w:cs="Arial"/>
                <w:szCs w:val="20"/>
              </w:rPr>
              <w:t>Samband.</w:t>
            </w:r>
            <w:r>
              <w:rPr>
                <w:rFonts w:cs="Arial"/>
                <w:szCs w:val="20"/>
              </w:rPr>
              <w:t>t</w:t>
            </w:r>
            <w:r w:rsidRPr="00B677FA">
              <w:rPr>
                <w:rFonts w:cs="Arial"/>
                <w:szCs w:val="20"/>
              </w:rPr>
              <w:t>yp</w:t>
            </w:r>
            <w:proofErr w:type="spellEnd"/>
          </w:p>
        </w:tc>
      </w:tr>
      <w:tr w:rsidR="00C20DD0" w:rsidRPr="00410CFC" w14:paraId="56F87C65" w14:textId="77777777" w:rsidTr="00C46A92">
        <w:trPr>
          <w:trHeight w:val="397"/>
        </w:trPr>
        <w:tc>
          <w:tcPr>
            <w:tcW w:w="3238" w:type="dxa"/>
            <w:vAlign w:val="center"/>
          </w:tcPr>
          <w:p w14:paraId="1AB7AB18" w14:textId="77777777" w:rsidR="00C20DD0" w:rsidRPr="006B6D62" w:rsidRDefault="00C20DD0" w:rsidP="00C46A92">
            <w:r>
              <w:t>ReferredInformation.id</w:t>
            </w:r>
          </w:p>
        </w:tc>
        <w:tc>
          <w:tcPr>
            <w:tcW w:w="3533" w:type="dxa"/>
            <w:vAlign w:val="center"/>
          </w:tcPr>
          <w:p w14:paraId="132B78E9"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5CA372C" w14:textId="77777777" w:rsidR="00C20DD0" w:rsidRDefault="00C20DD0" w:rsidP="00C46A92">
            <w:pPr>
              <w:rPr>
                <w:rFonts w:cs="Arial"/>
                <w:szCs w:val="20"/>
              </w:rPr>
            </w:pPr>
            <w:r>
              <w:rPr>
                <w:rFonts w:cs="Arial"/>
                <w:i/>
                <w:szCs w:val="20"/>
              </w:rPr>
              <w:t xml:space="preserve">NI </w:t>
            </w:r>
            <w:proofErr w:type="gramStart"/>
            <w:r>
              <w:rPr>
                <w:rFonts w:cs="Arial"/>
                <w:i/>
                <w:szCs w:val="20"/>
              </w:rPr>
              <w:t>2015.1</w:t>
            </w:r>
            <w:proofErr w:type="gramEnd"/>
          </w:p>
          <w:p w14:paraId="39B35320" w14:textId="77777777" w:rsidR="00C20DD0" w:rsidRDefault="00C20DD0" w:rsidP="00C46A92">
            <w:pPr>
              <w:rPr>
                <w:rFonts w:cs="Arial"/>
                <w:szCs w:val="20"/>
              </w:rPr>
            </w:pPr>
            <w:r>
              <w:rPr>
                <w:rFonts w:cs="Arial"/>
                <w:szCs w:val="20"/>
              </w:rPr>
              <w:t>Uppgift i patientjournal.i</w:t>
            </w:r>
            <w:r w:rsidRPr="00B677FA">
              <w:rPr>
                <w:rFonts w:cs="Arial"/>
                <w:szCs w:val="20"/>
              </w:rPr>
              <w:t>d</w:t>
            </w:r>
          </w:p>
          <w:p w14:paraId="2F88B8AF" w14:textId="77777777" w:rsidR="00C20DD0" w:rsidRDefault="00C20DD0" w:rsidP="00C46A92">
            <w:pPr>
              <w:rPr>
                <w:rFonts w:cs="Arial"/>
                <w:szCs w:val="20"/>
              </w:rPr>
            </w:pPr>
          </w:p>
          <w:p w14:paraId="2B21E50C" w14:textId="77777777" w:rsidR="00C20DD0" w:rsidRPr="0014679C" w:rsidRDefault="00C20DD0" w:rsidP="00C46A92">
            <w:pPr>
              <w:rPr>
                <w:rFonts w:cs="Arial"/>
                <w:i/>
                <w:szCs w:val="20"/>
              </w:rPr>
            </w:pPr>
            <w:r w:rsidRPr="0014679C">
              <w:rPr>
                <w:rFonts w:cs="Arial"/>
                <w:i/>
                <w:szCs w:val="20"/>
              </w:rPr>
              <w:t xml:space="preserve">I </w:t>
            </w:r>
            <w:r>
              <w:rPr>
                <w:rFonts w:cs="Arial"/>
                <w:i/>
                <w:szCs w:val="20"/>
              </w:rPr>
              <w:t>V-MIM</w:t>
            </w:r>
          </w:p>
          <w:p w14:paraId="4E5CBE2C" w14:textId="77777777" w:rsidR="00C20DD0" w:rsidRPr="00B677FA" w:rsidRDefault="00C20DD0" w:rsidP="00C46A92">
            <w:pPr>
              <w:rPr>
                <w:rFonts w:cs="Arial"/>
                <w:szCs w:val="20"/>
              </w:rPr>
            </w:pPr>
            <w:r>
              <w:rPr>
                <w:rFonts w:cs="Arial"/>
                <w:szCs w:val="20"/>
              </w:rPr>
              <w:t>Referens till Uppgift i patientjournal.id</w:t>
            </w:r>
          </w:p>
        </w:tc>
      </w:tr>
      <w:tr w:rsidR="00C20DD0" w:rsidRPr="00410CFC" w14:paraId="48E5E9CA" w14:textId="77777777" w:rsidTr="00C46A92">
        <w:trPr>
          <w:trHeight w:val="397"/>
        </w:trPr>
        <w:tc>
          <w:tcPr>
            <w:tcW w:w="3238" w:type="dxa"/>
            <w:vAlign w:val="center"/>
          </w:tcPr>
          <w:p w14:paraId="15C90370" w14:textId="77777777" w:rsidR="00C20DD0" w:rsidRPr="006B6D62" w:rsidRDefault="00C20DD0" w:rsidP="00C46A92">
            <w:proofErr w:type="spellStart"/>
            <w:r>
              <w:t>ReferredInformation.time</w:t>
            </w:r>
            <w:proofErr w:type="spellEnd"/>
          </w:p>
        </w:tc>
        <w:tc>
          <w:tcPr>
            <w:tcW w:w="3533" w:type="dxa"/>
            <w:vAlign w:val="center"/>
          </w:tcPr>
          <w:p w14:paraId="5B95A3DF" w14:textId="77777777" w:rsidR="00C20DD0" w:rsidRPr="00D456D7" w:rsidRDefault="00C20DD0" w:rsidP="00C46A92">
            <w:pPr>
              <w:rPr>
                <w:rFonts w:eastAsia="Arial Unicode MS" w:cs="Arial"/>
                <w:szCs w:val="20"/>
              </w:rPr>
            </w:pPr>
            <w:r>
              <w:rPr>
                <w:rFonts w:cs="Arial"/>
                <w:i/>
                <w:szCs w:val="20"/>
              </w:rPr>
              <w:t>Saknar motsvarighet i V-TIM 2.2</w:t>
            </w:r>
          </w:p>
        </w:tc>
        <w:tc>
          <w:tcPr>
            <w:tcW w:w="3827" w:type="dxa"/>
          </w:tcPr>
          <w:p w14:paraId="16BC8718"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9975878" w14:textId="77777777" w:rsidR="00C20DD0" w:rsidRDefault="00C20DD0" w:rsidP="00C46A92">
            <w:pPr>
              <w:rPr>
                <w:rFonts w:cs="Arial"/>
                <w:i/>
                <w:szCs w:val="20"/>
              </w:rPr>
            </w:pPr>
            <w:r>
              <w:rPr>
                <w:rFonts w:cs="Arial"/>
                <w:i/>
                <w:szCs w:val="20"/>
              </w:rPr>
              <w:t>Saknar motsvarighet</w:t>
            </w:r>
          </w:p>
          <w:p w14:paraId="1E29C8A4" w14:textId="77777777" w:rsidR="00C20DD0" w:rsidRDefault="00C20DD0" w:rsidP="00C46A92">
            <w:pPr>
              <w:rPr>
                <w:rFonts w:cs="Arial"/>
                <w:i/>
                <w:szCs w:val="20"/>
              </w:rPr>
            </w:pPr>
          </w:p>
          <w:p w14:paraId="4402F546" w14:textId="77777777" w:rsidR="00C20DD0" w:rsidRDefault="00C20DD0" w:rsidP="00C46A92">
            <w:pPr>
              <w:rPr>
                <w:rFonts w:cs="Arial"/>
                <w:i/>
                <w:szCs w:val="20"/>
              </w:rPr>
            </w:pPr>
            <w:r>
              <w:rPr>
                <w:rFonts w:cs="Arial"/>
                <w:i/>
                <w:szCs w:val="20"/>
              </w:rPr>
              <w:t>I V-MIM</w:t>
            </w:r>
          </w:p>
          <w:p w14:paraId="40885306" w14:textId="77777777" w:rsidR="00C20DD0" w:rsidRPr="0014679C" w:rsidRDefault="00C20DD0" w:rsidP="00C46A92">
            <w:pPr>
              <w:rPr>
                <w:rFonts w:cs="Arial"/>
                <w:szCs w:val="20"/>
              </w:rPr>
            </w:pPr>
            <w:r>
              <w:rPr>
                <w:rFonts w:cs="Arial"/>
                <w:szCs w:val="20"/>
              </w:rPr>
              <w:t xml:space="preserve">Referens till Uppgift i </w:t>
            </w:r>
            <w:proofErr w:type="spellStart"/>
            <w:r>
              <w:rPr>
                <w:rFonts w:cs="Arial"/>
                <w:szCs w:val="20"/>
              </w:rPr>
              <w:t>patientjournal.tidpunkt</w:t>
            </w:r>
            <w:proofErr w:type="spellEnd"/>
          </w:p>
        </w:tc>
      </w:tr>
      <w:tr w:rsidR="00C20DD0" w:rsidRPr="00410CFC" w14:paraId="35D961F4" w14:textId="77777777" w:rsidTr="00C46A92">
        <w:trPr>
          <w:trHeight w:val="397"/>
        </w:trPr>
        <w:tc>
          <w:tcPr>
            <w:tcW w:w="3238" w:type="dxa"/>
            <w:vAlign w:val="center"/>
          </w:tcPr>
          <w:p w14:paraId="3746D7B4" w14:textId="77777777" w:rsidR="00C20DD0" w:rsidRPr="006B6D62" w:rsidRDefault="00C20DD0" w:rsidP="00C46A92">
            <w:proofErr w:type="spellStart"/>
            <w:r>
              <w:t>ReferredInformation.type</w:t>
            </w:r>
            <w:proofErr w:type="spellEnd"/>
          </w:p>
        </w:tc>
        <w:tc>
          <w:tcPr>
            <w:tcW w:w="3533" w:type="dxa"/>
            <w:vAlign w:val="center"/>
          </w:tcPr>
          <w:p w14:paraId="33CDEEC1"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7E4D3E32"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74580D6E" w14:textId="77777777" w:rsidR="00C20DD0" w:rsidRDefault="00C20DD0" w:rsidP="00C46A92">
            <w:pPr>
              <w:rPr>
                <w:rFonts w:cs="Arial"/>
                <w:i/>
                <w:szCs w:val="20"/>
              </w:rPr>
            </w:pPr>
            <w:r>
              <w:rPr>
                <w:rFonts w:cs="Arial"/>
                <w:i/>
                <w:szCs w:val="20"/>
              </w:rPr>
              <w:t>Saknar motsvarighet</w:t>
            </w:r>
          </w:p>
          <w:p w14:paraId="71082C2B" w14:textId="77777777" w:rsidR="00C20DD0" w:rsidRDefault="00C20DD0" w:rsidP="00C46A92">
            <w:pPr>
              <w:rPr>
                <w:rFonts w:cs="Arial"/>
                <w:i/>
                <w:szCs w:val="20"/>
              </w:rPr>
            </w:pPr>
          </w:p>
          <w:p w14:paraId="61936D86" w14:textId="77777777" w:rsidR="00C20DD0" w:rsidRDefault="00C20DD0" w:rsidP="00C46A92">
            <w:pPr>
              <w:rPr>
                <w:rFonts w:cs="Arial"/>
                <w:i/>
                <w:szCs w:val="20"/>
              </w:rPr>
            </w:pPr>
            <w:r>
              <w:rPr>
                <w:rFonts w:cs="Arial"/>
                <w:i/>
                <w:szCs w:val="20"/>
              </w:rPr>
              <w:t>I V-MIM</w:t>
            </w:r>
          </w:p>
          <w:p w14:paraId="6FDD89EA" w14:textId="77777777" w:rsidR="00C20DD0" w:rsidRDefault="00C20DD0" w:rsidP="00C46A92">
            <w:pPr>
              <w:rPr>
                <w:rFonts w:cs="Arial"/>
                <w:i/>
                <w:szCs w:val="20"/>
              </w:rPr>
            </w:pPr>
            <w:r>
              <w:rPr>
                <w:rFonts w:cs="Arial"/>
                <w:i/>
                <w:szCs w:val="20"/>
              </w:rPr>
              <w:t>Saknar motsvarighet</w:t>
            </w:r>
          </w:p>
          <w:p w14:paraId="2100C6DA" w14:textId="77777777" w:rsidR="00C20DD0" w:rsidRDefault="00C20DD0" w:rsidP="00C46A92">
            <w:pPr>
              <w:rPr>
                <w:rFonts w:cs="Arial"/>
                <w:i/>
                <w:szCs w:val="20"/>
              </w:rPr>
            </w:pPr>
          </w:p>
        </w:tc>
      </w:tr>
      <w:tr w:rsidR="00C20DD0" w:rsidRPr="00780620" w14:paraId="76472574" w14:textId="77777777" w:rsidTr="00C46A92">
        <w:trPr>
          <w:trHeight w:val="397"/>
        </w:trPr>
        <w:tc>
          <w:tcPr>
            <w:tcW w:w="3238" w:type="dxa"/>
            <w:vAlign w:val="center"/>
          </w:tcPr>
          <w:p w14:paraId="6F8F8F6D" w14:textId="77777777" w:rsidR="00C20DD0" w:rsidRPr="006B6D62" w:rsidRDefault="00C20DD0" w:rsidP="00C46A92">
            <w:r>
              <w:t>InformationOwner.id</w:t>
            </w:r>
          </w:p>
        </w:tc>
        <w:tc>
          <w:tcPr>
            <w:tcW w:w="3533" w:type="dxa"/>
            <w:vAlign w:val="center"/>
          </w:tcPr>
          <w:p w14:paraId="717E34DE" w14:textId="77777777" w:rsidR="00C20DD0" w:rsidRPr="004709E5" w:rsidRDefault="00C20DD0" w:rsidP="00C46A92">
            <w:pPr>
              <w:rPr>
                <w:szCs w:val="20"/>
              </w:rPr>
            </w:pPr>
            <w:r>
              <w:rPr>
                <w:rFonts w:cs="Arial"/>
                <w:i/>
                <w:szCs w:val="20"/>
              </w:rPr>
              <w:t>Saknar motsvarighet i V-TIM 2.2</w:t>
            </w:r>
          </w:p>
        </w:tc>
        <w:tc>
          <w:tcPr>
            <w:tcW w:w="3827" w:type="dxa"/>
          </w:tcPr>
          <w:p w14:paraId="11BF14A0"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6A86E7DC" w14:textId="77777777" w:rsidR="00C20DD0" w:rsidRDefault="00C20DD0" w:rsidP="00C46A92">
            <w:pPr>
              <w:rPr>
                <w:rFonts w:cs="Arial"/>
                <w:i/>
                <w:szCs w:val="20"/>
              </w:rPr>
            </w:pPr>
            <w:r>
              <w:rPr>
                <w:rFonts w:cs="Arial"/>
                <w:i/>
                <w:szCs w:val="20"/>
              </w:rPr>
              <w:t>Saknar motsvarighet</w:t>
            </w:r>
          </w:p>
          <w:p w14:paraId="5479C36E" w14:textId="77777777" w:rsidR="00C20DD0" w:rsidRDefault="00C20DD0" w:rsidP="00C46A92">
            <w:pPr>
              <w:rPr>
                <w:rFonts w:cs="Arial"/>
                <w:i/>
                <w:szCs w:val="20"/>
              </w:rPr>
            </w:pPr>
          </w:p>
          <w:p w14:paraId="5E4B2B00" w14:textId="77777777" w:rsidR="00C20DD0" w:rsidRDefault="00C20DD0" w:rsidP="00C46A92">
            <w:pPr>
              <w:rPr>
                <w:rFonts w:cs="Arial"/>
                <w:i/>
                <w:szCs w:val="20"/>
              </w:rPr>
            </w:pPr>
            <w:r>
              <w:rPr>
                <w:rFonts w:cs="Arial"/>
                <w:i/>
                <w:szCs w:val="20"/>
              </w:rPr>
              <w:t>I V-MIM</w:t>
            </w:r>
          </w:p>
          <w:p w14:paraId="04BD8941" w14:textId="77777777" w:rsidR="00C20DD0" w:rsidRPr="0014679C" w:rsidRDefault="00C20DD0" w:rsidP="00C46A92">
            <w:pPr>
              <w:rPr>
                <w:rFonts w:cs="Arial"/>
                <w:szCs w:val="20"/>
              </w:rPr>
            </w:pPr>
            <w:r>
              <w:rPr>
                <w:rFonts w:cs="Arial"/>
                <w:szCs w:val="20"/>
              </w:rPr>
              <w:t>Källsystem.id</w:t>
            </w:r>
          </w:p>
        </w:tc>
      </w:tr>
      <w:tr w:rsidR="00C20DD0" w:rsidRPr="00410CFC" w14:paraId="6A2B7861" w14:textId="77777777" w:rsidTr="00C46A92">
        <w:trPr>
          <w:trHeight w:val="397"/>
        </w:trPr>
        <w:tc>
          <w:tcPr>
            <w:tcW w:w="3238" w:type="dxa"/>
            <w:vAlign w:val="center"/>
          </w:tcPr>
          <w:p w14:paraId="2274BEBD" w14:textId="77777777" w:rsidR="00C20DD0" w:rsidRPr="006B6D62" w:rsidRDefault="00C20DD0" w:rsidP="00C46A92">
            <w:r>
              <w:t>PerformerRole.id</w:t>
            </w:r>
          </w:p>
        </w:tc>
        <w:tc>
          <w:tcPr>
            <w:tcW w:w="3533" w:type="dxa"/>
            <w:vAlign w:val="center"/>
          </w:tcPr>
          <w:p w14:paraId="73C62C34" w14:textId="77777777" w:rsidR="00C20DD0" w:rsidRPr="004709E5" w:rsidRDefault="00C20DD0" w:rsidP="00C46A92">
            <w:pPr>
              <w:rPr>
                <w:rFonts w:cs="Arial"/>
                <w:szCs w:val="20"/>
              </w:rPr>
            </w:pPr>
            <w:r>
              <w:rPr>
                <w:rFonts w:cs="Arial"/>
                <w:i/>
                <w:szCs w:val="20"/>
              </w:rPr>
              <w:t>Saknar motsvarighet i V-TIM 2.2</w:t>
            </w:r>
          </w:p>
        </w:tc>
        <w:tc>
          <w:tcPr>
            <w:tcW w:w="3827" w:type="dxa"/>
          </w:tcPr>
          <w:p w14:paraId="149AB50A"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0E1FF4B6" w14:textId="77777777" w:rsidR="00C20DD0" w:rsidRDefault="00C20DD0" w:rsidP="00C46A92">
            <w:pPr>
              <w:rPr>
                <w:rFonts w:cs="Arial"/>
                <w:i/>
                <w:szCs w:val="20"/>
              </w:rPr>
            </w:pPr>
            <w:r>
              <w:rPr>
                <w:rFonts w:cs="Arial"/>
                <w:i/>
                <w:szCs w:val="20"/>
              </w:rPr>
              <w:lastRenderedPageBreak/>
              <w:t>Saknar motsvarighet</w:t>
            </w:r>
          </w:p>
          <w:p w14:paraId="7AFBA6CE" w14:textId="77777777" w:rsidR="00C20DD0" w:rsidRDefault="00C20DD0" w:rsidP="00C46A92">
            <w:pPr>
              <w:rPr>
                <w:rFonts w:cs="Arial"/>
                <w:i/>
                <w:szCs w:val="20"/>
              </w:rPr>
            </w:pPr>
          </w:p>
          <w:p w14:paraId="233B31FC" w14:textId="77777777" w:rsidR="00C20DD0" w:rsidRDefault="00C20DD0" w:rsidP="00C46A92">
            <w:pPr>
              <w:rPr>
                <w:rFonts w:cs="Arial"/>
                <w:i/>
                <w:szCs w:val="20"/>
              </w:rPr>
            </w:pPr>
            <w:r>
              <w:rPr>
                <w:rFonts w:cs="Arial"/>
                <w:i/>
                <w:szCs w:val="20"/>
              </w:rPr>
              <w:t>I V-MIM</w:t>
            </w:r>
          </w:p>
          <w:p w14:paraId="30F961D8" w14:textId="77777777" w:rsidR="00C20DD0" w:rsidRPr="0014679C" w:rsidRDefault="00C20DD0" w:rsidP="00C46A92">
            <w:pPr>
              <w:rPr>
                <w:rFonts w:cs="Arial"/>
                <w:szCs w:val="20"/>
              </w:rPr>
            </w:pPr>
            <w:r>
              <w:rPr>
                <w:rFonts w:cs="Arial"/>
                <w:szCs w:val="20"/>
              </w:rPr>
              <w:t>Deltagande-&gt;Roll-&gt;Professionell aktör.id eller patient.id/</w:t>
            </w:r>
            <w:proofErr w:type="spellStart"/>
            <w:r>
              <w:rPr>
                <w:rFonts w:cs="Arial"/>
                <w:szCs w:val="20"/>
              </w:rPr>
              <w:t>person.person</w:t>
            </w:r>
            <w:proofErr w:type="spellEnd"/>
            <w:r>
              <w:rPr>
                <w:rFonts w:cs="Arial"/>
                <w:szCs w:val="20"/>
              </w:rPr>
              <w:t>-id</w:t>
            </w:r>
          </w:p>
        </w:tc>
      </w:tr>
      <w:tr w:rsidR="00C20DD0" w:rsidRPr="00410CFC" w14:paraId="13390F04" w14:textId="77777777" w:rsidTr="00C46A92">
        <w:trPr>
          <w:trHeight w:val="397"/>
        </w:trPr>
        <w:tc>
          <w:tcPr>
            <w:tcW w:w="3238" w:type="dxa"/>
            <w:vAlign w:val="center"/>
          </w:tcPr>
          <w:p w14:paraId="20B60412" w14:textId="77777777" w:rsidR="00C20DD0" w:rsidRPr="006B6D62" w:rsidRDefault="00C20DD0" w:rsidP="00C46A92">
            <w:proofErr w:type="spellStart"/>
            <w:r>
              <w:lastRenderedPageBreak/>
              <w:t>PerformerRole.code</w:t>
            </w:r>
            <w:proofErr w:type="spellEnd"/>
          </w:p>
        </w:tc>
        <w:tc>
          <w:tcPr>
            <w:tcW w:w="3533" w:type="dxa"/>
            <w:vAlign w:val="center"/>
          </w:tcPr>
          <w:p w14:paraId="01C6F06C" w14:textId="77777777" w:rsidR="00C20DD0" w:rsidRPr="00114B13" w:rsidRDefault="00C20DD0" w:rsidP="00C46A92">
            <w:pPr>
              <w:rPr>
                <w:rFonts w:cs="Arial"/>
                <w:szCs w:val="20"/>
              </w:rPr>
            </w:pPr>
            <w:r>
              <w:rPr>
                <w:rFonts w:cs="Arial"/>
                <w:i/>
                <w:szCs w:val="20"/>
              </w:rPr>
              <w:t>Saknar motsvarighet i V-TIM 2.2</w:t>
            </w:r>
          </w:p>
        </w:tc>
        <w:tc>
          <w:tcPr>
            <w:tcW w:w="3827" w:type="dxa"/>
          </w:tcPr>
          <w:p w14:paraId="48021675"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13245B54" w14:textId="77777777" w:rsidR="00C20DD0" w:rsidRDefault="00C20DD0" w:rsidP="00C46A92">
            <w:pPr>
              <w:rPr>
                <w:rFonts w:cs="Arial"/>
                <w:i/>
                <w:szCs w:val="20"/>
              </w:rPr>
            </w:pPr>
            <w:r>
              <w:rPr>
                <w:rFonts w:cs="Arial"/>
                <w:i/>
                <w:szCs w:val="20"/>
              </w:rPr>
              <w:t>Saknar motsvarighet</w:t>
            </w:r>
          </w:p>
          <w:p w14:paraId="74D0614E" w14:textId="77777777" w:rsidR="00C20DD0" w:rsidRDefault="00C20DD0" w:rsidP="00C46A92">
            <w:pPr>
              <w:rPr>
                <w:rFonts w:cs="Arial"/>
                <w:i/>
                <w:szCs w:val="20"/>
              </w:rPr>
            </w:pPr>
          </w:p>
          <w:p w14:paraId="7931EB96" w14:textId="77777777" w:rsidR="00C20DD0" w:rsidRDefault="00C20DD0" w:rsidP="00C46A92">
            <w:pPr>
              <w:rPr>
                <w:rFonts w:cs="Arial"/>
                <w:i/>
                <w:szCs w:val="20"/>
              </w:rPr>
            </w:pPr>
            <w:r>
              <w:rPr>
                <w:rFonts w:cs="Arial"/>
                <w:i/>
                <w:szCs w:val="20"/>
              </w:rPr>
              <w:t>I V-MIM</w:t>
            </w:r>
          </w:p>
          <w:p w14:paraId="0B27DC3F" w14:textId="77777777" w:rsidR="00C20DD0" w:rsidRPr="0014679C" w:rsidRDefault="00C20DD0" w:rsidP="00C46A92">
            <w:pPr>
              <w:rPr>
                <w:rFonts w:cs="Arial"/>
                <w:szCs w:val="20"/>
              </w:rPr>
            </w:pPr>
            <w:r>
              <w:rPr>
                <w:rFonts w:cs="Arial"/>
                <w:szCs w:val="20"/>
              </w:rPr>
              <w:t>Deltagande-&gt;</w:t>
            </w:r>
            <w:proofErr w:type="spellStart"/>
            <w:r>
              <w:rPr>
                <w:rFonts w:cs="Arial"/>
                <w:szCs w:val="20"/>
              </w:rPr>
              <w:t>Roll.typ</w:t>
            </w:r>
            <w:proofErr w:type="spellEnd"/>
          </w:p>
        </w:tc>
      </w:tr>
      <w:tr w:rsidR="00C20DD0" w:rsidRPr="00410CFC" w14:paraId="4250F0FB" w14:textId="77777777" w:rsidTr="00C46A92">
        <w:trPr>
          <w:trHeight w:val="397"/>
        </w:trPr>
        <w:tc>
          <w:tcPr>
            <w:tcW w:w="3238" w:type="dxa"/>
            <w:vAlign w:val="center"/>
          </w:tcPr>
          <w:p w14:paraId="0F01D3CA" w14:textId="77777777" w:rsidR="00C20DD0" w:rsidRPr="006B6D62" w:rsidRDefault="00C20DD0" w:rsidP="00C46A92">
            <w:r>
              <w:t>Person.id</w:t>
            </w:r>
          </w:p>
        </w:tc>
        <w:tc>
          <w:tcPr>
            <w:tcW w:w="3533" w:type="dxa"/>
            <w:vAlign w:val="center"/>
          </w:tcPr>
          <w:p w14:paraId="54269CDC" w14:textId="77777777" w:rsidR="00C20DD0" w:rsidRPr="00AD3724" w:rsidRDefault="00C20DD0" w:rsidP="00C46A92">
            <w:pPr>
              <w:rPr>
                <w:szCs w:val="20"/>
              </w:rPr>
            </w:pPr>
            <w:r>
              <w:rPr>
                <w:rFonts w:cs="Arial"/>
                <w:i/>
                <w:szCs w:val="20"/>
              </w:rPr>
              <w:t>Saknar motsvarighet i V-TIM 2.2</w:t>
            </w:r>
          </w:p>
        </w:tc>
        <w:tc>
          <w:tcPr>
            <w:tcW w:w="3827" w:type="dxa"/>
          </w:tcPr>
          <w:p w14:paraId="685C91C4" w14:textId="77777777" w:rsidR="00C20DD0" w:rsidRPr="00B677FA" w:rsidRDefault="00C20DD0" w:rsidP="00C46A92">
            <w:pPr>
              <w:rPr>
                <w:rFonts w:cs="Arial"/>
                <w:szCs w:val="20"/>
              </w:rPr>
            </w:pPr>
            <w:proofErr w:type="spellStart"/>
            <w:r>
              <w:rPr>
                <w:rFonts w:cs="Arial"/>
                <w:szCs w:val="20"/>
              </w:rPr>
              <w:t>Person.person</w:t>
            </w:r>
            <w:proofErr w:type="spellEnd"/>
            <w:r>
              <w:rPr>
                <w:rFonts w:cs="Arial"/>
                <w:szCs w:val="20"/>
              </w:rPr>
              <w:t>-id</w:t>
            </w:r>
          </w:p>
        </w:tc>
      </w:tr>
      <w:tr w:rsidR="00C20DD0" w:rsidRPr="00410CFC" w14:paraId="59011014" w14:textId="77777777" w:rsidTr="00C46A92">
        <w:trPr>
          <w:trHeight w:val="397"/>
        </w:trPr>
        <w:tc>
          <w:tcPr>
            <w:tcW w:w="3238" w:type="dxa"/>
            <w:vAlign w:val="center"/>
          </w:tcPr>
          <w:p w14:paraId="3639B2CA" w14:textId="77777777" w:rsidR="00C20DD0" w:rsidRPr="006B6D62" w:rsidRDefault="00C20DD0" w:rsidP="00C46A92">
            <w:r>
              <w:t>Person.name</w:t>
            </w:r>
          </w:p>
        </w:tc>
        <w:tc>
          <w:tcPr>
            <w:tcW w:w="3533" w:type="dxa"/>
            <w:vAlign w:val="center"/>
          </w:tcPr>
          <w:p w14:paraId="5E8CAE8C" w14:textId="77777777" w:rsidR="00C20DD0" w:rsidRPr="00114B13" w:rsidRDefault="00C20DD0" w:rsidP="00C46A92">
            <w:pPr>
              <w:rPr>
                <w:szCs w:val="20"/>
              </w:rPr>
            </w:pPr>
            <w:r>
              <w:rPr>
                <w:rFonts w:cs="Arial"/>
                <w:i/>
                <w:szCs w:val="20"/>
              </w:rPr>
              <w:t>Saknar motsvarighet i V-TIM 2.2</w:t>
            </w:r>
          </w:p>
        </w:tc>
        <w:tc>
          <w:tcPr>
            <w:tcW w:w="3827" w:type="dxa"/>
          </w:tcPr>
          <w:p w14:paraId="56110F6B" w14:textId="77777777" w:rsidR="00C20DD0" w:rsidRDefault="00C20DD0" w:rsidP="00C46A92">
            <w:pPr>
              <w:rPr>
                <w:rFonts w:cs="Arial"/>
                <w:szCs w:val="20"/>
              </w:rPr>
            </w:pPr>
            <w:proofErr w:type="spellStart"/>
            <w:r>
              <w:rPr>
                <w:rFonts w:cs="Arial"/>
                <w:szCs w:val="20"/>
              </w:rPr>
              <w:t>Person.förnamn</w:t>
            </w:r>
            <w:proofErr w:type="spellEnd"/>
            <w:r>
              <w:rPr>
                <w:rFonts w:cs="Arial"/>
                <w:szCs w:val="20"/>
              </w:rPr>
              <w:t xml:space="preserve"> </w:t>
            </w:r>
          </w:p>
          <w:p w14:paraId="67895E8D" w14:textId="77777777" w:rsidR="00C20DD0" w:rsidRDefault="00C20DD0" w:rsidP="00C46A92">
            <w:pPr>
              <w:rPr>
                <w:rFonts w:cs="Arial"/>
                <w:szCs w:val="20"/>
              </w:rPr>
            </w:pPr>
            <w:proofErr w:type="spellStart"/>
            <w:r>
              <w:rPr>
                <w:rFonts w:cs="Arial"/>
                <w:szCs w:val="20"/>
              </w:rPr>
              <w:t>Person.mellannamn</w:t>
            </w:r>
            <w:proofErr w:type="spellEnd"/>
            <w:r>
              <w:rPr>
                <w:rFonts w:cs="Arial"/>
                <w:szCs w:val="20"/>
              </w:rPr>
              <w:t xml:space="preserve"> </w:t>
            </w:r>
          </w:p>
          <w:p w14:paraId="1BFD2988" w14:textId="77777777" w:rsidR="00C20DD0" w:rsidRDefault="00C20DD0" w:rsidP="00C46A92">
            <w:pPr>
              <w:rPr>
                <w:rFonts w:cs="Arial"/>
                <w:szCs w:val="20"/>
              </w:rPr>
            </w:pPr>
            <w:proofErr w:type="spellStart"/>
            <w:r>
              <w:rPr>
                <w:rFonts w:cs="Arial"/>
                <w:szCs w:val="20"/>
              </w:rPr>
              <w:t>Person.efternamn</w:t>
            </w:r>
            <w:proofErr w:type="spellEnd"/>
          </w:p>
          <w:p w14:paraId="5A2F05DF" w14:textId="77777777" w:rsidR="00C20DD0" w:rsidRPr="00B677FA" w:rsidRDefault="00C20DD0" w:rsidP="00C46A92">
            <w:pPr>
              <w:rPr>
                <w:rFonts w:cs="Arial"/>
                <w:szCs w:val="20"/>
              </w:rPr>
            </w:pPr>
            <w:proofErr w:type="spellStart"/>
            <w:r>
              <w:rPr>
                <w:rFonts w:cs="Arial"/>
                <w:szCs w:val="20"/>
              </w:rPr>
              <w:t>Person.tilltalsnamnsmarkering</w:t>
            </w:r>
            <w:proofErr w:type="spellEnd"/>
          </w:p>
        </w:tc>
      </w:tr>
      <w:tr w:rsidR="00C20DD0" w:rsidRPr="00410CFC" w14:paraId="7D025417" w14:textId="77777777" w:rsidTr="00C46A92">
        <w:trPr>
          <w:trHeight w:val="397"/>
        </w:trPr>
        <w:tc>
          <w:tcPr>
            <w:tcW w:w="3238" w:type="dxa"/>
            <w:vAlign w:val="center"/>
          </w:tcPr>
          <w:p w14:paraId="18D2C7D4" w14:textId="77777777" w:rsidR="00C20DD0" w:rsidRPr="006B6D62" w:rsidRDefault="00C20DD0" w:rsidP="00C46A92">
            <w:r>
              <w:t>CareUnit.id</w:t>
            </w:r>
          </w:p>
        </w:tc>
        <w:tc>
          <w:tcPr>
            <w:tcW w:w="3533" w:type="dxa"/>
            <w:vAlign w:val="center"/>
          </w:tcPr>
          <w:p w14:paraId="6948CD74" w14:textId="77777777" w:rsidR="00C20DD0" w:rsidRPr="00E74F09" w:rsidRDefault="00C20DD0" w:rsidP="00C46A92">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28FED93F" w14:textId="77777777" w:rsidR="00C20DD0" w:rsidRPr="0014679C" w:rsidRDefault="00C20DD0" w:rsidP="00C46A92">
            <w:pPr>
              <w:rPr>
                <w:i/>
                <w:szCs w:val="20"/>
              </w:rPr>
            </w:pPr>
            <w:r w:rsidRPr="0014679C">
              <w:rPr>
                <w:i/>
                <w:szCs w:val="20"/>
              </w:rPr>
              <w:t>NI 2015:1</w:t>
            </w:r>
          </w:p>
          <w:p w14:paraId="53E11443" w14:textId="77777777" w:rsidR="00C20DD0" w:rsidRDefault="00C20DD0" w:rsidP="00C46A92">
            <w:pPr>
              <w:rPr>
                <w:szCs w:val="20"/>
              </w:rPr>
            </w:pPr>
            <w:r>
              <w:rPr>
                <w:szCs w:val="20"/>
              </w:rPr>
              <w:t>Organisation.id</w:t>
            </w:r>
          </w:p>
          <w:p w14:paraId="7CD32807" w14:textId="77777777" w:rsidR="00C20DD0" w:rsidRDefault="00C20DD0" w:rsidP="00C46A92">
            <w:pPr>
              <w:rPr>
                <w:rFonts w:cs="Arial"/>
                <w:szCs w:val="20"/>
              </w:rPr>
            </w:pPr>
          </w:p>
          <w:p w14:paraId="4BB37EA4" w14:textId="77777777" w:rsidR="00C20DD0" w:rsidRPr="0014679C" w:rsidRDefault="00C20DD0" w:rsidP="00C46A92">
            <w:pPr>
              <w:rPr>
                <w:rFonts w:cs="Arial"/>
                <w:i/>
                <w:szCs w:val="20"/>
              </w:rPr>
            </w:pPr>
            <w:r w:rsidRPr="0014679C">
              <w:rPr>
                <w:rFonts w:cs="Arial"/>
                <w:i/>
                <w:szCs w:val="20"/>
              </w:rPr>
              <w:t xml:space="preserve">I </w:t>
            </w:r>
            <w:r>
              <w:rPr>
                <w:rFonts w:cs="Arial"/>
                <w:i/>
                <w:szCs w:val="20"/>
              </w:rPr>
              <w:t>V-MIM</w:t>
            </w:r>
          </w:p>
          <w:p w14:paraId="400E3B36" w14:textId="77777777" w:rsidR="00C20DD0" w:rsidRDefault="00C20DD0" w:rsidP="00C46A92">
            <w:pPr>
              <w:rPr>
                <w:szCs w:val="20"/>
              </w:rPr>
            </w:pPr>
            <w:r>
              <w:rPr>
                <w:szCs w:val="20"/>
              </w:rPr>
              <w:t>Organisation(vårdenhet).id</w:t>
            </w:r>
          </w:p>
        </w:tc>
      </w:tr>
      <w:tr w:rsidR="00C20DD0" w:rsidRPr="00410CFC" w14:paraId="0C1FD977" w14:textId="77777777" w:rsidTr="00C46A92">
        <w:trPr>
          <w:trHeight w:val="397"/>
        </w:trPr>
        <w:tc>
          <w:tcPr>
            <w:tcW w:w="3238" w:type="dxa"/>
            <w:vAlign w:val="center"/>
          </w:tcPr>
          <w:p w14:paraId="5D60EF83" w14:textId="77777777" w:rsidR="00C20DD0" w:rsidRPr="006B6D62" w:rsidRDefault="00C20DD0" w:rsidP="00C46A92">
            <w:r>
              <w:t>CareUnit.name</w:t>
            </w:r>
          </w:p>
        </w:tc>
        <w:tc>
          <w:tcPr>
            <w:tcW w:w="3533" w:type="dxa"/>
            <w:vAlign w:val="center"/>
          </w:tcPr>
          <w:p w14:paraId="6AD169DA" w14:textId="77777777" w:rsidR="00C20DD0" w:rsidRPr="00E74F09" w:rsidRDefault="00C20DD0" w:rsidP="00C46A92">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7ED6B44C" w14:textId="77777777" w:rsidR="00C20DD0" w:rsidRPr="0014679C" w:rsidRDefault="00C20DD0" w:rsidP="00C46A92">
            <w:pPr>
              <w:rPr>
                <w:i/>
                <w:szCs w:val="20"/>
              </w:rPr>
            </w:pPr>
            <w:r w:rsidRPr="0014679C">
              <w:rPr>
                <w:i/>
                <w:szCs w:val="20"/>
              </w:rPr>
              <w:t>NI 2015:1</w:t>
            </w:r>
          </w:p>
          <w:p w14:paraId="0DCFBB3A" w14:textId="77777777" w:rsidR="00C20DD0" w:rsidRDefault="00C20DD0" w:rsidP="00C46A92">
            <w:pPr>
              <w:rPr>
                <w:szCs w:val="20"/>
              </w:rPr>
            </w:pPr>
            <w:proofErr w:type="spellStart"/>
            <w:r>
              <w:rPr>
                <w:szCs w:val="20"/>
              </w:rPr>
              <w:t>Organisation.namn</w:t>
            </w:r>
            <w:proofErr w:type="spellEnd"/>
          </w:p>
          <w:p w14:paraId="754E5E08" w14:textId="77777777" w:rsidR="00C20DD0" w:rsidRDefault="00C20DD0" w:rsidP="00C46A92">
            <w:pPr>
              <w:rPr>
                <w:szCs w:val="20"/>
              </w:rPr>
            </w:pPr>
          </w:p>
          <w:p w14:paraId="5A7A616D" w14:textId="77777777" w:rsidR="00C20DD0" w:rsidRDefault="00C20DD0" w:rsidP="00C46A92">
            <w:pPr>
              <w:rPr>
                <w:i/>
                <w:szCs w:val="20"/>
              </w:rPr>
            </w:pPr>
            <w:r>
              <w:rPr>
                <w:i/>
                <w:szCs w:val="20"/>
              </w:rPr>
              <w:t>V-MIM</w:t>
            </w:r>
          </w:p>
          <w:p w14:paraId="23F86AA4" w14:textId="77777777" w:rsidR="00C20DD0" w:rsidRPr="0014679C" w:rsidRDefault="00C20DD0" w:rsidP="00C46A92">
            <w:pPr>
              <w:rPr>
                <w:szCs w:val="20"/>
              </w:rPr>
            </w:pPr>
            <w:r>
              <w:rPr>
                <w:szCs w:val="20"/>
              </w:rPr>
              <w:t>Organisation(vårdenhet).namn</w:t>
            </w:r>
          </w:p>
        </w:tc>
      </w:tr>
      <w:tr w:rsidR="00C20DD0" w:rsidRPr="006F7E12" w14:paraId="3230471B" w14:textId="77777777" w:rsidTr="00C46A92">
        <w:trPr>
          <w:trHeight w:val="397"/>
        </w:trPr>
        <w:tc>
          <w:tcPr>
            <w:tcW w:w="3238" w:type="dxa"/>
            <w:vAlign w:val="center"/>
          </w:tcPr>
          <w:p w14:paraId="3CE67370" w14:textId="77777777" w:rsidR="00C20DD0" w:rsidRPr="00C601A9" w:rsidRDefault="00C20DD0" w:rsidP="00C46A92">
            <w:pPr>
              <w:rPr>
                <w:szCs w:val="20"/>
              </w:rPr>
            </w:pPr>
            <w:r w:rsidRPr="00C601A9">
              <w:rPr>
                <w:szCs w:val="20"/>
              </w:rPr>
              <w:t>CareGiver.id</w:t>
            </w:r>
          </w:p>
        </w:tc>
        <w:tc>
          <w:tcPr>
            <w:tcW w:w="3533" w:type="dxa"/>
            <w:vAlign w:val="center"/>
          </w:tcPr>
          <w:p w14:paraId="6FE754EB" w14:textId="77777777" w:rsidR="00C20DD0" w:rsidRPr="002F4534" w:rsidRDefault="00C20DD0" w:rsidP="00C46A92">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18B1B548" w14:textId="77777777" w:rsidR="00C20DD0" w:rsidRPr="0014679C" w:rsidRDefault="00C20DD0" w:rsidP="00C46A92">
            <w:pPr>
              <w:rPr>
                <w:i/>
                <w:szCs w:val="20"/>
              </w:rPr>
            </w:pPr>
            <w:r w:rsidRPr="0014679C">
              <w:rPr>
                <w:i/>
                <w:szCs w:val="20"/>
              </w:rPr>
              <w:t>NI 2015:1</w:t>
            </w:r>
          </w:p>
          <w:p w14:paraId="74845302" w14:textId="77777777" w:rsidR="00C20DD0" w:rsidRDefault="00C20DD0" w:rsidP="00C46A92">
            <w:pPr>
              <w:rPr>
                <w:szCs w:val="20"/>
              </w:rPr>
            </w:pPr>
            <w:r>
              <w:rPr>
                <w:szCs w:val="20"/>
              </w:rPr>
              <w:t>Organisation. id</w:t>
            </w:r>
          </w:p>
          <w:p w14:paraId="13717B5A" w14:textId="77777777" w:rsidR="00C20DD0" w:rsidRDefault="00C20DD0" w:rsidP="00C46A92">
            <w:pPr>
              <w:rPr>
                <w:szCs w:val="20"/>
              </w:rPr>
            </w:pPr>
          </w:p>
          <w:p w14:paraId="0395D67C" w14:textId="77777777" w:rsidR="00C20DD0" w:rsidRDefault="00C20DD0" w:rsidP="00C46A92">
            <w:pPr>
              <w:rPr>
                <w:i/>
                <w:szCs w:val="20"/>
              </w:rPr>
            </w:pPr>
            <w:r>
              <w:rPr>
                <w:i/>
                <w:szCs w:val="20"/>
              </w:rPr>
              <w:t>V-MIM</w:t>
            </w:r>
          </w:p>
          <w:p w14:paraId="2651FBA9" w14:textId="77777777" w:rsidR="00C20DD0" w:rsidRDefault="00C20DD0" w:rsidP="00C46A92">
            <w:pPr>
              <w:rPr>
                <w:szCs w:val="20"/>
              </w:rPr>
            </w:pPr>
            <w:r>
              <w:rPr>
                <w:szCs w:val="20"/>
              </w:rPr>
              <w:t>Organisation(vårdgivare).id</w:t>
            </w:r>
          </w:p>
        </w:tc>
      </w:tr>
      <w:tr w:rsidR="00C20DD0" w:rsidRPr="006F7E12" w14:paraId="478FD1FF" w14:textId="77777777" w:rsidTr="00C46A92">
        <w:trPr>
          <w:trHeight w:val="397"/>
        </w:trPr>
        <w:tc>
          <w:tcPr>
            <w:tcW w:w="3238" w:type="dxa"/>
            <w:vAlign w:val="center"/>
          </w:tcPr>
          <w:p w14:paraId="01249FF1" w14:textId="77777777" w:rsidR="00C20DD0" w:rsidRPr="00C601A9" w:rsidRDefault="00C20DD0" w:rsidP="00C46A92">
            <w:pPr>
              <w:rPr>
                <w:szCs w:val="20"/>
              </w:rPr>
            </w:pPr>
            <w:r w:rsidRPr="00C601A9">
              <w:rPr>
                <w:szCs w:val="20"/>
              </w:rPr>
              <w:t>CareGiver.</w:t>
            </w:r>
            <w:r>
              <w:rPr>
                <w:szCs w:val="20"/>
              </w:rPr>
              <w:t>name</w:t>
            </w:r>
          </w:p>
        </w:tc>
        <w:tc>
          <w:tcPr>
            <w:tcW w:w="3533" w:type="dxa"/>
            <w:vAlign w:val="center"/>
          </w:tcPr>
          <w:p w14:paraId="75189ED0" w14:textId="77777777" w:rsidR="00C20DD0" w:rsidRPr="00E74F09" w:rsidRDefault="00C20DD0" w:rsidP="00C46A92">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4C918F98" w14:textId="77777777" w:rsidR="00C20DD0" w:rsidRPr="0014679C" w:rsidRDefault="00C20DD0" w:rsidP="00C46A92">
            <w:pPr>
              <w:rPr>
                <w:i/>
                <w:szCs w:val="20"/>
              </w:rPr>
            </w:pPr>
            <w:r w:rsidRPr="0014679C">
              <w:rPr>
                <w:i/>
                <w:szCs w:val="20"/>
              </w:rPr>
              <w:t>NI 2015:1</w:t>
            </w:r>
          </w:p>
          <w:p w14:paraId="073E8D2B" w14:textId="77777777" w:rsidR="00C20DD0" w:rsidRDefault="00C20DD0" w:rsidP="00C46A92">
            <w:pPr>
              <w:rPr>
                <w:szCs w:val="20"/>
              </w:rPr>
            </w:pPr>
            <w:proofErr w:type="spellStart"/>
            <w:r>
              <w:rPr>
                <w:szCs w:val="20"/>
              </w:rPr>
              <w:t>Organisation.namn</w:t>
            </w:r>
            <w:proofErr w:type="spellEnd"/>
          </w:p>
          <w:p w14:paraId="05BA6106" w14:textId="77777777" w:rsidR="00C20DD0" w:rsidRDefault="00C20DD0" w:rsidP="00C46A92">
            <w:pPr>
              <w:rPr>
                <w:szCs w:val="20"/>
              </w:rPr>
            </w:pPr>
          </w:p>
          <w:p w14:paraId="5A28D1B5" w14:textId="77777777" w:rsidR="00C20DD0" w:rsidRDefault="00C20DD0" w:rsidP="00C46A92">
            <w:pPr>
              <w:rPr>
                <w:i/>
                <w:szCs w:val="20"/>
              </w:rPr>
            </w:pPr>
            <w:r>
              <w:rPr>
                <w:i/>
                <w:szCs w:val="20"/>
              </w:rPr>
              <w:t>V-MIM</w:t>
            </w:r>
          </w:p>
          <w:p w14:paraId="6B02053C" w14:textId="77777777" w:rsidR="00C20DD0" w:rsidRDefault="00C20DD0" w:rsidP="00C46A92">
            <w:pPr>
              <w:rPr>
                <w:szCs w:val="20"/>
              </w:rPr>
            </w:pPr>
            <w:r>
              <w:rPr>
                <w:szCs w:val="20"/>
              </w:rPr>
              <w:t>Organisation(vårdgivare).namn</w:t>
            </w:r>
          </w:p>
        </w:tc>
      </w:tr>
      <w:tr w:rsidR="00C20DD0" w:rsidRPr="006F7E12" w14:paraId="67840E12" w14:textId="77777777" w:rsidTr="00C46A92">
        <w:trPr>
          <w:trHeight w:val="397"/>
        </w:trPr>
        <w:tc>
          <w:tcPr>
            <w:tcW w:w="3238" w:type="dxa"/>
            <w:vAlign w:val="center"/>
          </w:tcPr>
          <w:p w14:paraId="7377FF92" w14:textId="77777777" w:rsidR="00C20DD0" w:rsidRPr="00C601A9" w:rsidRDefault="00C20DD0" w:rsidP="00C46A92">
            <w:pPr>
              <w:rPr>
                <w:szCs w:val="20"/>
              </w:rPr>
            </w:pPr>
            <w:r>
              <w:rPr>
                <w:szCs w:val="20"/>
              </w:rPr>
              <w:t>AdditionalParticipant.id</w:t>
            </w:r>
          </w:p>
        </w:tc>
        <w:tc>
          <w:tcPr>
            <w:tcW w:w="3533" w:type="dxa"/>
            <w:vAlign w:val="center"/>
          </w:tcPr>
          <w:p w14:paraId="5D947F5F" w14:textId="77777777" w:rsidR="00C20DD0" w:rsidRDefault="00C20DD0" w:rsidP="00C46A92">
            <w:pPr>
              <w:rPr>
                <w:szCs w:val="20"/>
              </w:rPr>
            </w:pPr>
            <w:r>
              <w:rPr>
                <w:rFonts w:cs="Arial"/>
                <w:i/>
                <w:szCs w:val="20"/>
              </w:rPr>
              <w:t>Saknar motsvarighet i V-TIM 2.2</w:t>
            </w:r>
          </w:p>
        </w:tc>
        <w:tc>
          <w:tcPr>
            <w:tcW w:w="3827" w:type="dxa"/>
          </w:tcPr>
          <w:p w14:paraId="24E738C1"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5790467" w14:textId="77777777" w:rsidR="00C20DD0" w:rsidRDefault="00C20DD0" w:rsidP="00C46A92">
            <w:pPr>
              <w:rPr>
                <w:rFonts w:cs="Arial"/>
                <w:i/>
                <w:szCs w:val="20"/>
              </w:rPr>
            </w:pPr>
            <w:r>
              <w:rPr>
                <w:rFonts w:cs="Arial"/>
                <w:i/>
                <w:szCs w:val="20"/>
              </w:rPr>
              <w:t>Saknar motsvarighet</w:t>
            </w:r>
          </w:p>
          <w:p w14:paraId="1EAAB76A" w14:textId="77777777" w:rsidR="00C20DD0" w:rsidRDefault="00C20DD0" w:rsidP="00C46A92">
            <w:pPr>
              <w:rPr>
                <w:i/>
                <w:szCs w:val="20"/>
              </w:rPr>
            </w:pPr>
          </w:p>
          <w:p w14:paraId="164B28BD" w14:textId="77777777" w:rsidR="00C20DD0" w:rsidRDefault="00C20DD0" w:rsidP="00C46A92">
            <w:pPr>
              <w:rPr>
                <w:i/>
                <w:szCs w:val="20"/>
              </w:rPr>
            </w:pPr>
            <w:r>
              <w:rPr>
                <w:i/>
                <w:szCs w:val="20"/>
              </w:rPr>
              <w:lastRenderedPageBreak/>
              <w:t>V-MIM</w:t>
            </w:r>
          </w:p>
          <w:p w14:paraId="5C669C39" w14:textId="77777777" w:rsidR="00C20DD0" w:rsidRPr="00CF0EC2" w:rsidRDefault="00C20DD0" w:rsidP="00C46A92">
            <w:pPr>
              <w:rPr>
                <w:szCs w:val="20"/>
              </w:rPr>
            </w:pPr>
            <w:r>
              <w:rPr>
                <w:szCs w:val="20"/>
              </w:rPr>
              <w:t>Professionell aktör.id (om sådan deltagare)</w:t>
            </w:r>
          </w:p>
        </w:tc>
      </w:tr>
      <w:tr w:rsidR="00C20DD0" w:rsidRPr="006F7E12" w14:paraId="24C25693" w14:textId="77777777" w:rsidTr="00C46A92">
        <w:trPr>
          <w:trHeight w:val="397"/>
        </w:trPr>
        <w:tc>
          <w:tcPr>
            <w:tcW w:w="3238" w:type="dxa"/>
            <w:vAlign w:val="center"/>
          </w:tcPr>
          <w:p w14:paraId="501CC0CC" w14:textId="77777777" w:rsidR="00C20DD0" w:rsidRDefault="00C20DD0" w:rsidP="00C46A92">
            <w:pPr>
              <w:rPr>
                <w:szCs w:val="20"/>
              </w:rPr>
            </w:pPr>
            <w:proofErr w:type="spellStart"/>
            <w:r>
              <w:rPr>
                <w:szCs w:val="20"/>
              </w:rPr>
              <w:lastRenderedPageBreak/>
              <w:t>AdditionalParticipant.type</w:t>
            </w:r>
            <w:proofErr w:type="spellEnd"/>
          </w:p>
        </w:tc>
        <w:tc>
          <w:tcPr>
            <w:tcW w:w="3533" w:type="dxa"/>
            <w:vAlign w:val="center"/>
          </w:tcPr>
          <w:p w14:paraId="7A1D4067" w14:textId="77777777" w:rsidR="00C20DD0" w:rsidRDefault="00C20DD0" w:rsidP="00C46A92">
            <w:pPr>
              <w:rPr>
                <w:szCs w:val="20"/>
              </w:rPr>
            </w:pPr>
            <w:r>
              <w:rPr>
                <w:rFonts w:cs="Arial"/>
                <w:i/>
                <w:szCs w:val="20"/>
              </w:rPr>
              <w:t>Saknar motsvarighet i V-TIM 2.2</w:t>
            </w:r>
          </w:p>
        </w:tc>
        <w:tc>
          <w:tcPr>
            <w:tcW w:w="3827" w:type="dxa"/>
          </w:tcPr>
          <w:p w14:paraId="4F3C97A5" w14:textId="77777777" w:rsidR="00C20DD0" w:rsidRDefault="00C20DD0" w:rsidP="00C46A92">
            <w:pPr>
              <w:rPr>
                <w:szCs w:val="20"/>
              </w:rPr>
            </w:pPr>
            <w:proofErr w:type="spellStart"/>
            <w:r>
              <w:rPr>
                <w:szCs w:val="20"/>
              </w:rPr>
              <w:t>Deltagande.typ</w:t>
            </w:r>
            <w:proofErr w:type="spellEnd"/>
          </w:p>
          <w:p w14:paraId="629261E4" w14:textId="77777777" w:rsidR="00C20DD0" w:rsidRPr="0014679C" w:rsidRDefault="00C20DD0" w:rsidP="00C46A92">
            <w:pPr>
              <w:rPr>
                <w:i/>
                <w:szCs w:val="20"/>
              </w:rPr>
            </w:pPr>
          </w:p>
        </w:tc>
      </w:tr>
      <w:tr w:rsidR="00C20DD0" w:rsidRPr="006F7E12" w14:paraId="0A4FE191" w14:textId="77777777" w:rsidTr="00C46A92">
        <w:trPr>
          <w:trHeight w:val="397"/>
        </w:trPr>
        <w:tc>
          <w:tcPr>
            <w:tcW w:w="3238" w:type="dxa"/>
            <w:vAlign w:val="center"/>
          </w:tcPr>
          <w:p w14:paraId="4E800AB6" w14:textId="77777777" w:rsidR="00C20DD0" w:rsidRDefault="00C20DD0" w:rsidP="00C46A92">
            <w:pPr>
              <w:rPr>
                <w:szCs w:val="20"/>
              </w:rPr>
            </w:pPr>
            <w:proofErr w:type="spellStart"/>
            <w:r>
              <w:rPr>
                <w:szCs w:val="20"/>
              </w:rPr>
              <w:t>AdditionalParticipant.role</w:t>
            </w:r>
            <w:proofErr w:type="spellEnd"/>
          </w:p>
        </w:tc>
        <w:tc>
          <w:tcPr>
            <w:tcW w:w="3533" w:type="dxa"/>
            <w:vAlign w:val="center"/>
          </w:tcPr>
          <w:p w14:paraId="2127C2A2" w14:textId="77777777" w:rsidR="00C20DD0" w:rsidRDefault="00C20DD0" w:rsidP="00C46A92">
            <w:pPr>
              <w:rPr>
                <w:szCs w:val="20"/>
              </w:rPr>
            </w:pPr>
            <w:r>
              <w:rPr>
                <w:rFonts w:cs="Arial"/>
                <w:i/>
                <w:szCs w:val="20"/>
              </w:rPr>
              <w:t>Saknar motsvarighet i V-TIM 2.2</w:t>
            </w:r>
          </w:p>
        </w:tc>
        <w:tc>
          <w:tcPr>
            <w:tcW w:w="3827" w:type="dxa"/>
          </w:tcPr>
          <w:p w14:paraId="0D628484"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17827042" w14:textId="77777777" w:rsidR="00C20DD0" w:rsidRDefault="00C20DD0" w:rsidP="00C46A92">
            <w:pPr>
              <w:rPr>
                <w:rFonts w:cs="Arial"/>
                <w:i/>
                <w:szCs w:val="20"/>
              </w:rPr>
            </w:pPr>
            <w:r>
              <w:rPr>
                <w:rFonts w:cs="Arial"/>
                <w:i/>
                <w:szCs w:val="20"/>
              </w:rPr>
              <w:t>Saknar motsvarighet</w:t>
            </w:r>
          </w:p>
          <w:p w14:paraId="02193F37" w14:textId="77777777" w:rsidR="00C20DD0" w:rsidRDefault="00C20DD0" w:rsidP="00C46A92">
            <w:pPr>
              <w:rPr>
                <w:i/>
                <w:szCs w:val="20"/>
              </w:rPr>
            </w:pPr>
          </w:p>
          <w:p w14:paraId="1D9ACD0A" w14:textId="77777777" w:rsidR="00C20DD0" w:rsidRDefault="00C20DD0" w:rsidP="00C46A92">
            <w:pPr>
              <w:rPr>
                <w:i/>
                <w:szCs w:val="20"/>
              </w:rPr>
            </w:pPr>
            <w:r>
              <w:rPr>
                <w:i/>
                <w:szCs w:val="20"/>
              </w:rPr>
              <w:t>V-MIM</w:t>
            </w:r>
          </w:p>
          <w:p w14:paraId="56B8CAFB" w14:textId="77777777" w:rsidR="00C20DD0" w:rsidRPr="00CF0EC2" w:rsidRDefault="00C20DD0" w:rsidP="00C46A92">
            <w:pPr>
              <w:rPr>
                <w:szCs w:val="20"/>
              </w:rPr>
            </w:pPr>
            <w:proofErr w:type="spellStart"/>
            <w:r w:rsidRPr="00CF0EC2">
              <w:rPr>
                <w:szCs w:val="20"/>
              </w:rPr>
              <w:t>Roll.typ</w:t>
            </w:r>
            <w:proofErr w:type="spellEnd"/>
          </w:p>
        </w:tc>
      </w:tr>
      <w:tr w:rsidR="00C20DD0" w:rsidRPr="006F7E12" w14:paraId="524612E5" w14:textId="77777777" w:rsidTr="00C46A92">
        <w:trPr>
          <w:trHeight w:val="397"/>
        </w:trPr>
        <w:tc>
          <w:tcPr>
            <w:tcW w:w="3238" w:type="dxa"/>
            <w:vAlign w:val="center"/>
          </w:tcPr>
          <w:p w14:paraId="358D3E1C" w14:textId="77777777" w:rsidR="00C20DD0" w:rsidRDefault="00C20DD0" w:rsidP="00C46A92">
            <w:pPr>
              <w:rPr>
                <w:szCs w:val="20"/>
              </w:rPr>
            </w:pPr>
            <w:proofErr w:type="spellStart"/>
            <w:r>
              <w:rPr>
                <w:szCs w:val="20"/>
              </w:rPr>
              <w:t>AdditionalParticipant.</w:t>
            </w:r>
            <w:r w:rsidRPr="00D058B9">
              <w:rPr>
                <w:szCs w:val="20"/>
              </w:rPr>
              <w:t>time</w:t>
            </w:r>
            <w:proofErr w:type="spellEnd"/>
          </w:p>
        </w:tc>
        <w:tc>
          <w:tcPr>
            <w:tcW w:w="3533" w:type="dxa"/>
            <w:vAlign w:val="center"/>
          </w:tcPr>
          <w:p w14:paraId="06948820" w14:textId="77777777" w:rsidR="00C20DD0" w:rsidRDefault="00C20DD0" w:rsidP="00C46A92">
            <w:pPr>
              <w:rPr>
                <w:szCs w:val="20"/>
              </w:rPr>
            </w:pPr>
            <w:r>
              <w:rPr>
                <w:rFonts w:cs="Arial"/>
                <w:i/>
                <w:szCs w:val="20"/>
              </w:rPr>
              <w:t>Saknar motsvarighet i V-TIM 2.2</w:t>
            </w:r>
          </w:p>
        </w:tc>
        <w:tc>
          <w:tcPr>
            <w:tcW w:w="3827" w:type="dxa"/>
          </w:tcPr>
          <w:p w14:paraId="0B36DFD6" w14:textId="77777777" w:rsidR="00C20DD0" w:rsidRDefault="00C20DD0" w:rsidP="00C46A92">
            <w:pPr>
              <w:rPr>
                <w:szCs w:val="20"/>
              </w:rPr>
            </w:pPr>
            <w:proofErr w:type="spellStart"/>
            <w:r>
              <w:rPr>
                <w:szCs w:val="20"/>
              </w:rPr>
              <w:t>Deltagande.tid</w:t>
            </w:r>
            <w:proofErr w:type="spellEnd"/>
          </w:p>
          <w:p w14:paraId="5335CEA9" w14:textId="77777777" w:rsidR="00C20DD0" w:rsidRPr="0014679C" w:rsidRDefault="00C20DD0" w:rsidP="00C46A92">
            <w:pPr>
              <w:rPr>
                <w:i/>
                <w:szCs w:val="20"/>
              </w:rPr>
            </w:pPr>
          </w:p>
        </w:tc>
      </w:tr>
      <w:tr w:rsidR="00C20DD0" w:rsidRPr="006F7E12" w14:paraId="7BCC4C1D" w14:textId="77777777" w:rsidTr="00C46A92">
        <w:trPr>
          <w:trHeight w:val="397"/>
        </w:trPr>
        <w:tc>
          <w:tcPr>
            <w:tcW w:w="3238" w:type="dxa"/>
            <w:vAlign w:val="center"/>
          </w:tcPr>
          <w:p w14:paraId="654FAB70" w14:textId="77777777" w:rsidR="00C20DD0" w:rsidRDefault="00C20DD0" w:rsidP="00C46A92">
            <w:pPr>
              <w:rPr>
                <w:szCs w:val="20"/>
              </w:rPr>
            </w:pPr>
            <w:r>
              <w:rPr>
                <w:szCs w:val="20"/>
              </w:rPr>
              <w:t>Device.id</w:t>
            </w:r>
          </w:p>
        </w:tc>
        <w:tc>
          <w:tcPr>
            <w:tcW w:w="3533" w:type="dxa"/>
            <w:vAlign w:val="center"/>
          </w:tcPr>
          <w:p w14:paraId="3C70D622" w14:textId="77777777" w:rsidR="00C20DD0" w:rsidRDefault="00C20DD0" w:rsidP="00C46A92">
            <w:pPr>
              <w:rPr>
                <w:szCs w:val="20"/>
              </w:rPr>
            </w:pPr>
            <w:proofErr w:type="spellStart"/>
            <w:r>
              <w:rPr>
                <w:szCs w:val="20"/>
              </w:rPr>
              <w:t>Resursspecifikation.resurs</w:t>
            </w:r>
            <w:proofErr w:type="spellEnd"/>
            <w:r>
              <w:rPr>
                <w:szCs w:val="20"/>
              </w:rPr>
              <w:t xml:space="preserve"> id</w:t>
            </w:r>
          </w:p>
        </w:tc>
        <w:tc>
          <w:tcPr>
            <w:tcW w:w="3827" w:type="dxa"/>
          </w:tcPr>
          <w:p w14:paraId="4FD3A626"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0599EACE" w14:textId="77777777" w:rsidR="00C20DD0" w:rsidRDefault="00C20DD0" w:rsidP="00C46A92">
            <w:pPr>
              <w:rPr>
                <w:rFonts w:cs="Arial"/>
                <w:i/>
                <w:szCs w:val="20"/>
              </w:rPr>
            </w:pPr>
            <w:r>
              <w:rPr>
                <w:rFonts w:cs="Arial"/>
                <w:i/>
                <w:szCs w:val="20"/>
              </w:rPr>
              <w:t>Saknar motsvarighet</w:t>
            </w:r>
          </w:p>
          <w:p w14:paraId="7CD1A2FF" w14:textId="77777777" w:rsidR="00C20DD0" w:rsidRDefault="00C20DD0" w:rsidP="00C46A92">
            <w:pPr>
              <w:rPr>
                <w:rFonts w:cs="Arial"/>
                <w:szCs w:val="20"/>
              </w:rPr>
            </w:pPr>
          </w:p>
          <w:p w14:paraId="1166F964" w14:textId="77777777" w:rsidR="00C20DD0" w:rsidRPr="00CF0EC2" w:rsidRDefault="00C20DD0" w:rsidP="00C46A92">
            <w:pPr>
              <w:rPr>
                <w:i/>
                <w:szCs w:val="20"/>
              </w:rPr>
            </w:pPr>
            <w:r>
              <w:rPr>
                <w:i/>
                <w:szCs w:val="20"/>
              </w:rPr>
              <w:t>V-MIM</w:t>
            </w:r>
          </w:p>
          <w:p w14:paraId="367A2268" w14:textId="77777777" w:rsidR="00C20DD0" w:rsidRPr="00CF0EC2" w:rsidRDefault="00C20DD0" w:rsidP="00C46A92">
            <w:pPr>
              <w:rPr>
                <w:rFonts w:cs="Arial"/>
                <w:szCs w:val="20"/>
              </w:rPr>
            </w:pPr>
            <w:r>
              <w:rPr>
                <w:rFonts w:cs="Arial"/>
                <w:szCs w:val="20"/>
              </w:rPr>
              <w:t>Artefakt.id</w:t>
            </w:r>
          </w:p>
          <w:p w14:paraId="0686C8A6" w14:textId="77777777" w:rsidR="00C20DD0" w:rsidRPr="0014679C" w:rsidRDefault="00C20DD0" w:rsidP="00C46A92">
            <w:pPr>
              <w:rPr>
                <w:i/>
                <w:szCs w:val="20"/>
              </w:rPr>
            </w:pPr>
          </w:p>
        </w:tc>
      </w:tr>
      <w:tr w:rsidR="00C20DD0" w:rsidRPr="006F7E12" w14:paraId="5D2024B6" w14:textId="77777777" w:rsidTr="00C46A92">
        <w:trPr>
          <w:trHeight w:val="397"/>
        </w:trPr>
        <w:tc>
          <w:tcPr>
            <w:tcW w:w="3238" w:type="dxa"/>
            <w:vAlign w:val="center"/>
          </w:tcPr>
          <w:p w14:paraId="6790DD22" w14:textId="77777777" w:rsidR="00C20DD0" w:rsidRDefault="00C20DD0" w:rsidP="00C46A92">
            <w:pPr>
              <w:rPr>
                <w:szCs w:val="20"/>
              </w:rPr>
            </w:pPr>
            <w:proofErr w:type="spellStart"/>
            <w:r>
              <w:rPr>
                <w:szCs w:val="20"/>
              </w:rPr>
              <w:t>Device.type</w:t>
            </w:r>
            <w:proofErr w:type="spellEnd"/>
          </w:p>
        </w:tc>
        <w:tc>
          <w:tcPr>
            <w:tcW w:w="3533" w:type="dxa"/>
            <w:vAlign w:val="center"/>
          </w:tcPr>
          <w:p w14:paraId="3B805112" w14:textId="77777777" w:rsidR="00C20DD0" w:rsidRDefault="00C20DD0" w:rsidP="00C46A92">
            <w:pPr>
              <w:rPr>
                <w:szCs w:val="20"/>
              </w:rPr>
            </w:pPr>
            <w:proofErr w:type="spellStart"/>
            <w:r>
              <w:rPr>
                <w:szCs w:val="20"/>
              </w:rPr>
              <w:t>Resursspecifikation.resurs</w:t>
            </w:r>
            <w:proofErr w:type="spellEnd"/>
            <w:r>
              <w:rPr>
                <w:szCs w:val="20"/>
              </w:rPr>
              <w:t xml:space="preserve"> typ</w:t>
            </w:r>
          </w:p>
        </w:tc>
        <w:tc>
          <w:tcPr>
            <w:tcW w:w="3827" w:type="dxa"/>
          </w:tcPr>
          <w:p w14:paraId="44B2F2B6"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2015FB6C" w14:textId="77777777" w:rsidR="00C20DD0" w:rsidRDefault="00C20DD0" w:rsidP="00C46A92">
            <w:pPr>
              <w:rPr>
                <w:rFonts w:cs="Arial"/>
                <w:i/>
                <w:szCs w:val="20"/>
              </w:rPr>
            </w:pPr>
            <w:r>
              <w:rPr>
                <w:rFonts w:cs="Arial"/>
                <w:i/>
                <w:szCs w:val="20"/>
              </w:rPr>
              <w:t>Saknar motsvarighet</w:t>
            </w:r>
          </w:p>
          <w:p w14:paraId="065B26C5" w14:textId="77777777" w:rsidR="00C20DD0" w:rsidRDefault="00C20DD0" w:rsidP="00C46A92">
            <w:pPr>
              <w:rPr>
                <w:rFonts w:cs="Arial"/>
                <w:szCs w:val="20"/>
              </w:rPr>
            </w:pPr>
          </w:p>
          <w:p w14:paraId="71EB0072" w14:textId="77777777" w:rsidR="00C20DD0" w:rsidRPr="00CF0EC2" w:rsidRDefault="00C20DD0" w:rsidP="00C46A92">
            <w:pPr>
              <w:rPr>
                <w:i/>
                <w:szCs w:val="20"/>
              </w:rPr>
            </w:pPr>
            <w:r>
              <w:rPr>
                <w:i/>
                <w:szCs w:val="20"/>
              </w:rPr>
              <w:t>V-MIM</w:t>
            </w:r>
          </w:p>
          <w:p w14:paraId="5F7D0E0C" w14:textId="77777777" w:rsidR="00C20DD0" w:rsidRPr="009304E4" w:rsidRDefault="00C20DD0" w:rsidP="00C46A92">
            <w:pPr>
              <w:rPr>
                <w:rFonts w:cs="Arial"/>
                <w:szCs w:val="20"/>
              </w:rPr>
            </w:pPr>
            <w:proofErr w:type="spellStart"/>
            <w:r>
              <w:rPr>
                <w:rFonts w:cs="Arial"/>
                <w:szCs w:val="20"/>
              </w:rPr>
              <w:t>Artefakt.typ</w:t>
            </w:r>
            <w:proofErr w:type="spellEnd"/>
          </w:p>
          <w:p w14:paraId="5B90CD48" w14:textId="77777777" w:rsidR="00C20DD0" w:rsidRPr="0014679C" w:rsidRDefault="00C20DD0" w:rsidP="00C46A92">
            <w:pPr>
              <w:rPr>
                <w:i/>
                <w:szCs w:val="20"/>
              </w:rPr>
            </w:pPr>
          </w:p>
        </w:tc>
      </w:tr>
      <w:tr w:rsidR="00C20DD0" w:rsidRPr="006F7E12" w14:paraId="77E9D8E4" w14:textId="77777777" w:rsidTr="00C46A92">
        <w:trPr>
          <w:trHeight w:val="397"/>
        </w:trPr>
        <w:tc>
          <w:tcPr>
            <w:tcW w:w="3238" w:type="dxa"/>
            <w:vAlign w:val="center"/>
          </w:tcPr>
          <w:p w14:paraId="352D46FD" w14:textId="77777777" w:rsidR="00C20DD0" w:rsidRDefault="00C20DD0" w:rsidP="00C46A92">
            <w:pPr>
              <w:rPr>
                <w:szCs w:val="20"/>
              </w:rPr>
            </w:pPr>
            <w:proofErr w:type="spellStart"/>
            <w:r>
              <w:rPr>
                <w:szCs w:val="20"/>
              </w:rPr>
              <w:t>Device.model</w:t>
            </w:r>
            <w:proofErr w:type="spellEnd"/>
          </w:p>
        </w:tc>
        <w:tc>
          <w:tcPr>
            <w:tcW w:w="3533" w:type="dxa"/>
            <w:vAlign w:val="center"/>
          </w:tcPr>
          <w:p w14:paraId="25092ED4" w14:textId="77777777" w:rsidR="00C20DD0" w:rsidRDefault="00C20DD0" w:rsidP="00C46A92">
            <w:pPr>
              <w:rPr>
                <w:szCs w:val="20"/>
              </w:rPr>
            </w:pPr>
            <w:r>
              <w:rPr>
                <w:rFonts w:cs="Arial"/>
                <w:i/>
                <w:szCs w:val="20"/>
              </w:rPr>
              <w:t>Saknar motsvarighet i V-TIM 2.2</w:t>
            </w:r>
          </w:p>
        </w:tc>
        <w:tc>
          <w:tcPr>
            <w:tcW w:w="3827" w:type="dxa"/>
          </w:tcPr>
          <w:p w14:paraId="6C564977"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454D3AE3" w14:textId="77777777" w:rsidR="00C20DD0" w:rsidRDefault="00C20DD0" w:rsidP="00C46A92">
            <w:pPr>
              <w:rPr>
                <w:rFonts w:cs="Arial"/>
                <w:i/>
                <w:szCs w:val="20"/>
              </w:rPr>
            </w:pPr>
            <w:r>
              <w:rPr>
                <w:rFonts w:cs="Arial"/>
                <w:i/>
                <w:szCs w:val="20"/>
              </w:rPr>
              <w:t>Saknar motsvarighet</w:t>
            </w:r>
          </w:p>
          <w:p w14:paraId="3ED8FC98" w14:textId="77777777" w:rsidR="00C20DD0" w:rsidRDefault="00C20DD0" w:rsidP="00C46A92">
            <w:pPr>
              <w:rPr>
                <w:rFonts w:cs="Arial"/>
                <w:szCs w:val="20"/>
              </w:rPr>
            </w:pPr>
          </w:p>
          <w:p w14:paraId="255F1CCD" w14:textId="77777777" w:rsidR="00C20DD0" w:rsidRPr="00CF0EC2" w:rsidRDefault="00C20DD0" w:rsidP="00C46A92">
            <w:pPr>
              <w:rPr>
                <w:i/>
                <w:szCs w:val="20"/>
              </w:rPr>
            </w:pPr>
            <w:r>
              <w:rPr>
                <w:i/>
                <w:szCs w:val="20"/>
              </w:rPr>
              <w:t>V-MIM</w:t>
            </w:r>
          </w:p>
          <w:p w14:paraId="4CE0A62F" w14:textId="77777777" w:rsidR="00C20DD0" w:rsidRPr="009304E4" w:rsidRDefault="00C20DD0" w:rsidP="00C46A92">
            <w:pPr>
              <w:rPr>
                <w:rFonts w:cs="Arial"/>
                <w:szCs w:val="20"/>
              </w:rPr>
            </w:pPr>
            <w:proofErr w:type="spellStart"/>
            <w:r>
              <w:rPr>
                <w:rFonts w:cs="Arial"/>
                <w:szCs w:val="20"/>
              </w:rPr>
              <w:t>Artefakt.modell</w:t>
            </w:r>
            <w:proofErr w:type="spellEnd"/>
          </w:p>
          <w:p w14:paraId="61543E60" w14:textId="77777777" w:rsidR="00C20DD0" w:rsidRPr="0014679C" w:rsidRDefault="00C20DD0" w:rsidP="00C46A92">
            <w:pPr>
              <w:rPr>
                <w:i/>
                <w:szCs w:val="20"/>
              </w:rPr>
            </w:pPr>
          </w:p>
        </w:tc>
      </w:tr>
    </w:tbl>
    <w:p w14:paraId="6B667719" w14:textId="77777777" w:rsidR="0005019F" w:rsidRPr="00C20DD0" w:rsidRDefault="0005019F" w:rsidP="0005019F"/>
    <w:p w14:paraId="54F3FCFB" w14:textId="77777777" w:rsidR="0005019F" w:rsidRPr="00C20DD0" w:rsidRDefault="0005019F" w:rsidP="0005019F"/>
    <w:p w14:paraId="3743F9BF" w14:textId="77777777" w:rsidR="00F35775" w:rsidRPr="00F35775" w:rsidRDefault="00F35775" w:rsidP="00F35775">
      <w:pPr>
        <w:keepNext/>
        <w:keepLines/>
        <w:numPr>
          <w:ilvl w:val="1"/>
          <w:numId w:val="25"/>
        </w:numPr>
        <w:spacing w:after="80"/>
        <w:outlineLvl w:val="1"/>
        <w:rPr>
          <w:ins w:id="197" w:author="Torbjörn Dahlin" w:date="2015-03-24T10:03:00Z"/>
          <w:rFonts w:eastAsia="Times New Roman"/>
          <w:bCs/>
          <w:sz w:val="24"/>
          <w:szCs w:val="26"/>
        </w:rPr>
      </w:pPr>
      <w:bookmarkStart w:id="198" w:name="_Toc381963938"/>
      <w:bookmarkStart w:id="199" w:name="_Toc412700661"/>
      <w:bookmarkStart w:id="200" w:name="_Toc414627258"/>
      <w:ins w:id="201" w:author="Torbjörn Dahlin" w:date="2015-03-24T10:03:00Z">
        <w:r w:rsidRPr="00F35775">
          <w:rPr>
            <w:rFonts w:eastAsia="Times New Roman"/>
            <w:bCs/>
            <w:sz w:val="24"/>
            <w:szCs w:val="26"/>
          </w:rPr>
          <w:t>Fältregler</w:t>
        </w:r>
        <w:bookmarkEnd w:id="200"/>
      </w:ins>
    </w:p>
    <w:bookmarkEnd w:id="198"/>
    <w:bookmarkEnd w:id="199"/>
    <w:p w14:paraId="539F248A" w14:textId="77777777" w:rsidR="00F35775" w:rsidRDefault="00F35775">
      <w:pPr>
        <w:spacing w:line="240" w:lineRule="auto"/>
        <w:rPr>
          <w:ins w:id="202" w:author="Torbjörn Dahlin" w:date="2015-03-24T10:03:00Z"/>
        </w:rPr>
      </w:pPr>
      <w:ins w:id="203" w:author="Torbjörn Dahlin" w:date="2015-03-24T10:03:00Z">
        <w:r>
          <w:br w:type="page"/>
        </w:r>
      </w:ins>
    </w:p>
    <w:p w14:paraId="3FC25909" w14:textId="77777777" w:rsidR="0039481C" w:rsidRDefault="0039481C" w:rsidP="0039481C">
      <w:pPr>
        <w:pStyle w:val="Rubrik1"/>
      </w:pPr>
      <w:bookmarkStart w:id="204" w:name="_Toc357754858"/>
      <w:bookmarkStart w:id="205" w:name="_Toc243452569"/>
      <w:bookmarkStart w:id="206" w:name="_Toc412700663"/>
      <w:r>
        <w:lastRenderedPageBreak/>
        <w:t>Tjänstekontrakt</w:t>
      </w:r>
      <w:bookmarkEnd w:id="185"/>
      <w:bookmarkEnd w:id="204"/>
      <w:bookmarkEnd w:id="205"/>
      <w:bookmarkEnd w:id="206"/>
    </w:p>
    <w:p w14:paraId="228479B2" w14:textId="2DE2DF53" w:rsidR="0005019F" w:rsidRDefault="0005019F" w:rsidP="0005019F">
      <w:pPr>
        <w:pStyle w:val="Rubrik2"/>
      </w:pPr>
      <w:bookmarkStart w:id="207" w:name="_Toc381963941"/>
      <w:bookmarkStart w:id="208" w:name="_Toc412700664"/>
      <w:bookmarkStart w:id="209" w:name="_Toc243452571"/>
      <w:proofErr w:type="spellStart"/>
      <w:r>
        <w:t>GetActivit</w:t>
      </w:r>
      <w:bookmarkEnd w:id="207"/>
      <w:bookmarkEnd w:id="208"/>
      <w:r w:rsidR="00FD6BBB">
        <w:t>ies</w:t>
      </w:r>
      <w:proofErr w:type="spellEnd"/>
    </w:p>
    <w:p w14:paraId="37B9E1CF" w14:textId="55C2FF92" w:rsidR="00F35775" w:rsidRPr="006F19B8" w:rsidRDefault="00F35775" w:rsidP="00F35775">
      <w:pPr>
        <w:rPr>
          <w:ins w:id="210" w:author="Torbjörn Dahlin" w:date="2015-03-24T10:04:00Z"/>
        </w:rPr>
      </w:pPr>
      <w:bookmarkStart w:id="211" w:name="_Toc397004158"/>
      <w:bookmarkStart w:id="212" w:name="_Toc398042090"/>
      <w:ins w:id="213" w:author="Torbjörn Dahlin" w:date="2015-03-24T10:04:00Z">
        <w:r w:rsidRPr="006F19B8">
          <w:t xml:space="preserve">Detta tjänstekontrakt hämtar ut </w:t>
        </w:r>
        <w:r>
          <w:t xml:space="preserve">strukturerade </w:t>
        </w:r>
        <w:r>
          <w:t>aktiviteter</w:t>
        </w:r>
        <w:r w:rsidRPr="006F19B8">
          <w:t xml:space="preserve"> rörande en patient. Den praktiska tillämpningen</w:t>
        </w:r>
        <w:r>
          <w:t xml:space="preserve"> av</w:t>
        </w:r>
        <w:r w:rsidRPr="006F19B8">
          <w:t xml:space="preserve"> detta kontrakt beskrivs i särskilda tillämpningsanvisningar och </w:t>
        </w:r>
        <w:r>
          <w:t>tillämpade</w:t>
        </w:r>
        <w:r w:rsidRPr="006F19B8">
          <w:t xml:space="preserve"> modeller, t.ex. tillämpningsanvisning för </w:t>
        </w:r>
        <w:r>
          <w:t>kirurgiska ingrepp kodade med KVÅ</w:t>
        </w:r>
        <w:r w:rsidRPr="006F19B8">
          <w:t>.</w:t>
        </w:r>
        <w:bookmarkEnd w:id="211"/>
        <w:bookmarkEnd w:id="212"/>
      </w:ins>
    </w:p>
    <w:p w14:paraId="7FEF4CA0" w14:textId="77777777" w:rsidR="0005019F" w:rsidRDefault="0005019F" w:rsidP="0005019F"/>
    <w:p w14:paraId="1A5B8CBD" w14:textId="57F086E0" w:rsidR="0005019F" w:rsidRDefault="0005019F" w:rsidP="0005019F">
      <w:r>
        <w:t xml:space="preserve">En aktivitet kan </w:t>
      </w:r>
      <w:ins w:id="214" w:author="Torbjörn Dahlin" w:date="2015-03-24T10:05:00Z">
        <w:r w:rsidR="00F35775">
          <w:t>exempelvis</w:t>
        </w:r>
      </w:ins>
      <w:r>
        <w:t xml:space="preserve"> rör aktiviteter operationer eller genomförda undersökningar. </w:t>
      </w:r>
    </w:p>
    <w:p w14:paraId="4532F6D1" w14:textId="77777777" w:rsidR="0005019F" w:rsidRDefault="0005019F" w:rsidP="0005019F"/>
    <w:p w14:paraId="271715BE" w14:textId="531AE22C" w:rsidR="00F35775" w:rsidRDefault="00F35775" w:rsidP="00F35775">
      <w:r>
        <w:t xml:space="preserve">Meddelandemodell från stycke </w:t>
      </w:r>
      <w:r>
        <w:fldChar w:fldCharType="begin"/>
      </w:r>
      <w:r>
        <w:instrText xml:space="preserve"> REF _Ref405446111 \r \h </w:instrText>
      </w:r>
      <w:r>
        <w:fldChar w:fldCharType="separate"/>
      </w:r>
      <w:r>
        <w:t>5.1</w:t>
      </w:r>
      <w:r>
        <w:fldChar w:fldCharType="end"/>
      </w:r>
      <w:r>
        <w:t xml:space="preserve"> </w:t>
      </w:r>
      <w:ins w:id="215" w:author="Torbjörn Dahlin" w:date="2015-03-24T10:07:00Z">
        <w:r>
          <w:fldChar w:fldCharType="begin"/>
        </w:r>
        <w:r>
          <w:instrText xml:space="preserve"> REF _Ref414954963 \h </w:instrText>
        </w:r>
      </w:ins>
      <w:r>
        <w:fldChar w:fldCharType="separate"/>
      </w:r>
      <w:ins w:id="216" w:author="Torbjörn Dahlin" w:date="2015-03-24T10:07:00Z">
        <w:r>
          <w:t>V-MIM</w:t>
        </w:r>
        <w:r>
          <w:fldChar w:fldCharType="end"/>
        </w:r>
      </w:ins>
      <w:r>
        <w:t xml:space="preserve"> motsvarar svarsmeddelandet för detta tjänstekontrakt. Kopplingen mellan V-MIM enligt NI 2015</w:t>
      </w:r>
      <w:del w:id="217" w:author="Torbjörn Dahlin" w:date="2015-03-24T10:07:00Z">
        <w:r w:rsidDel="00F35775">
          <w:delText>.</w:delText>
        </w:r>
      </w:del>
      <w:ins w:id="218" w:author="Torbjörn Dahlin" w:date="2015-03-24T10:07:00Z">
        <w:r>
          <w:t>:</w:t>
        </w:r>
      </w:ins>
      <w:r>
        <w:t>1 och de tekniska engelska namnen visas i tabellen i samma avsnitt.</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219" w:name="_Toc412700665"/>
      <w:r>
        <w:t>Version</w:t>
      </w:r>
      <w:bookmarkEnd w:id="209"/>
      <w:bookmarkEnd w:id="219"/>
    </w:p>
    <w:p w14:paraId="4DEE863B" w14:textId="7A35C304" w:rsidR="0039481C" w:rsidRDefault="002C164A" w:rsidP="0039481C">
      <w:r>
        <w:t>1.0</w:t>
      </w:r>
    </w:p>
    <w:p w14:paraId="52A06305" w14:textId="77777777" w:rsidR="0039481C" w:rsidRPr="00C55071" w:rsidRDefault="0039481C" w:rsidP="0039481C"/>
    <w:p w14:paraId="6E038BA2" w14:textId="77777777" w:rsidR="0039481C" w:rsidRDefault="0039481C" w:rsidP="0039481C">
      <w:pPr>
        <w:pStyle w:val="Rubrik3"/>
      </w:pPr>
      <w:bookmarkStart w:id="220" w:name="_Toc243452572"/>
      <w:bookmarkStart w:id="221" w:name="_Toc412700666"/>
      <w:r>
        <w:t>Fältregler</w:t>
      </w:r>
      <w:bookmarkEnd w:id="220"/>
      <w:bookmarkEnd w:id="221"/>
    </w:p>
    <w:p w14:paraId="1910B75F" w14:textId="77777777" w:rsidR="0039481C"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27DBBF5B" w14:textId="77777777" w:rsidR="00C46A92" w:rsidRPr="007E3F3B" w:rsidRDefault="00C46A92" w:rsidP="0039481C">
      <w:pPr>
        <w:rPr>
          <w:i/>
        </w:rPr>
      </w:pPr>
    </w:p>
    <w:p w14:paraId="0583F2A4" w14:textId="01983561" w:rsidR="0005019F" w:rsidRDefault="00F35775" w:rsidP="00F35775">
      <w:pPr>
        <w:pStyle w:val="Rubrik4"/>
      </w:pPr>
      <w:r>
        <w:t>Begäran</w:t>
      </w:r>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624B04">
        <w:tc>
          <w:tcPr>
            <w:tcW w:w="2474" w:type="dxa"/>
            <w:shd w:val="clear" w:color="auto" w:fill="D9D9D9" w:themeFill="background1" w:themeFillShade="D9"/>
          </w:tcPr>
          <w:p w14:paraId="2139F5F4" w14:textId="77777777" w:rsidR="0005019F" w:rsidRPr="00C7011C" w:rsidRDefault="0005019F" w:rsidP="00624B0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624B0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624B0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624B04">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624B04">
        <w:tc>
          <w:tcPr>
            <w:tcW w:w="2474" w:type="dxa"/>
          </w:tcPr>
          <w:p w14:paraId="01B24120" w14:textId="77777777" w:rsidR="0005019F" w:rsidRPr="00C7011C" w:rsidRDefault="0005019F" w:rsidP="00624B04">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624B04">
            <w:pPr>
              <w:spacing w:before="40" w:after="40"/>
              <w:rPr>
                <w:rFonts w:eastAsia="Batang"/>
                <w:szCs w:val="20"/>
              </w:rPr>
            </w:pPr>
          </w:p>
        </w:tc>
        <w:tc>
          <w:tcPr>
            <w:tcW w:w="2925" w:type="dxa"/>
          </w:tcPr>
          <w:p w14:paraId="784616F6" w14:textId="77777777" w:rsidR="0005019F" w:rsidRPr="00A4027B" w:rsidRDefault="0005019F" w:rsidP="00624B04">
            <w:pPr>
              <w:spacing w:before="40" w:after="40"/>
              <w:rPr>
                <w:rFonts w:eastAsia="Batang"/>
                <w:szCs w:val="20"/>
              </w:rPr>
            </w:pPr>
          </w:p>
        </w:tc>
        <w:tc>
          <w:tcPr>
            <w:tcW w:w="1617" w:type="dxa"/>
          </w:tcPr>
          <w:p w14:paraId="33EBC804" w14:textId="77777777" w:rsidR="0005019F" w:rsidRPr="00C7011C" w:rsidRDefault="0005019F" w:rsidP="00624B04">
            <w:pPr>
              <w:spacing w:before="40" w:after="40"/>
              <w:jc w:val="center"/>
              <w:rPr>
                <w:rFonts w:eastAsia="Batang"/>
                <w:szCs w:val="20"/>
              </w:rPr>
            </w:pPr>
          </w:p>
        </w:tc>
      </w:tr>
      <w:tr w:rsidR="0005019F" w:rsidRPr="008345BA" w14:paraId="7E0DDA97" w14:textId="77777777" w:rsidTr="00624B04">
        <w:tc>
          <w:tcPr>
            <w:tcW w:w="2474" w:type="dxa"/>
          </w:tcPr>
          <w:p w14:paraId="794886C8" w14:textId="77777777" w:rsidR="0005019F" w:rsidRPr="008345BA" w:rsidRDefault="0005019F" w:rsidP="00624B04">
            <w:pPr>
              <w:rPr>
                <w:szCs w:val="20"/>
              </w:rPr>
            </w:pPr>
            <w:r w:rsidRPr="008345BA">
              <w:rPr>
                <w:szCs w:val="20"/>
              </w:rPr>
              <w:t>patientId</w:t>
            </w:r>
            <w:r>
              <w:rPr>
                <w:szCs w:val="20"/>
              </w:rPr>
              <w:t>*</w:t>
            </w:r>
          </w:p>
        </w:tc>
        <w:tc>
          <w:tcPr>
            <w:tcW w:w="2506" w:type="dxa"/>
          </w:tcPr>
          <w:p w14:paraId="6E67A475" w14:textId="77777777" w:rsidR="0005019F" w:rsidRPr="008345BA" w:rsidRDefault="0005019F" w:rsidP="00624B04">
            <w:pPr>
              <w:rPr>
                <w:szCs w:val="20"/>
              </w:rPr>
            </w:pPr>
            <w:r w:rsidRPr="008345BA">
              <w:rPr>
                <w:szCs w:val="20"/>
              </w:rPr>
              <w:t>IIType</w:t>
            </w:r>
          </w:p>
        </w:tc>
        <w:tc>
          <w:tcPr>
            <w:tcW w:w="2925" w:type="dxa"/>
          </w:tcPr>
          <w:p w14:paraId="191D1BCF" w14:textId="77777777" w:rsidR="0005019F" w:rsidRDefault="0005019F" w:rsidP="00624B04">
            <w:pPr>
              <w:rPr>
                <w:szCs w:val="20"/>
              </w:rPr>
            </w:pPr>
            <w:r w:rsidRPr="008345BA">
              <w:rPr>
                <w:szCs w:val="20"/>
              </w:rPr>
              <w:t>Id för patienten.</w:t>
            </w:r>
          </w:p>
          <w:p w14:paraId="0CC09F0E" w14:textId="77777777" w:rsidR="0005019F" w:rsidRPr="006F1801" w:rsidRDefault="0005019F" w:rsidP="00624B04">
            <w:pPr>
              <w:rPr>
                <w:szCs w:val="20"/>
              </w:rPr>
            </w:pPr>
            <w:r>
              <w:rPr>
                <w:b/>
                <w:szCs w:val="20"/>
              </w:rPr>
              <w:t>(Fält 1)</w:t>
            </w:r>
          </w:p>
        </w:tc>
        <w:tc>
          <w:tcPr>
            <w:tcW w:w="1617" w:type="dxa"/>
          </w:tcPr>
          <w:p w14:paraId="54A2A12B" w14:textId="77777777" w:rsidR="0005019F" w:rsidRPr="008345BA" w:rsidRDefault="0005019F" w:rsidP="00624B04">
            <w:pPr>
              <w:rPr>
                <w:szCs w:val="20"/>
              </w:rPr>
            </w:pPr>
            <w:r w:rsidRPr="008345BA">
              <w:rPr>
                <w:szCs w:val="20"/>
              </w:rPr>
              <w:t>1</w:t>
            </w:r>
          </w:p>
        </w:tc>
      </w:tr>
      <w:tr w:rsidR="0005019F" w:rsidRPr="00FE0141" w14:paraId="7008DB74" w14:textId="77777777" w:rsidTr="00624B04">
        <w:tc>
          <w:tcPr>
            <w:tcW w:w="2474" w:type="dxa"/>
          </w:tcPr>
          <w:p w14:paraId="7487C93D" w14:textId="77777777" w:rsidR="0005019F" w:rsidRPr="00FD6BBB" w:rsidRDefault="0005019F" w:rsidP="00624B04">
            <w:pPr>
              <w:rPr>
                <w:szCs w:val="20"/>
              </w:rPr>
            </w:pPr>
            <w:r w:rsidRPr="00FD6BBB">
              <w:rPr>
                <w:szCs w:val="20"/>
              </w:rPr>
              <w:t>patientId.root</w:t>
            </w:r>
          </w:p>
        </w:tc>
        <w:tc>
          <w:tcPr>
            <w:tcW w:w="2506" w:type="dxa"/>
          </w:tcPr>
          <w:p w14:paraId="18402911" w14:textId="77777777" w:rsidR="0005019F" w:rsidRPr="00FD6BBB" w:rsidRDefault="0005019F" w:rsidP="00624B04">
            <w:pPr>
              <w:rPr>
                <w:szCs w:val="20"/>
              </w:rPr>
            </w:pPr>
            <w:r w:rsidRPr="00FD6BBB">
              <w:rPr>
                <w:szCs w:val="20"/>
              </w:rPr>
              <w:t>String</w:t>
            </w:r>
          </w:p>
        </w:tc>
        <w:tc>
          <w:tcPr>
            <w:tcW w:w="2925" w:type="dxa"/>
          </w:tcPr>
          <w:p w14:paraId="7074270C" w14:textId="77777777" w:rsidR="0005019F" w:rsidRPr="00FD6BBB" w:rsidRDefault="0005019F" w:rsidP="00624B04">
            <w:pPr>
              <w:rPr>
                <w:szCs w:val="20"/>
              </w:rPr>
            </w:pPr>
            <w:r w:rsidRPr="00FD6BBB">
              <w:rPr>
                <w:szCs w:val="20"/>
              </w:rPr>
              <w:t>KV OID för typ av identifierare:</w:t>
            </w:r>
          </w:p>
          <w:p w14:paraId="330AE834" w14:textId="77777777" w:rsidR="0005019F" w:rsidRPr="00FD6BBB" w:rsidRDefault="0005019F" w:rsidP="00624B04">
            <w:pPr>
              <w:rPr>
                <w:szCs w:val="20"/>
              </w:rPr>
            </w:pPr>
          </w:p>
          <w:p w14:paraId="447ADBA5" w14:textId="77777777" w:rsidR="0005019F" w:rsidRPr="00FD6BBB" w:rsidRDefault="0005019F" w:rsidP="00624B04">
            <w:r w:rsidRPr="00FD6BBB">
              <w:t>För personnummer används OID (1.2.752.129.2.1.3.1).</w:t>
            </w:r>
          </w:p>
          <w:p w14:paraId="38493118" w14:textId="77777777" w:rsidR="0005019F" w:rsidRPr="00FD6BBB" w:rsidRDefault="0005019F" w:rsidP="00624B04">
            <w:r w:rsidRPr="00FD6BBB">
              <w:t>För samordningsnummer används OID (1.2.752.129.2.1.3.3).</w:t>
            </w:r>
          </w:p>
          <w:p w14:paraId="27AF8506" w14:textId="234A2B1C" w:rsidR="0005019F" w:rsidRPr="00FD6BBB" w:rsidRDefault="0005019F" w:rsidP="00624B04">
            <w:pPr>
              <w:rPr>
                <w:szCs w:val="20"/>
              </w:rPr>
            </w:pPr>
          </w:p>
        </w:tc>
        <w:tc>
          <w:tcPr>
            <w:tcW w:w="1617" w:type="dxa"/>
          </w:tcPr>
          <w:p w14:paraId="138F003D" w14:textId="77777777" w:rsidR="0005019F" w:rsidRPr="00FD6BBB" w:rsidRDefault="0005019F" w:rsidP="00624B04">
            <w:pPr>
              <w:rPr>
                <w:szCs w:val="20"/>
              </w:rPr>
            </w:pPr>
            <w:r w:rsidRPr="00FD6BBB">
              <w:rPr>
                <w:szCs w:val="20"/>
              </w:rPr>
              <w:t>1</w:t>
            </w:r>
          </w:p>
        </w:tc>
      </w:tr>
      <w:tr w:rsidR="0005019F" w:rsidRPr="00FE0141" w14:paraId="5C842A99" w14:textId="77777777" w:rsidTr="00624B04">
        <w:tc>
          <w:tcPr>
            <w:tcW w:w="2474" w:type="dxa"/>
          </w:tcPr>
          <w:p w14:paraId="1ED7F34B" w14:textId="77777777" w:rsidR="0005019F" w:rsidRPr="00FD6BBB" w:rsidRDefault="0005019F" w:rsidP="00624B04">
            <w:pPr>
              <w:rPr>
                <w:szCs w:val="20"/>
              </w:rPr>
            </w:pPr>
            <w:r w:rsidRPr="00FD6BBB">
              <w:rPr>
                <w:szCs w:val="20"/>
              </w:rPr>
              <w:t>patientId.extension</w:t>
            </w:r>
          </w:p>
        </w:tc>
        <w:tc>
          <w:tcPr>
            <w:tcW w:w="2506" w:type="dxa"/>
          </w:tcPr>
          <w:p w14:paraId="5D9D4B5A" w14:textId="77777777" w:rsidR="0005019F" w:rsidRPr="00FD6BBB" w:rsidRDefault="0005019F" w:rsidP="00624B04">
            <w:pPr>
              <w:rPr>
                <w:szCs w:val="20"/>
              </w:rPr>
            </w:pPr>
            <w:r w:rsidRPr="00FD6BBB">
              <w:rPr>
                <w:szCs w:val="20"/>
              </w:rPr>
              <w:t>String</w:t>
            </w:r>
          </w:p>
        </w:tc>
        <w:tc>
          <w:tcPr>
            <w:tcW w:w="2925" w:type="dxa"/>
          </w:tcPr>
          <w:p w14:paraId="7660A3FE" w14:textId="5042D630" w:rsidR="0005019F" w:rsidRPr="00FD6BBB" w:rsidRDefault="0005019F" w:rsidP="00624B04">
            <w:pPr>
              <w:rPr>
                <w:szCs w:val="20"/>
              </w:rPr>
            </w:pPr>
            <w:r w:rsidRPr="00FD6BBB">
              <w:rPr>
                <w:szCs w:val="20"/>
              </w:rPr>
              <w:t>Personnummer/</w:t>
            </w:r>
            <w:r w:rsidR="002A3993" w:rsidRPr="00FD6BBB">
              <w:rPr>
                <w:szCs w:val="20"/>
              </w:rPr>
              <w:t xml:space="preserve"> </w:t>
            </w:r>
            <w:r w:rsidRPr="00FD6BBB">
              <w:rPr>
                <w:szCs w:val="20"/>
              </w:rPr>
              <w:t>samordningsnummer.</w:t>
            </w:r>
          </w:p>
          <w:p w14:paraId="7480417B" w14:textId="77777777" w:rsidR="0005019F" w:rsidRPr="00FD6BBB" w:rsidRDefault="0005019F" w:rsidP="00624B04">
            <w:pPr>
              <w:rPr>
                <w:szCs w:val="20"/>
              </w:rPr>
            </w:pPr>
          </w:p>
          <w:p w14:paraId="775CEF69" w14:textId="6F64A7B6" w:rsidR="0005019F" w:rsidRPr="00FD6BBB" w:rsidRDefault="0005019F" w:rsidP="00624B04">
            <w:pPr>
              <w:rPr>
                <w:szCs w:val="20"/>
              </w:rPr>
            </w:pPr>
          </w:p>
        </w:tc>
        <w:tc>
          <w:tcPr>
            <w:tcW w:w="1617" w:type="dxa"/>
          </w:tcPr>
          <w:p w14:paraId="4359865B" w14:textId="77777777" w:rsidR="0005019F" w:rsidRPr="00FD6BBB" w:rsidRDefault="0005019F" w:rsidP="00624B04">
            <w:pPr>
              <w:rPr>
                <w:szCs w:val="20"/>
              </w:rPr>
            </w:pPr>
            <w:r w:rsidRPr="00FD6BBB">
              <w:rPr>
                <w:szCs w:val="20"/>
              </w:rPr>
              <w:lastRenderedPageBreak/>
              <w:t>1</w:t>
            </w:r>
          </w:p>
        </w:tc>
      </w:tr>
      <w:tr w:rsidR="00FD6BBB" w:rsidRPr="008345BA" w14:paraId="073047D4" w14:textId="77777777" w:rsidTr="00624B04">
        <w:tc>
          <w:tcPr>
            <w:tcW w:w="2474" w:type="dxa"/>
          </w:tcPr>
          <w:p w14:paraId="55630BBE" w14:textId="77777777" w:rsidR="00FD6BBB" w:rsidRPr="008345BA" w:rsidRDefault="00FD6BBB" w:rsidP="00624B04">
            <w:pPr>
              <w:rPr>
                <w:b/>
                <w:szCs w:val="20"/>
              </w:rPr>
            </w:pPr>
            <w:proofErr w:type="spellStart"/>
            <w:r w:rsidRPr="008345BA">
              <w:rPr>
                <w:szCs w:val="20"/>
              </w:rPr>
              <w:lastRenderedPageBreak/>
              <w:t>time</w:t>
            </w:r>
            <w:proofErr w:type="spellEnd"/>
            <w:r>
              <w:rPr>
                <w:szCs w:val="20"/>
              </w:rPr>
              <w:t>*</w:t>
            </w:r>
          </w:p>
        </w:tc>
        <w:tc>
          <w:tcPr>
            <w:tcW w:w="2506" w:type="dxa"/>
          </w:tcPr>
          <w:p w14:paraId="53C661E5" w14:textId="77777777" w:rsidR="00FD6BBB" w:rsidRPr="008345BA" w:rsidRDefault="00FD6BBB" w:rsidP="00624B04">
            <w:pPr>
              <w:rPr>
                <w:szCs w:val="20"/>
              </w:rPr>
            </w:pPr>
            <w:r w:rsidRPr="008345BA">
              <w:rPr>
                <w:rFonts w:cs="Arial"/>
                <w:color w:val="000000"/>
                <w:szCs w:val="20"/>
                <w:highlight w:val="white"/>
                <w:lang w:eastAsia="sv-SE"/>
              </w:rPr>
              <w:t>TimePeriodType</w:t>
            </w:r>
          </w:p>
        </w:tc>
        <w:tc>
          <w:tcPr>
            <w:tcW w:w="2925" w:type="dxa"/>
          </w:tcPr>
          <w:p w14:paraId="510E828C" w14:textId="5AF81ED1" w:rsidR="00FD6BBB" w:rsidRDefault="00FD6BBB" w:rsidP="00624B04">
            <w:r w:rsidRPr="008345BA">
              <w:t xml:space="preserve">Begränsning av sökning i tid. Begränsningen sker genom att resultatet innehåller de poster </w:t>
            </w:r>
            <w:r>
              <w:t xml:space="preserve">vars </w:t>
            </w:r>
            <w:proofErr w:type="spellStart"/>
            <w:r>
              <w:t>Activity</w:t>
            </w:r>
            <w:proofErr w:type="gramStart"/>
            <w:r>
              <w:t>.Time</w:t>
            </w:r>
            <w:proofErr w:type="spellEnd"/>
            <w:proofErr w:type="gramEnd"/>
            <w:r>
              <w:t xml:space="preserve"> </w:t>
            </w:r>
            <w:r w:rsidRPr="008345BA">
              <w:t xml:space="preserve">ligger inom det sökta tidsintervallet (start- och/eller slutpunkt ska inkluderas i </w:t>
            </w:r>
            <w:r>
              <w:t>sökintervallet</w:t>
            </w:r>
            <w:r w:rsidRPr="008345BA">
              <w:t xml:space="preserve">). </w:t>
            </w:r>
          </w:p>
          <w:p w14:paraId="34B31106" w14:textId="77777777" w:rsidR="00FD6BBB" w:rsidRPr="008345BA" w:rsidRDefault="00FD6BBB" w:rsidP="00624B04"/>
          <w:p w14:paraId="54A0D6B0" w14:textId="77777777" w:rsidR="00FD6BBB" w:rsidRDefault="00FD6BBB" w:rsidP="00624B04">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3CC3F7F6" w14:textId="39591107" w:rsidR="00FD6BBB" w:rsidRPr="008345BA" w:rsidRDefault="00FD6BBB" w:rsidP="00624B04">
            <w:pPr>
              <w:rPr>
                <w:szCs w:val="20"/>
              </w:rPr>
            </w:pPr>
            <w:r w:rsidRPr="00E74818">
              <w:rPr>
                <w:b/>
              </w:rPr>
              <w:t>(Fält 1)</w:t>
            </w:r>
          </w:p>
        </w:tc>
        <w:tc>
          <w:tcPr>
            <w:tcW w:w="1617" w:type="dxa"/>
          </w:tcPr>
          <w:p w14:paraId="450C629F" w14:textId="77777777" w:rsidR="00FD6BBB" w:rsidRPr="008345BA" w:rsidRDefault="00FD6BBB" w:rsidP="00624B04">
            <w:pPr>
              <w:rPr>
                <w:szCs w:val="20"/>
              </w:rPr>
            </w:pPr>
            <w:r w:rsidRPr="008345BA">
              <w:rPr>
                <w:szCs w:val="20"/>
              </w:rPr>
              <w:t>0..1</w:t>
            </w:r>
          </w:p>
        </w:tc>
      </w:tr>
      <w:tr w:rsidR="00FD6BBB" w:rsidRPr="00FE0141" w14:paraId="17821F72" w14:textId="77777777" w:rsidTr="00624B04">
        <w:tc>
          <w:tcPr>
            <w:tcW w:w="2474" w:type="dxa"/>
          </w:tcPr>
          <w:p w14:paraId="6240503A" w14:textId="77777777" w:rsidR="00FD6BBB" w:rsidRPr="00697513" w:rsidRDefault="00FD6BBB" w:rsidP="00624B04">
            <w:pPr>
              <w:rPr>
                <w:szCs w:val="20"/>
              </w:rPr>
            </w:pPr>
            <w:r w:rsidRPr="00697513">
              <w:rPr>
                <w:szCs w:val="20"/>
              </w:rPr>
              <w:t>time.start</w:t>
            </w:r>
          </w:p>
        </w:tc>
        <w:tc>
          <w:tcPr>
            <w:tcW w:w="2506" w:type="dxa"/>
          </w:tcPr>
          <w:p w14:paraId="5852B475" w14:textId="77777777" w:rsidR="00FD6BBB" w:rsidRPr="00697513" w:rsidRDefault="00FD6BBB" w:rsidP="00624B04">
            <w:pPr>
              <w:rPr>
                <w:rFonts w:cs="Arial"/>
                <w:color w:val="000000"/>
                <w:szCs w:val="20"/>
                <w:highlight w:val="white"/>
                <w:lang w:eastAsia="sv-SE"/>
              </w:rPr>
            </w:pPr>
            <w:r w:rsidRPr="00697513">
              <w:rPr>
                <w:rFonts w:cs="Arial"/>
                <w:color w:val="000000"/>
                <w:szCs w:val="20"/>
                <w:highlight w:val="white"/>
                <w:lang w:eastAsia="sv-SE"/>
              </w:rPr>
              <w:t>TimeStampType</w:t>
            </w:r>
          </w:p>
        </w:tc>
        <w:tc>
          <w:tcPr>
            <w:tcW w:w="2925" w:type="dxa"/>
          </w:tcPr>
          <w:p w14:paraId="77E1E237" w14:textId="77777777" w:rsidR="00FD6BBB" w:rsidRPr="00697513" w:rsidRDefault="00FD6BBB" w:rsidP="00624B04">
            <w:pPr>
              <w:rPr>
                <w:szCs w:val="20"/>
              </w:rPr>
            </w:pPr>
            <w:r w:rsidRPr="00697513">
              <w:rPr>
                <w:spacing w:val="-1"/>
                <w:szCs w:val="20"/>
              </w:rPr>
              <w:t xml:space="preserve">Startdatum. Format </w:t>
            </w:r>
            <w:r w:rsidRPr="00697513">
              <w:rPr>
                <w:rFonts w:cs="Arial"/>
                <w:szCs w:val="20"/>
              </w:rPr>
              <w:t>ÅÅÅÅMMDDttmmss</w:t>
            </w:r>
            <w:r w:rsidRPr="00697513">
              <w:rPr>
                <w:spacing w:val="-1"/>
                <w:szCs w:val="20"/>
              </w:rPr>
              <w:t>.</w:t>
            </w:r>
          </w:p>
        </w:tc>
        <w:tc>
          <w:tcPr>
            <w:tcW w:w="1617" w:type="dxa"/>
          </w:tcPr>
          <w:p w14:paraId="2FB03F88" w14:textId="77777777" w:rsidR="00FD6BBB" w:rsidRPr="00697513" w:rsidRDefault="00FD6BBB" w:rsidP="00624B04">
            <w:pPr>
              <w:rPr>
                <w:szCs w:val="20"/>
              </w:rPr>
            </w:pPr>
            <w:r w:rsidRPr="00697513">
              <w:rPr>
                <w:szCs w:val="20"/>
              </w:rPr>
              <w:t>1</w:t>
            </w:r>
          </w:p>
        </w:tc>
      </w:tr>
      <w:tr w:rsidR="00FD6BBB" w:rsidRPr="00FE0141" w14:paraId="3184D1B9" w14:textId="77777777" w:rsidTr="00624B04">
        <w:tc>
          <w:tcPr>
            <w:tcW w:w="2474" w:type="dxa"/>
          </w:tcPr>
          <w:p w14:paraId="75FD267D" w14:textId="77777777" w:rsidR="00FD6BBB" w:rsidRPr="00697513" w:rsidRDefault="00FD6BBB" w:rsidP="00624B04">
            <w:pPr>
              <w:rPr>
                <w:szCs w:val="20"/>
              </w:rPr>
            </w:pPr>
            <w:r w:rsidRPr="00697513">
              <w:rPr>
                <w:szCs w:val="20"/>
              </w:rPr>
              <w:t>time.end</w:t>
            </w:r>
          </w:p>
        </w:tc>
        <w:tc>
          <w:tcPr>
            <w:tcW w:w="2506" w:type="dxa"/>
          </w:tcPr>
          <w:p w14:paraId="0BBA6D98" w14:textId="77777777" w:rsidR="00FD6BBB" w:rsidRPr="00697513" w:rsidRDefault="00FD6BBB" w:rsidP="00624B04">
            <w:pPr>
              <w:rPr>
                <w:rFonts w:cs="Arial"/>
                <w:color w:val="000000"/>
                <w:szCs w:val="20"/>
                <w:highlight w:val="white"/>
                <w:lang w:eastAsia="sv-SE"/>
              </w:rPr>
            </w:pPr>
            <w:r w:rsidRPr="00697513">
              <w:rPr>
                <w:rFonts w:cs="Arial"/>
                <w:color w:val="000000"/>
                <w:szCs w:val="20"/>
                <w:highlight w:val="white"/>
                <w:lang w:eastAsia="sv-SE"/>
              </w:rPr>
              <w:t>TimeStampType</w:t>
            </w:r>
          </w:p>
        </w:tc>
        <w:tc>
          <w:tcPr>
            <w:tcW w:w="2925" w:type="dxa"/>
          </w:tcPr>
          <w:p w14:paraId="0A0B0E27" w14:textId="77777777" w:rsidR="00FD6BBB" w:rsidRPr="00697513" w:rsidRDefault="00FD6BBB" w:rsidP="00624B04">
            <w:pPr>
              <w:rPr>
                <w:szCs w:val="20"/>
              </w:rPr>
            </w:pPr>
            <w:r w:rsidRPr="00697513">
              <w:rPr>
                <w:spacing w:val="-1"/>
                <w:szCs w:val="20"/>
              </w:rPr>
              <w:t xml:space="preserve">Slutdatum. Format </w:t>
            </w:r>
            <w:r w:rsidRPr="00697513">
              <w:rPr>
                <w:rFonts w:cs="Arial"/>
                <w:szCs w:val="20"/>
              </w:rPr>
              <w:t>ÅÅÅÅMMDDttmmss</w:t>
            </w:r>
            <w:r w:rsidRPr="00697513">
              <w:rPr>
                <w:spacing w:val="-1"/>
                <w:szCs w:val="20"/>
              </w:rPr>
              <w:t>.</w:t>
            </w:r>
          </w:p>
        </w:tc>
        <w:tc>
          <w:tcPr>
            <w:tcW w:w="1617" w:type="dxa"/>
          </w:tcPr>
          <w:p w14:paraId="652AAEE7" w14:textId="77777777" w:rsidR="00FD6BBB" w:rsidRPr="00697513" w:rsidRDefault="00FD6BBB" w:rsidP="00624B04">
            <w:pPr>
              <w:rPr>
                <w:szCs w:val="20"/>
              </w:rPr>
            </w:pPr>
            <w:r w:rsidRPr="00697513">
              <w:rPr>
                <w:szCs w:val="20"/>
              </w:rPr>
              <w:t>0</w:t>
            </w:r>
            <w:proofErr w:type="gramStart"/>
            <w:r w:rsidRPr="00697513">
              <w:rPr>
                <w:szCs w:val="20"/>
              </w:rPr>
              <w:t>..</w:t>
            </w:r>
            <w:proofErr w:type="gramEnd"/>
            <w:r w:rsidRPr="00697513">
              <w:rPr>
                <w:szCs w:val="20"/>
              </w:rPr>
              <w:t>1</w:t>
            </w:r>
          </w:p>
        </w:tc>
      </w:tr>
      <w:tr w:rsidR="00FD6BBB" w:rsidRPr="00B75512" w14:paraId="73AACA33" w14:textId="77777777" w:rsidTr="00624B04">
        <w:tc>
          <w:tcPr>
            <w:tcW w:w="2474" w:type="dxa"/>
          </w:tcPr>
          <w:p w14:paraId="4F6E7F12" w14:textId="7A7A6902" w:rsidR="00FD6BBB" w:rsidRPr="00B75512" w:rsidRDefault="00FD6BBB" w:rsidP="00624B04">
            <w:pPr>
              <w:rPr>
                <w:szCs w:val="20"/>
              </w:rPr>
            </w:pPr>
            <w:proofErr w:type="spellStart"/>
            <w:r>
              <w:rPr>
                <w:rFonts w:cs="Arial"/>
                <w:color w:val="000000"/>
                <w:szCs w:val="20"/>
                <w:highlight w:val="white"/>
                <w:lang w:eastAsia="sv-SE"/>
              </w:rPr>
              <w:t>activity</w:t>
            </w:r>
            <w:r>
              <w:rPr>
                <w:rFonts w:cs="Arial"/>
                <w:color w:val="000000"/>
                <w:szCs w:val="20"/>
                <w:lang w:eastAsia="sv-SE"/>
              </w:rPr>
              <w:t>Code</w:t>
            </w:r>
            <w:proofErr w:type="spellEnd"/>
            <w:r>
              <w:rPr>
                <w:rFonts w:cs="Arial"/>
                <w:color w:val="000000"/>
                <w:szCs w:val="20"/>
                <w:lang w:eastAsia="sv-SE"/>
              </w:rPr>
              <w:t>*</w:t>
            </w:r>
          </w:p>
        </w:tc>
        <w:tc>
          <w:tcPr>
            <w:tcW w:w="2506" w:type="dxa"/>
          </w:tcPr>
          <w:p w14:paraId="5D0DBFB6" w14:textId="77777777" w:rsidR="00FD6BBB" w:rsidRPr="00B75512" w:rsidRDefault="00FD6BBB" w:rsidP="00624B04">
            <w:pPr>
              <w:rPr>
                <w:szCs w:val="20"/>
              </w:rPr>
            </w:pPr>
            <w:r w:rsidRPr="00B75512">
              <w:rPr>
                <w:szCs w:val="20"/>
              </w:rPr>
              <w:t>CVType</w:t>
            </w:r>
          </w:p>
        </w:tc>
        <w:tc>
          <w:tcPr>
            <w:tcW w:w="2925" w:type="dxa"/>
          </w:tcPr>
          <w:p w14:paraId="738091B7" w14:textId="77777777" w:rsidR="00FD6BBB" w:rsidRPr="007C573D" w:rsidRDefault="00FD6BBB" w:rsidP="00624B04">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FD6BBB" w:rsidRPr="007C573D" w:rsidRDefault="00FD6BBB" w:rsidP="00624B04">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FD6BBB" w:rsidRPr="00B75512" w:rsidRDefault="00FD6BBB" w:rsidP="00624B04">
            <w:pPr>
              <w:rPr>
                <w:szCs w:val="20"/>
              </w:rPr>
            </w:pPr>
            <w:r w:rsidRPr="00B75512">
              <w:rPr>
                <w:szCs w:val="20"/>
              </w:rPr>
              <w:t>0..</w:t>
            </w:r>
            <w:r>
              <w:rPr>
                <w:szCs w:val="20"/>
              </w:rPr>
              <w:t>*</w:t>
            </w:r>
          </w:p>
        </w:tc>
      </w:tr>
      <w:tr w:rsidR="00FD6BBB" w:rsidRPr="00C018EB" w14:paraId="5EAD28ED" w14:textId="77777777" w:rsidTr="00624B04">
        <w:tc>
          <w:tcPr>
            <w:tcW w:w="2474" w:type="dxa"/>
            <w:tcBorders>
              <w:top w:val="single" w:sz="4" w:space="0" w:color="auto"/>
              <w:left w:val="single" w:sz="4" w:space="0" w:color="auto"/>
              <w:bottom w:val="single" w:sz="4" w:space="0" w:color="auto"/>
              <w:right w:val="single" w:sz="4" w:space="0" w:color="auto"/>
            </w:tcBorders>
          </w:tcPr>
          <w:p w14:paraId="7A1BF14C" w14:textId="6C74AF4D" w:rsidR="00FD6BBB" w:rsidRPr="00FD6BBB" w:rsidRDefault="00FD6BBB" w:rsidP="00624B04">
            <w:pPr>
              <w:rPr>
                <w:rFonts w:cs="Arial"/>
                <w:color w:val="000000"/>
                <w:szCs w:val="20"/>
                <w:highlight w:val="yellow"/>
                <w:lang w:eastAsia="sv-SE"/>
              </w:rPr>
            </w:pPr>
            <w:proofErr w:type="spellStart"/>
            <w:r w:rsidRPr="00FD6BBB">
              <w:rPr>
                <w:rFonts w:cs="Arial"/>
                <w:color w:val="000000"/>
                <w:szCs w:val="20"/>
                <w:highlight w:val="yellow"/>
                <w:lang w:eastAsia="sv-SE"/>
              </w:rPr>
              <w:t>activityCode.code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FD6BBB" w:rsidRPr="00FD6BBB" w:rsidRDefault="00FD6BBB" w:rsidP="00624B04">
            <w:pPr>
              <w:rPr>
                <w:szCs w:val="20"/>
              </w:rPr>
            </w:pPr>
            <w:r w:rsidRPr="00FD6BBB">
              <w:rPr>
                <w:szCs w:val="20"/>
              </w:rPr>
              <w:t>Kod för 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FD6BBB" w:rsidRPr="00FD6BBB" w:rsidRDefault="00FD6BBB" w:rsidP="00624B04">
            <w:pPr>
              <w:rPr>
                <w:szCs w:val="20"/>
              </w:rPr>
            </w:pPr>
            <w:r w:rsidRPr="00FD6BBB">
              <w:rPr>
                <w:szCs w:val="20"/>
              </w:rPr>
              <w:t>1</w:t>
            </w:r>
          </w:p>
        </w:tc>
      </w:tr>
      <w:tr w:rsidR="00FD6BBB" w:rsidRPr="00C018EB" w14:paraId="2968D10E" w14:textId="77777777" w:rsidTr="00624B04">
        <w:tc>
          <w:tcPr>
            <w:tcW w:w="2474" w:type="dxa"/>
            <w:tcBorders>
              <w:top w:val="single" w:sz="4" w:space="0" w:color="auto"/>
              <w:left w:val="single" w:sz="4" w:space="0" w:color="auto"/>
              <w:bottom w:val="single" w:sz="4" w:space="0" w:color="auto"/>
              <w:right w:val="single" w:sz="4" w:space="0" w:color="auto"/>
            </w:tcBorders>
          </w:tcPr>
          <w:p w14:paraId="3407EC75" w14:textId="0B79078A" w:rsidR="00FD6BBB" w:rsidRPr="00FD6BBB" w:rsidRDefault="00FD6BBB" w:rsidP="00624B04">
            <w:pPr>
              <w:rPr>
                <w:rFonts w:cs="Arial"/>
                <w:color w:val="000000"/>
                <w:szCs w:val="20"/>
                <w:highlight w:val="yellow"/>
                <w:lang w:eastAsia="sv-SE"/>
              </w:rPr>
            </w:pPr>
            <w:proofErr w:type="spellStart"/>
            <w:r w:rsidRPr="00FD6BBB">
              <w:rPr>
                <w:rFonts w:cs="Arial"/>
                <w:color w:val="000000"/>
                <w:szCs w:val="20"/>
                <w:highlight w:val="yellow"/>
                <w:lang w:eastAsia="sv-SE"/>
              </w:rPr>
              <w:t>activityCode.codeSystem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FD6BBB" w:rsidRPr="00FD6BBB" w:rsidRDefault="00FD6BBB" w:rsidP="00624B04">
            <w:pPr>
              <w:rPr>
                <w:szCs w:val="20"/>
              </w:rPr>
            </w:pPr>
            <w:r w:rsidRPr="00FD6BBB">
              <w:rPr>
                <w:szCs w:val="20"/>
              </w:rPr>
              <w:t>Kodsystem för angiven kod.</w:t>
            </w:r>
          </w:p>
          <w:p w14:paraId="69B77AED" w14:textId="77777777" w:rsidR="00FD6BBB" w:rsidRPr="00FD6BBB" w:rsidRDefault="00FD6BBB" w:rsidP="00624B04">
            <w:pPr>
              <w:rPr>
                <w:szCs w:val="20"/>
              </w:rPr>
            </w:pPr>
            <w:r w:rsidRPr="00FD6BBB">
              <w:rPr>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FD6BBB" w:rsidRPr="00FD6BBB" w:rsidRDefault="00FD6BBB" w:rsidP="00624B04">
            <w:pPr>
              <w:rPr>
                <w:szCs w:val="20"/>
              </w:rPr>
            </w:pPr>
            <w:r w:rsidRPr="00FD6BBB">
              <w:rPr>
                <w:szCs w:val="20"/>
              </w:rPr>
              <w:t>1</w:t>
            </w:r>
          </w:p>
        </w:tc>
      </w:tr>
      <w:tr w:rsidR="00FD6BBB" w:rsidRPr="00C018EB" w14:paraId="1C1C698D" w14:textId="77777777" w:rsidTr="00624B04">
        <w:tc>
          <w:tcPr>
            <w:tcW w:w="2474" w:type="dxa"/>
            <w:tcBorders>
              <w:top w:val="single" w:sz="4" w:space="0" w:color="auto"/>
              <w:left w:val="single" w:sz="4" w:space="0" w:color="auto"/>
              <w:bottom w:val="single" w:sz="4" w:space="0" w:color="auto"/>
              <w:right w:val="single" w:sz="4" w:space="0" w:color="auto"/>
            </w:tcBorders>
          </w:tcPr>
          <w:p w14:paraId="3528CA1F" w14:textId="35AD3737" w:rsidR="00FD6BBB" w:rsidRPr="00FD6BBB" w:rsidRDefault="00FD6BBB" w:rsidP="00624B04">
            <w:pPr>
              <w:rPr>
                <w:rFonts w:cs="Arial"/>
                <w:color w:val="FF0000"/>
                <w:szCs w:val="20"/>
                <w:highlight w:val="yellow"/>
                <w:lang w:eastAsia="sv-SE"/>
              </w:rPr>
            </w:pPr>
            <w:proofErr w:type="spellStart"/>
            <w:r w:rsidRPr="00FD6BBB">
              <w:rPr>
                <w:rFonts w:cs="Arial"/>
                <w:color w:val="FF0000"/>
                <w:szCs w:val="20"/>
                <w:highlight w:val="yellow"/>
                <w:lang w:eastAsia="sv-SE"/>
              </w:rPr>
              <w:t>activityCode.codeSystemName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68CE9272" w:rsidR="00FD6BBB" w:rsidRPr="00FD6BBB" w:rsidRDefault="00FD6BBB" w:rsidP="00624B04">
            <w:pPr>
              <w:rPr>
                <w:color w:val="FF0000"/>
                <w:szCs w:val="20"/>
              </w:rPr>
            </w:pPr>
            <w:r w:rsidRPr="00FD6BBB">
              <w:rPr>
                <w:color w:val="FF0000"/>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3B829860" w14:textId="4A27BBAE"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C018EB" w14:paraId="71477583" w14:textId="77777777" w:rsidTr="00624B04">
        <w:tc>
          <w:tcPr>
            <w:tcW w:w="2474" w:type="dxa"/>
            <w:tcBorders>
              <w:top w:val="single" w:sz="4" w:space="0" w:color="auto"/>
              <w:left w:val="single" w:sz="4" w:space="0" w:color="auto"/>
              <w:bottom w:val="single" w:sz="4" w:space="0" w:color="auto"/>
              <w:right w:val="single" w:sz="4" w:space="0" w:color="auto"/>
            </w:tcBorders>
          </w:tcPr>
          <w:p w14:paraId="090A156D" w14:textId="00E6CA1F" w:rsidR="00FD6BBB" w:rsidRPr="00FD6BBB" w:rsidRDefault="00FD6BBB" w:rsidP="00624B04">
            <w:pPr>
              <w:rPr>
                <w:rFonts w:cs="Arial"/>
                <w:color w:val="FF0000"/>
                <w:szCs w:val="20"/>
                <w:highlight w:val="yellow"/>
                <w:lang w:eastAsia="sv-SE"/>
              </w:rPr>
            </w:pPr>
            <w:proofErr w:type="spellStart"/>
            <w:r w:rsidRPr="00FD6BBB">
              <w:rPr>
                <w:rFonts w:cs="Arial"/>
                <w:color w:val="FF0000"/>
                <w:szCs w:val="20"/>
                <w:highlight w:val="yellow"/>
                <w:lang w:eastAsia="sv-SE"/>
              </w:rPr>
              <w:t>activityCode.codeSystemVersion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FD6BBB" w:rsidRPr="00FD6BBB" w:rsidRDefault="00FD6BBB" w:rsidP="00624B04">
            <w:pPr>
              <w:rPr>
                <w:color w:val="FF0000"/>
                <w:szCs w:val="20"/>
              </w:rPr>
            </w:pPr>
            <w:r w:rsidRPr="00FD6BBB">
              <w:rPr>
                <w:color w:val="FF0000"/>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4EB653A6"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C018EB" w14:paraId="4B433733" w14:textId="77777777" w:rsidTr="00624B04">
        <w:tc>
          <w:tcPr>
            <w:tcW w:w="2474" w:type="dxa"/>
            <w:tcBorders>
              <w:top w:val="single" w:sz="4" w:space="0" w:color="auto"/>
              <w:left w:val="single" w:sz="4" w:space="0" w:color="auto"/>
              <w:bottom w:val="single" w:sz="4" w:space="0" w:color="auto"/>
              <w:right w:val="single" w:sz="4" w:space="0" w:color="auto"/>
            </w:tcBorders>
          </w:tcPr>
          <w:p w14:paraId="5D7406D8" w14:textId="1DE8C25A" w:rsidR="00FD6BBB" w:rsidRPr="00FD6BBB" w:rsidRDefault="00FD6BBB" w:rsidP="00624B04">
            <w:pPr>
              <w:rPr>
                <w:rFonts w:cs="Arial"/>
                <w:color w:val="FF0000"/>
                <w:szCs w:val="20"/>
                <w:highlight w:val="yellow"/>
                <w:lang w:eastAsia="sv-SE"/>
              </w:rPr>
            </w:pPr>
            <w:proofErr w:type="spellStart"/>
            <w:r w:rsidRPr="00FD6BBB">
              <w:rPr>
                <w:rFonts w:cs="Arial"/>
                <w:color w:val="FF0000"/>
                <w:szCs w:val="20"/>
                <w:highlight w:val="yellow"/>
                <w:lang w:eastAsia="sv-SE"/>
              </w:rPr>
              <w:t>activityCode.displayName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635F292B" w:rsidR="00FD6BBB" w:rsidRPr="00FD6BBB" w:rsidRDefault="00FD6BBB" w:rsidP="00624B04">
            <w:pPr>
              <w:rPr>
                <w:color w:val="FF0000"/>
                <w:szCs w:val="20"/>
              </w:rPr>
            </w:pPr>
            <w:r w:rsidRPr="00FD6BBB">
              <w:rPr>
                <w:color w:val="FF0000"/>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244D79B7" w14:textId="19E17424"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B75512" w14:paraId="6453CB3D" w14:textId="77777777" w:rsidTr="00624B04">
        <w:tc>
          <w:tcPr>
            <w:tcW w:w="2474" w:type="dxa"/>
          </w:tcPr>
          <w:p w14:paraId="6CA97192" w14:textId="77777777" w:rsidR="00FD6BBB" w:rsidRDefault="00FD6BBB" w:rsidP="00624B04">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FD6BBB" w:rsidRDefault="00FD6BBB" w:rsidP="00624B04">
            <w:pPr>
              <w:rPr>
                <w:szCs w:val="20"/>
              </w:rPr>
            </w:pPr>
            <w:r w:rsidRPr="00B75512">
              <w:rPr>
                <w:szCs w:val="20"/>
              </w:rPr>
              <w:t>CVType</w:t>
            </w:r>
          </w:p>
        </w:tc>
        <w:tc>
          <w:tcPr>
            <w:tcW w:w="2925" w:type="dxa"/>
          </w:tcPr>
          <w:p w14:paraId="5C063933" w14:textId="77777777" w:rsidR="00FD6BBB" w:rsidRDefault="00FD6BBB" w:rsidP="00624B04">
            <w:pPr>
              <w:rPr>
                <w:szCs w:val="20"/>
              </w:rPr>
            </w:pPr>
            <w:r>
              <w:rPr>
                <w:szCs w:val="20"/>
              </w:rPr>
              <w:t>Begränsning av sökning avseende status på aktiviteten.</w:t>
            </w:r>
          </w:p>
          <w:p w14:paraId="75CD3516" w14:textId="77777777" w:rsidR="00FD6BBB" w:rsidRDefault="00FD6BBB" w:rsidP="00624B04">
            <w:pPr>
              <w:rPr>
                <w:szCs w:val="20"/>
              </w:rPr>
            </w:pPr>
            <w:r w:rsidRPr="007C573D">
              <w:rPr>
                <w:b/>
                <w:szCs w:val="20"/>
              </w:rPr>
              <w:t>(Fält 1)</w:t>
            </w:r>
          </w:p>
        </w:tc>
        <w:tc>
          <w:tcPr>
            <w:tcW w:w="1617" w:type="dxa"/>
          </w:tcPr>
          <w:p w14:paraId="5C7A8BD8" w14:textId="77777777" w:rsidR="00FD6BBB" w:rsidRDefault="00FD6BBB" w:rsidP="00624B04">
            <w:pPr>
              <w:rPr>
                <w:szCs w:val="20"/>
              </w:rPr>
            </w:pPr>
            <w:r>
              <w:rPr>
                <w:szCs w:val="20"/>
              </w:rPr>
              <w:t>0..*</w:t>
            </w:r>
          </w:p>
        </w:tc>
      </w:tr>
      <w:tr w:rsidR="00FD6BBB" w:rsidRPr="00C018EB" w14:paraId="08B49C26" w14:textId="77777777" w:rsidTr="00624B04">
        <w:tc>
          <w:tcPr>
            <w:tcW w:w="2474" w:type="dxa"/>
            <w:tcBorders>
              <w:top w:val="single" w:sz="4" w:space="0" w:color="auto"/>
              <w:left w:val="single" w:sz="4" w:space="0" w:color="auto"/>
              <w:bottom w:val="single" w:sz="4" w:space="0" w:color="auto"/>
              <w:right w:val="single" w:sz="4" w:space="0" w:color="auto"/>
            </w:tcBorders>
          </w:tcPr>
          <w:p w14:paraId="7DA8C0F8"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t>activityStatus.code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FD6BBB" w:rsidRPr="00FD6BBB" w:rsidRDefault="00FD6BBB" w:rsidP="00624B04">
            <w:pPr>
              <w:rPr>
                <w:szCs w:val="20"/>
              </w:rPr>
            </w:pPr>
            <w:r w:rsidRPr="00FD6BBB">
              <w:rPr>
                <w:szCs w:val="20"/>
              </w:rPr>
              <w:t>Kod för 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FD6BBB" w:rsidRPr="00FD6BBB" w:rsidRDefault="00FD6BBB" w:rsidP="00624B04">
            <w:pPr>
              <w:rPr>
                <w:szCs w:val="20"/>
              </w:rPr>
            </w:pPr>
            <w:r w:rsidRPr="00FD6BBB">
              <w:rPr>
                <w:szCs w:val="20"/>
              </w:rPr>
              <w:t>1</w:t>
            </w:r>
          </w:p>
        </w:tc>
      </w:tr>
      <w:tr w:rsidR="00FD6BBB" w:rsidRPr="00C018EB" w14:paraId="504B9FCC" w14:textId="77777777" w:rsidTr="00624B04">
        <w:tc>
          <w:tcPr>
            <w:tcW w:w="2474" w:type="dxa"/>
            <w:tcBorders>
              <w:top w:val="single" w:sz="4" w:space="0" w:color="auto"/>
              <w:left w:val="single" w:sz="4" w:space="0" w:color="auto"/>
              <w:bottom w:val="single" w:sz="4" w:space="0" w:color="auto"/>
              <w:right w:val="single" w:sz="4" w:space="0" w:color="auto"/>
            </w:tcBorders>
          </w:tcPr>
          <w:p w14:paraId="13D71840"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t>activityStatus.codeSystem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FD6BBB" w:rsidRPr="00FD6BBB" w:rsidRDefault="00FD6BBB" w:rsidP="00624B04">
            <w:pPr>
              <w:rPr>
                <w:szCs w:val="20"/>
              </w:rPr>
            </w:pPr>
            <w:r w:rsidRPr="00FD6BBB">
              <w:rPr>
                <w:szCs w:val="20"/>
              </w:rPr>
              <w:t xml:space="preserve">Kodsystem för angiven kod.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FD6BBB" w:rsidRPr="00FD6BBB" w:rsidRDefault="00FD6BBB" w:rsidP="00624B04">
            <w:pPr>
              <w:rPr>
                <w:szCs w:val="20"/>
              </w:rPr>
            </w:pPr>
            <w:r w:rsidRPr="00FD6BBB">
              <w:rPr>
                <w:szCs w:val="20"/>
              </w:rPr>
              <w:t>1</w:t>
            </w:r>
          </w:p>
        </w:tc>
      </w:tr>
      <w:tr w:rsidR="00FD6BBB" w:rsidRPr="00C018EB" w14:paraId="55809416" w14:textId="77777777" w:rsidTr="00624B04">
        <w:tc>
          <w:tcPr>
            <w:tcW w:w="2474" w:type="dxa"/>
            <w:tcBorders>
              <w:top w:val="single" w:sz="4" w:space="0" w:color="auto"/>
              <w:left w:val="single" w:sz="4" w:space="0" w:color="auto"/>
              <w:bottom w:val="single" w:sz="4" w:space="0" w:color="auto"/>
              <w:right w:val="single" w:sz="4" w:space="0" w:color="auto"/>
            </w:tcBorders>
          </w:tcPr>
          <w:p w14:paraId="003E22F7" w14:textId="77777777" w:rsidR="00FD6BBB" w:rsidRPr="00FD6BBB" w:rsidRDefault="00FD6BBB" w:rsidP="00624B04">
            <w:pPr>
              <w:rPr>
                <w:rFonts w:cs="Arial"/>
                <w:color w:val="FF0000"/>
                <w:szCs w:val="20"/>
                <w:highlight w:val="white"/>
                <w:lang w:eastAsia="sv-SE"/>
              </w:rPr>
            </w:pPr>
            <w:r w:rsidRPr="00FD6BBB">
              <w:rPr>
                <w:rFonts w:cs="Arial"/>
                <w:color w:val="FF0000"/>
                <w:szCs w:val="20"/>
                <w:highlight w:val="white"/>
                <w:lang w:eastAsia="sv-SE"/>
              </w:rPr>
              <w:t>activityStatus.codeSyste</w:t>
            </w:r>
            <w:r w:rsidRPr="00FD6BBB">
              <w:rPr>
                <w:rFonts w:cs="Arial"/>
                <w:color w:val="FF0000"/>
                <w:szCs w:val="20"/>
                <w:highlight w:val="white"/>
                <w:lang w:eastAsia="sv-SE"/>
              </w:rPr>
              <w:lastRenderedPageBreak/>
              <w:t>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FD6BBB" w:rsidRPr="00FD6BBB" w:rsidRDefault="00FD6BBB" w:rsidP="00624B04">
            <w:pPr>
              <w:rPr>
                <w:color w:val="FF0000"/>
                <w:szCs w:val="20"/>
              </w:rPr>
            </w:pPr>
            <w:r w:rsidRPr="00FD6BBB">
              <w:rPr>
                <w:color w:val="FF0000"/>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99BA229" w14:textId="2E21DAD0" w:rsidR="00FD6BBB" w:rsidRPr="00FD6BBB" w:rsidRDefault="00FD6BBB" w:rsidP="00624B04">
            <w:pPr>
              <w:rPr>
                <w:color w:val="FF0000"/>
                <w:szCs w:val="20"/>
              </w:rPr>
            </w:pPr>
            <w:r w:rsidRPr="00FD6BBB">
              <w:rPr>
                <w:color w:val="FF0000"/>
                <w:szCs w:val="20"/>
              </w:rPr>
              <w:t xml:space="preserve">Del av standarddatatyp. Ska </w:t>
            </w:r>
            <w:r w:rsidRPr="00FD6BBB">
              <w:rPr>
                <w:color w:val="FF0000"/>
                <w:szCs w:val="20"/>
              </w:rPr>
              <w:lastRenderedPageBreak/>
              <w:t>ignoreras i begäran.</w:t>
            </w:r>
          </w:p>
        </w:tc>
        <w:tc>
          <w:tcPr>
            <w:tcW w:w="1617" w:type="dxa"/>
            <w:tcBorders>
              <w:top w:val="single" w:sz="4" w:space="0" w:color="auto"/>
              <w:left w:val="single" w:sz="4" w:space="0" w:color="auto"/>
              <w:bottom w:val="single" w:sz="4" w:space="0" w:color="auto"/>
              <w:right w:val="single" w:sz="4" w:space="0" w:color="auto"/>
            </w:tcBorders>
          </w:tcPr>
          <w:p w14:paraId="72A8EC5D" w14:textId="73CF5259" w:rsidR="00FD6BBB" w:rsidRPr="00FD6BBB" w:rsidRDefault="00FD6BBB" w:rsidP="00624B04">
            <w:pPr>
              <w:rPr>
                <w:color w:val="FF0000"/>
                <w:szCs w:val="20"/>
              </w:rPr>
            </w:pPr>
            <w:r w:rsidRPr="00FD6BBB">
              <w:rPr>
                <w:color w:val="FF0000"/>
                <w:szCs w:val="20"/>
              </w:rPr>
              <w:lastRenderedPageBreak/>
              <w:t>0</w:t>
            </w:r>
            <w:proofErr w:type="gramStart"/>
            <w:r w:rsidRPr="00FD6BBB">
              <w:rPr>
                <w:color w:val="FF0000"/>
                <w:szCs w:val="20"/>
              </w:rPr>
              <w:t>..</w:t>
            </w:r>
            <w:proofErr w:type="gramEnd"/>
            <w:r w:rsidRPr="00FD6BBB">
              <w:rPr>
                <w:color w:val="FF0000"/>
                <w:szCs w:val="20"/>
              </w:rPr>
              <w:t>0</w:t>
            </w:r>
          </w:p>
        </w:tc>
      </w:tr>
      <w:tr w:rsidR="00FD6BBB" w:rsidRPr="00C018EB" w14:paraId="6F519B12" w14:textId="77777777" w:rsidTr="00624B04">
        <w:tc>
          <w:tcPr>
            <w:tcW w:w="2474" w:type="dxa"/>
            <w:tcBorders>
              <w:top w:val="single" w:sz="4" w:space="0" w:color="auto"/>
              <w:left w:val="single" w:sz="4" w:space="0" w:color="auto"/>
              <w:bottom w:val="single" w:sz="4" w:space="0" w:color="auto"/>
              <w:right w:val="single" w:sz="4" w:space="0" w:color="auto"/>
            </w:tcBorders>
          </w:tcPr>
          <w:p w14:paraId="40BDE3D6" w14:textId="77777777" w:rsidR="00FD6BBB" w:rsidRPr="00FD6BBB" w:rsidRDefault="00FD6BBB" w:rsidP="00624B04">
            <w:pPr>
              <w:rPr>
                <w:rFonts w:cs="Arial"/>
                <w:color w:val="FF0000"/>
                <w:szCs w:val="20"/>
                <w:highlight w:val="white"/>
                <w:lang w:eastAsia="sv-SE"/>
              </w:rPr>
            </w:pPr>
            <w:r w:rsidRPr="00FD6BBB">
              <w:rPr>
                <w:rFonts w:cs="Arial"/>
                <w:color w:val="FF0000"/>
                <w:szCs w:val="20"/>
                <w:highlight w:val="white"/>
                <w:lang w:eastAsia="sv-SE"/>
              </w:rPr>
              <w:lastRenderedPageBreak/>
              <w:t>activityStatus.codeSystemVersion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695152DE" w:rsidR="00FD6BBB" w:rsidRPr="00FD6BBB" w:rsidRDefault="00FD6BBB" w:rsidP="00624B04">
            <w:pPr>
              <w:rPr>
                <w:color w:val="FF0000"/>
                <w:szCs w:val="20"/>
              </w:rPr>
            </w:pPr>
            <w:r w:rsidRPr="00FD6BBB">
              <w:rPr>
                <w:color w:val="FF0000"/>
                <w:szCs w:val="20"/>
              </w:rPr>
              <w:t>Versionsnummer för använt kodsystem.</w:t>
            </w:r>
            <w:r>
              <w:rPr>
                <w:color w:val="FF0000"/>
                <w:szCs w:val="20"/>
              </w:rPr>
              <w:t xml:space="preserve"> </w:t>
            </w:r>
            <w:r w:rsidRPr="00FD6BBB">
              <w:rPr>
                <w:color w:val="FF0000"/>
                <w:szCs w:val="20"/>
              </w:rPr>
              <w:t>Ska ignoreras i begäran.</w:t>
            </w:r>
          </w:p>
        </w:tc>
        <w:tc>
          <w:tcPr>
            <w:tcW w:w="1617" w:type="dxa"/>
            <w:tcBorders>
              <w:top w:val="single" w:sz="4" w:space="0" w:color="auto"/>
              <w:left w:val="single" w:sz="4" w:space="0" w:color="auto"/>
              <w:bottom w:val="single" w:sz="4" w:space="0" w:color="auto"/>
              <w:right w:val="single" w:sz="4" w:space="0" w:color="auto"/>
            </w:tcBorders>
          </w:tcPr>
          <w:p w14:paraId="2747248A" w14:textId="5F6A3E0F"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C018EB" w14:paraId="387FB40E" w14:textId="77777777" w:rsidTr="00624B04">
        <w:tc>
          <w:tcPr>
            <w:tcW w:w="2474" w:type="dxa"/>
            <w:tcBorders>
              <w:top w:val="single" w:sz="4" w:space="0" w:color="auto"/>
              <w:left w:val="single" w:sz="4" w:space="0" w:color="auto"/>
              <w:bottom w:val="single" w:sz="4" w:space="0" w:color="auto"/>
              <w:right w:val="single" w:sz="4" w:space="0" w:color="auto"/>
            </w:tcBorders>
          </w:tcPr>
          <w:p w14:paraId="28B6F2AF" w14:textId="77777777" w:rsidR="00FD6BBB" w:rsidRPr="00FD6BBB" w:rsidRDefault="00FD6BBB" w:rsidP="00624B04">
            <w:pPr>
              <w:rPr>
                <w:rFonts w:cs="Arial"/>
                <w:color w:val="FF0000"/>
                <w:szCs w:val="20"/>
                <w:highlight w:val="white"/>
                <w:lang w:eastAsia="sv-SE"/>
              </w:rPr>
            </w:pPr>
            <w:r w:rsidRPr="00FD6BBB">
              <w:rPr>
                <w:rFonts w:cs="Arial"/>
                <w:color w:val="FF0000"/>
                <w:szCs w:val="20"/>
                <w:highlight w:val="white"/>
                <w:lang w:eastAsia="sv-SE"/>
              </w:rPr>
              <w:t>activityStatus.displayName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5F07FFF8" w:rsidR="00FD6BBB" w:rsidRPr="00FD6BBB" w:rsidRDefault="00FD6BBB" w:rsidP="00624B04">
            <w:pPr>
              <w:rPr>
                <w:color w:val="FF0000"/>
                <w:szCs w:val="20"/>
              </w:rPr>
            </w:pPr>
            <w:r w:rsidRPr="00FD6BBB">
              <w:rPr>
                <w:color w:val="FF0000"/>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38588F56" w14:textId="179B9E37"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B75512" w14:paraId="2191127C" w14:textId="77777777" w:rsidTr="00624B04">
        <w:tc>
          <w:tcPr>
            <w:tcW w:w="2474" w:type="dxa"/>
          </w:tcPr>
          <w:p w14:paraId="162B4073" w14:textId="77777777" w:rsidR="00FD6BBB" w:rsidRDefault="00FD6BBB" w:rsidP="00624B04">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FD6BBB" w:rsidRPr="00B75512" w:rsidRDefault="00FD6BBB" w:rsidP="00624B04">
            <w:pPr>
              <w:rPr>
                <w:szCs w:val="20"/>
              </w:rPr>
            </w:pPr>
            <w:r>
              <w:rPr>
                <w:szCs w:val="20"/>
              </w:rPr>
              <w:t>IIType</w:t>
            </w:r>
          </w:p>
        </w:tc>
        <w:tc>
          <w:tcPr>
            <w:tcW w:w="2925" w:type="dxa"/>
          </w:tcPr>
          <w:p w14:paraId="04D81967" w14:textId="1B60EB8E" w:rsidR="00FD6BBB" w:rsidRPr="007C573D" w:rsidRDefault="00FD6BBB" w:rsidP="00624B04">
            <w:pPr>
              <w:rPr>
                <w:szCs w:val="20"/>
              </w:rPr>
            </w:pPr>
            <w:r>
              <w:rPr>
                <w:szCs w:val="20"/>
              </w:rPr>
              <w:t>Ett unikt värde för själva</w:t>
            </w:r>
            <w:r w:rsidR="00697513">
              <w:rPr>
                <w:szCs w:val="20"/>
              </w:rPr>
              <w:t xml:space="preserve"> </w:t>
            </w:r>
            <w:r>
              <w:rPr>
                <w:szCs w:val="20"/>
              </w:rPr>
              <w:t>aktiviteten som också refererar till vilket källsystem informationen kommer ifrån</w:t>
            </w:r>
          </w:p>
        </w:tc>
        <w:tc>
          <w:tcPr>
            <w:tcW w:w="1617" w:type="dxa"/>
          </w:tcPr>
          <w:p w14:paraId="71533E7C" w14:textId="77777777" w:rsidR="00FD6BBB" w:rsidRPr="00B75512" w:rsidRDefault="00FD6BBB" w:rsidP="00624B04">
            <w:pPr>
              <w:rPr>
                <w:szCs w:val="20"/>
              </w:rPr>
            </w:pPr>
            <w:r>
              <w:rPr>
                <w:szCs w:val="20"/>
              </w:rPr>
              <w:t>0</w:t>
            </w:r>
            <w:proofErr w:type="gramStart"/>
            <w:r>
              <w:rPr>
                <w:szCs w:val="20"/>
              </w:rPr>
              <w:t>..</w:t>
            </w:r>
            <w:proofErr w:type="gramEnd"/>
            <w:r>
              <w:rPr>
                <w:szCs w:val="20"/>
              </w:rPr>
              <w:t>*</w:t>
            </w:r>
          </w:p>
        </w:tc>
      </w:tr>
      <w:tr w:rsidR="00FD6BBB" w:rsidRPr="00C018EB" w14:paraId="536CA17F" w14:textId="77777777" w:rsidTr="00624B04">
        <w:tc>
          <w:tcPr>
            <w:tcW w:w="2474" w:type="dxa"/>
            <w:tcBorders>
              <w:top w:val="single" w:sz="4" w:space="0" w:color="auto"/>
              <w:left w:val="single" w:sz="4" w:space="0" w:color="auto"/>
              <w:bottom w:val="single" w:sz="4" w:space="0" w:color="auto"/>
              <w:right w:val="single" w:sz="4" w:space="0" w:color="auto"/>
            </w:tcBorders>
          </w:tcPr>
          <w:p w14:paraId="557EE734"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70D8802E" w14:textId="58C8D452" w:rsidR="00FD6BBB" w:rsidRPr="00FD6BBB" w:rsidRDefault="00FD6BBB" w:rsidP="00624B04">
            <w:pPr>
              <w:rPr>
                <w:szCs w:val="20"/>
              </w:rPr>
            </w:pPr>
            <w:r w:rsidRPr="00FD6BBB">
              <w:rPr>
                <w:szCs w:val="20"/>
              </w:rPr>
              <w:t>Källsystemet HSAID</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FD6BBB" w:rsidRPr="00FD6BBB" w:rsidRDefault="00FD6BBB" w:rsidP="00624B04">
            <w:pPr>
              <w:rPr>
                <w:szCs w:val="20"/>
              </w:rPr>
            </w:pPr>
            <w:r w:rsidRPr="00FD6BBB">
              <w:rPr>
                <w:szCs w:val="20"/>
              </w:rPr>
              <w:t>1</w:t>
            </w:r>
          </w:p>
        </w:tc>
      </w:tr>
      <w:tr w:rsidR="00FD6BBB" w:rsidRPr="00C018EB" w14:paraId="15F36790" w14:textId="77777777" w:rsidTr="00624B04">
        <w:tc>
          <w:tcPr>
            <w:tcW w:w="2474" w:type="dxa"/>
            <w:tcBorders>
              <w:top w:val="single" w:sz="4" w:space="0" w:color="auto"/>
              <w:left w:val="single" w:sz="4" w:space="0" w:color="auto"/>
              <w:bottom w:val="single" w:sz="4" w:space="0" w:color="auto"/>
              <w:right w:val="single" w:sz="4" w:space="0" w:color="auto"/>
            </w:tcBorders>
          </w:tcPr>
          <w:p w14:paraId="097C6FFD"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67A53AF8" w:rsidR="00FD6BBB" w:rsidRPr="00FD6BBB" w:rsidRDefault="00FD6BBB" w:rsidP="00624B04">
            <w:pPr>
              <w:rPr>
                <w:szCs w:val="20"/>
              </w:rPr>
            </w:pPr>
            <w:r w:rsidRPr="00FD6BBB">
              <w:rPr>
                <w:szCs w:val="20"/>
              </w:rPr>
              <w:t xml:space="preserve">Det i källsystemet unika </w:t>
            </w:r>
            <w:r w:rsidR="00697513">
              <w:rPr>
                <w:szCs w:val="20"/>
              </w:rPr>
              <w:t>identiteten</w:t>
            </w:r>
            <w:r w:rsidRPr="00FD6BBB">
              <w:rPr>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FD6BBB" w:rsidRPr="00FD6BBB" w:rsidRDefault="00FD6BBB" w:rsidP="00624B04">
            <w:pPr>
              <w:rPr>
                <w:szCs w:val="20"/>
              </w:rPr>
            </w:pPr>
            <w:r w:rsidRPr="00FD6BBB">
              <w:rPr>
                <w:szCs w:val="20"/>
              </w:rPr>
              <w:t>1</w:t>
            </w:r>
          </w:p>
        </w:tc>
      </w:tr>
      <w:tr w:rsidR="00FD6BBB" w:rsidRPr="008345BA" w14:paraId="2BC579C5" w14:textId="77777777" w:rsidTr="00624B04">
        <w:tc>
          <w:tcPr>
            <w:tcW w:w="2474" w:type="dxa"/>
          </w:tcPr>
          <w:p w14:paraId="35D8CE37" w14:textId="77777777" w:rsidR="00FD6BBB" w:rsidRPr="008345BA" w:rsidRDefault="00FD6BBB" w:rsidP="00624B04">
            <w:pPr>
              <w:rPr>
                <w:rFonts w:cs="Arial"/>
                <w:color w:val="000000"/>
                <w:lang w:eastAsia="sv-SE"/>
              </w:rPr>
            </w:pPr>
            <w:r>
              <w:rPr>
                <w:rFonts w:cs="Arial"/>
                <w:color w:val="000000"/>
                <w:lang w:eastAsia="sv-SE"/>
              </w:rPr>
              <w:t>sourceSystemId</w:t>
            </w:r>
          </w:p>
        </w:tc>
        <w:tc>
          <w:tcPr>
            <w:tcW w:w="2506" w:type="dxa"/>
          </w:tcPr>
          <w:p w14:paraId="596BD1B8" w14:textId="77777777" w:rsidR="00FD6BBB" w:rsidRPr="008345BA" w:rsidRDefault="00FD6BBB" w:rsidP="00624B04">
            <w:r>
              <w:t>IIType</w:t>
            </w:r>
          </w:p>
        </w:tc>
        <w:tc>
          <w:tcPr>
            <w:tcW w:w="2925" w:type="dxa"/>
          </w:tcPr>
          <w:p w14:paraId="18597376" w14:textId="77777777" w:rsidR="00FD6BBB" w:rsidRDefault="00FD6BBB" w:rsidP="00624B04">
            <w:r>
              <w:t>Används när man vill söka ur ett specifikt källsystem.</w:t>
            </w:r>
          </w:p>
          <w:p w14:paraId="3AAF33C2" w14:textId="77777777" w:rsidR="00FD6BBB" w:rsidRPr="008345BA" w:rsidRDefault="00FD6BBB" w:rsidP="00624B04">
            <w:r w:rsidRPr="007C573D">
              <w:rPr>
                <w:b/>
                <w:szCs w:val="20"/>
              </w:rPr>
              <w:t>(Fält 1)</w:t>
            </w:r>
          </w:p>
        </w:tc>
        <w:tc>
          <w:tcPr>
            <w:tcW w:w="1617" w:type="dxa"/>
          </w:tcPr>
          <w:p w14:paraId="6E6174A9" w14:textId="77777777" w:rsidR="00FD6BBB" w:rsidRPr="008345BA" w:rsidRDefault="00FD6BBB" w:rsidP="00624B04">
            <w:r>
              <w:t>0..1</w:t>
            </w:r>
          </w:p>
        </w:tc>
      </w:tr>
      <w:tr w:rsidR="00FD6BBB" w:rsidRPr="00DF4942" w14:paraId="631ECAAA" w14:textId="77777777" w:rsidTr="00624B04">
        <w:tc>
          <w:tcPr>
            <w:tcW w:w="2474" w:type="dxa"/>
            <w:tcBorders>
              <w:top w:val="single" w:sz="4" w:space="0" w:color="auto"/>
              <w:left w:val="single" w:sz="4" w:space="0" w:color="auto"/>
              <w:bottom w:val="single" w:sz="4" w:space="0" w:color="auto"/>
              <w:right w:val="single" w:sz="4" w:space="0" w:color="auto"/>
            </w:tcBorders>
          </w:tcPr>
          <w:p w14:paraId="51DD5681" w14:textId="77777777" w:rsidR="00FD6BBB" w:rsidRPr="00FD6BBB" w:rsidRDefault="00FD6BBB" w:rsidP="00624B04">
            <w:pPr>
              <w:rPr>
                <w:rFonts w:cs="Arial"/>
                <w:color w:val="000000"/>
                <w:lang w:eastAsia="sv-SE"/>
              </w:rPr>
            </w:pPr>
            <w:r w:rsidRPr="00FD6BBB">
              <w:rPr>
                <w:rFonts w:cs="Arial"/>
                <w:color w:val="000000"/>
                <w:lang w:eastAsia="sv-SE"/>
              </w:rPr>
              <w:t>sourceSystemId.root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FD6BBB" w:rsidRPr="00FD6BBB" w:rsidRDefault="00FD6BBB" w:rsidP="00624B04">
            <w:pPr>
              <w:rPr>
                <w:rFonts w:cs="Arial"/>
              </w:rPr>
            </w:pPr>
            <w:r w:rsidRPr="00FD6BBB">
              <w:rPr>
                <w:rFonts w:cs="Arial"/>
              </w:rPr>
              <w:t>Root blir då</w:t>
            </w:r>
          </w:p>
          <w:p w14:paraId="2781E750" w14:textId="77777777" w:rsidR="00FD6BBB" w:rsidRPr="00FD6BBB" w:rsidRDefault="00FD6BBB" w:rsidP="00624B04">
            <w:pPr>
              <w:rPr>
                <w:rFonts w:cs="Arial"/>
              </w:rPr>
            </w:pPr>
            <w:r w:rsidRPr="00FD6BBB">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FD6BBB" w:rsidRPr="00FD6BBB" w:rsidRDefault="00FD6BBB" w:rsidP="00624B04">
            <w:r w:rsidRPr="00FD6BBB">
              <w:t>1</w:t>
            </w:r>
          </w:p>
        </w:tc>
      </w:tr>
      <w:tr w:rsidR="00FD6BBB" w:rsidRPr="00DF4942" w14:paraId="46EA3D89" w14:textId="77777777" w:rsidTr="00624B04">
        <w:tc>
          <w:tcPr>
            <w:tcW w:w="2474" w:type="dxa"/>
            <w:tcBorders>
              <w:top w:val="single" w:sz="4" w:space="0" w:color="auto"/>
              <w:left w:val="single" w:sz="4" w:space="0" w:color="auto"/>
              <w:bottom w:val="single" w:sz="4" w:space="0" w:color="auto"/>
              <w:right w:val="single" w:sz="4" w:space="0" w:color="auto"/>
            </w:tcBorders>
          </w:tcPr>
          <w:p w14:paraId="2F51CABA" w14:textId="77777777" w:rsidR="00FD6BBB" w:rsidRPr="00FD6BBB" w:rsidRDefault="00FD6BBB" w:rsidP="00624B04">
            <w:pPr>
              <w:rPr>
                <w:rFonts w:cs="Arial"/>
                <w:color w:val="000000"/>
                <w:lang w:eastAsia="sv-SE"/>
              </w:rPr>
            </w:pPr>
            <w:r w:rsidRPr="00FD6BBB">
              <w:rPr>
                <w:rFonts w:cs="Arial"/>
                <w:color w:val="000000"/>
                <w:lang w:eastAsia="sv-SE"/>
              </w:rPr>
              <w:t>sourceSystemId.extension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FD6BBB" w:rsidRPr="00FD6BBB" w:rsidRDefault="00FD6BBB" w:rsidP="00624B04">
            <w:r w:rsidRPr="00FD6BBB">
              <w:rPr>
                <w:rFonts w:cs="Arial"/>
              </w:rPr>
              <w:t>Extension sätts till HSA-id för det källsystem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FD6BBB" w:rsidRPr="00FD6BBB" w:rsidRDefault="00FD6BBB" w:rsidP="00624B04">
            <w:r w:rsidRPr="00FD6BBB">
              <w:t>1</w:t>
            </w:r>
          </w:p>
        </w:tc>
      </w:tr>
      <w:tr w:rsidR="00FD6BBB" w:rsidRPr="008345BA" w14:paraId="000479FE" w14:textId="77777777" w:rsidTr="00624B04">
        <w:tc>
          <w:tcPr>
            <w:tcW w:w="2474" w:type="dxa"/>
          </w:tcPr>
          <w:p w14:paraId="23478D28" w14:textId="77777777" w:rsidR="00FD6BBB" w:rsidRPr="008345BA" w:rsidRDefault="00FD6BBB" w:rsidP="00624B04">
            <w:pPr>
              <w:rPr>
                <w:rFonts w:cs="Arial"/>
                <w:color w:val="000000"/>
                <w:lang w:eastAsia="sv-SE"/>
              </w:rPr>
            </w:pPr>
            <w:r>
              <w:rPr>
                <w:rFonts w:cs="Arial"/>
                <w:color w:val="000000"/>
                <w:lang w:eastAsia="sv-SE"/>
              </w:rPr>
              <w:t>careGiverId</w:t>
            </w:r>
          </w:p>
        </w:tc>
        <w:tc>
          <w:tcPr>
            <w:tcW w:w="2506" w:type="dxa"/>
          </w:tcPr>
          <w:p w14:paraId="0AFF0FF3" w14:textId="77777777" w:rsidR="00FD6BBB" w:rsidRPr="008345BA" w:rsidRDefault="00FD6BBB" w:rsidP="00624B04">
            <w:r>
              <w:t>IIType</w:t>
            </w:r>
          </w:p>
        </w:tc>
        <w:tc>
          <w:tcPr>
            <w:tcW w:w="2925" w:type="dxa"/>
          </w:tcPr>
          <w:p w14:paraId="76139DA3" w14:textId="677291D5" w:rsidR="00FD6BBB" w:rsidRDefault="00FD6BBB" w:rsidP="00624B04">
            <w:r>
              <w:t xml:space="preserve">Används när man vill söka data från en specifik </w:t>
            </w:r>
            <w:proofErr w:type="gramStart"/>
            <w:r>
              <w:t>vårdgivare .</w:t>
            </w:r>
            <w:proofErr w:type="gramEnd"/>
          </w:p>
          <w:p w14:paraId="6993778A" w14:textId="77777777" w:rsidR="00FD6BBB" w:rsidRPr="008345BA" w:rsidRDefault="00FD6BBB" w:rsidP="00624B04">
            <w:r w:rsidRPr="007C573D">
              <w:rPr>
                <w:b/>
                <w:szCs w:val="20"/>
              </w:rPr>
              <w:t>(Fält 1)</w:t>
            </w:r>
          </w:p>
        </w:tc>
        <w:tc>
          <w:tcPr>
            <w:tcW w:w="1617" w:type="dxa"/>
          </w:tcPr>
          <w:p w14:paraId="595DD6C0" w14:textId="77777777" w:rsidR="00FD6BBB" w:rsidRPr="008345BA" w:rsidRDefault="00FD6BBB" w:rsidP="00624B04">
            <w:r>
              <w:t>0..1</w:t>
            </w:r>
          </w:p>
        </w:tc>
      </w:tr>
      <w:tr w:rsidR="00FD6BBB" w:rsidRPr="00DF4942" w14:paraId="459C4C0B" w14:textId="77777777" w:rsidTr="00624B04">
        <w:tc>
          <w:tcPr>
            <w:tcW w:w="2474" w:type="dxa"/>
            <w:tcBorders>
              <w:top w:val="single" w:sz="4" w:space="0" w:color="auto"/>
              <w:left w:val="single" w:sz="4" w:space="0" w:color="auto"/>
              <w:bottom w:val="single" w:sz="4" w:space="0" w:color="auto"/>
              <w:right w:val="single" w:sz="4" w:space="0" w:color="auto"/>
            </w:tcBorders>
          </w:tcPr>
          <w:p w14:paraId="46C8AA83" w14:textId="77777777" w:rsidR="00FD6BBB" w:rsidRPr="00FD6BBB" w:rsidRDefault="00FD6BBB" w:rsidP="00624B04">
            <w:pPr>
              <w:rPr>
                <w:rFonts w:cs="Arial"/>
                <w:color w:val="000000"/>
                <w:lang w:eastAsia="sv-SE"/>
              </w:rPr>
            </w:pPr>
            <w:r w:rsidRPr="00FD6BBB">
              <w:rPr>
                <w:rFonts w:cs="Arial"/>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E1F18E6" w14:textId="33040E1A" w:rsidR="00FD6BBB" w:rsidRPr="00FD6BBB" w:rsidRDefault="00697513" w:rsidP="00624B04">
            <w:pPr>
              <w:rPr>
                <w:rFonts w:cs="Arial"/>
              </w:rPr>
            </w:pPr>
            <w:proofErr w:type="spellStart"/>
            <w:r w:rsidRPr="00C93E52">
              <w:rPr>
                <w:rFonts w:cs="Arial"/>
              </w:rPr>
              <w:t>Root</w:t>
            </w:r>
            <w:proofErr w:type="spellEnd"/>
            <w:r w:rsidRPr="00C93E52">
              <w:rPr>
                <w:rFonts w:cs="Arial"/>
              </w:rPr>
              <w:t xml:space="preserve"> sätts till OID för HSA-id: </w:t>
            </w:r>
            <w:r w:rsidR="00FD6BBB" w:rsidRPr="00FD6BBB">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FD6BBB" w:rsidRPr="00FD6BBB" w:rsidRDefault="00FD6BBB" w:rsidP="00624B04">
            <w:r w:rsidRPr="00FD6BBB">
              <w:t>1</w:t>
            </w:r>
          </w:p>
        </w:tc>
      </w:tr>
      <w:tr w:rsidR="00FD6BBB" w:rsidRPr="00DF4942" w14:paraId="615B5304" w14:textId="77777777" w:rsidTr="00624B04">
        <w:tc>
          <w:tcPr>
            <w:tcW w:w="2474" w:type="dxa"/>
            <w:tcBorders>
              <w:top w:val="single" w:sz="4" w:space="0" w:color="auto"/>
              <w:left w:val="single" w:sz="4" w:space="0" w:color="auto"/>
              <w:bottom w:val="single" w:sz="4" w:space="0" w:color="auto"/>
              <w:right w:val="single" w:sz="4" w:space="0" w:color="auto"/>
            </w:tcBorders>
          </w:tcPr>
          <w:p w14:paraId="181E18EA" w14:textId="77777777" w:rsidR="00FD6BBB" w:rsidRPr="00FD6BBB" w:rsidRDefault="00FD6BBB" w:rsidP="00624B04">
            <w:pPr>
              <w:rPr>
                <w:rFonts w:cs="Arial"/>
                <w:color w:val="000000"/>
                <w:lang w:eastAsia="sv-SE"/>
              </w:rPr>
            </w:pPr>
            <w:r w:rsidRPr="00FD6BBB">
              <w:rPr>
                <w:rFonts w:cs="Arial"/>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25F5442A" w14:textId="2E4BD02F" w:rsidR="00FD6BBB" w:rsidRPr="00FD6BBB" w:rsidRDefault="00FD6BBB" w:rsidP="00624B04">
            <w:r w:rsidRPr="00FD6BBB">
              <w:rPr>
                <w:rFonts w:cs="Arial"/>
              </w:rPr>
              <w:t xml:space="preserve">Extension sätts till HSA-id för den vårdgivaren </w:t>
            </w:r>
            <w:r w:rsidR="00697513">
              <w:rPr>
                <w:rFonts w:cs="Arial"/>
              </w:rPr>
              <w:t>från vilken aktiviteter skall returneras från</w:t>
            </w:r>
            <w:r w:rsidRPr="00FD6BBB">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FD6BBB" w:rsidRPr="00FD6BBB" w:rsidRDefault="00FD6BBB" w:rsidP="00624B04">
            <w:r w:rsidRPr="00FD6BBB">
              <w:t>1</w:t>
            </w:r>
          </w:p>
        </w:tc>
      </w:tr>
      <w:tr w:rsidR="00FD6BBB" w:rsidRPr="008345BA" w14:paraId="4F3337E8" w14:textId="77777777" w:rsidTr="00624B04">
        <w:tc>
          <w:tcPr>
            <w:tcW w:w="2474" w:type="dxa"/>
          </w:tcPr>
          <w:p w14:paraId="078CB0C6" w14:textId="77777777" w:rsidR="00FD6BBB" w:rsidRPr="008345BA" w:rsidRDefault="00FD6BBB" w:rsidP="00624B04">
            <w:r>
              <w:rPr>
                <w:lang w:eastAsia="sv-SE"/>
              </w:rPr>
              <w:t>careUnitI</w:t>
            </w:r>
            <w:r w:rsidRPr="008345BA">
              <w:rPr>
                <w:lang w:eastAsia="sv-SE"/>
              </w:rPr>
              <w:t>d</w:t>
            </w:r>
          </w:p>
        </w:tc>
        <w:tc>
          <w:tcPr>
            <w:tcW w:w="2506" w:type="dxa"/>
          </w:tcPr>
          <w:p w14:paraId="3B665A1F" w14:textId="77777777" w:rsidR="00FD6BBB" w:rsidRPr="008345BA" w:rsidRDefault="00FD6BBB" w:rsidP="00624B04">
            <w:r w:rsidRPr="008345BA">
              <w:t>IIType</w:t>
            </w:r>
          </w:p>
        </w:tc>
        <w:tc>
          <w:tcPr>
            <w:tcW w:w="2925" w:type="dxa"/>
          </w:tcPr>
          <w:p w14:paraId="609C27F5" w14:textId="49B08A05" w:rsidR="00FD6BBB" w:rsidRDefault="00FD6BBB" w:rsidP="00624B04">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r w:rsidR="00697513">
              <w:rPr>
                <w:rFonts w:cs="Arial"/>
              </w:rPr>
              <w:t>aktiviteten/aktiviteter</w:t>
            </w:r>
            <w:r>
              <w:rPr>
                <w:rFonts w:cs="Arial"/>
              </w:rPr>
              <w:t xml:space="preserve">. </w:t>
            </w:r>
          </w:p>
          <w:p w14:paraId="61B5D3E5" w14:textId="77777777" w:rsidR="00FD6BBB" w:rsidRPr="0028093A" w:rsidRDefault="00FD6BBB" w:rsidP="00624B04">
            <w:pPr>
              <w:rPr>
                <w:rFonts w:cs="Arial"/>
              </w:rPr>
            </w:pPr>
            <w:r w:rsidRPr="007C573D">
              <w:rPr>
                <w:b/>
                <w:szCs w:val="20"/>
              </w:rPr>
              <w:t>(Fält 1)</w:t>
            </w:r>
          </w:p>
          <w:p w14:paraId="178ED5A1" w14:textId="77777777" w:rsidR="00FD6BBB" w:rsidRPr="0028093A" w:rsidRDefault="00FD6BBB" w:rsidP="00624B04">
            <w:pPr>
              <w:rPr>
                <w:rFonts w:cs="Arial"/>
              </w:rPr>
            </w:pPr>
          </w:p>
        </w:tc>
        <w:tc>
          <w:tcPr>
            <w:tcW w:w="1617" w:type="dxa"/>
          </w:tcPr>
          <w:p w14:paraId="5DA6485E" w14:textId="77777777" w:rsidR="00FD6BBB" w:rsidRPr="008345BA" w:rsidRDefault="00FD6BBB" w:rsidP="00624B04">
            <w:r>
              <w:t>0..1</w:t>
            </w:r>
          </w:p>
        </w:tc>
      </w:tr>
      <w:tr w:rsidR="00FD6BBB" w:rsidRPr="0012437B" w14:paraId="5198C1B2" w14:textId="77777777" w:rsidTr="00624B04">
        <w:tc>
          <w:tcPr>
            <w:tcW w:w="2474" w:type="dxa"/>
            <w:tcBorders>
              <w:top w:val="single" w:sz="4" w:space="0" w:color="auto"/>
              <w:left w:val="single" w:sz="4" w:space="0" w:color="auto"/>
              <w:bottom w:val="single" w:sz="4" w:space="0" w:color="auto"/>
              <w:right w:val="single" w:sz="4" w:space="0" w:color="auto"/>
            </w:tcBorders>
          </w:tcPr>
          <w:p w14:paraId="7AF49F7C" w14:textId="77777777" w:rsidR="00FD6BBB" w:rsidRPr="00FD6BBB" w:rsidRDefault="00FD6BBB" w:rsidP="00624B04">
            <w:pPr>
              <w:rPr>
                <w:lang w:eastAsia="sv-SE"/>
              </w:rPr>
            </w:pPr>
            <w:r w:rsidRPr="00FD6BBB">
              <w:rPr>
                <w:lang w:eastAsia="sv-SE"/>
              </w:rPr>
              <w:t>careUnitId.root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57AF250" w14:textId="5963DD83" w:rsidR="00FD6BBB" w:rsidRPr="00FD6BBB" w:rsidRDefault="00697513" w:rsidP="00624B04">
            <w:pPr>
              <w:rPr>
                <w:rFonts w:cs="Arial"/>
              </w:rPr>
            </w:pPr>
            <w:proofErr w:type="spellStart"/>
            <w:r w:rsidRPr="00C93E52">
              <w:rPr>
                <w:rFonts w:cs="Arial"/>
              </w:rPr>
              <w:t>Root</w:t>
            </w:r>
            <w:proofErr w:type="spellEnd"/>
            <w:r w:rsidRPr="00C93E52">
              <w:rPr>
                <w:rFonts w:cs="Arial"/>
              </w:rPr>
              <w:t xml:space="preserve"> sätts till OID för HSA-id</w:t>
            </w:r>
            <w:r w:rsidRPr="00FD6BBB">
              <w:rPr>
                <w:rFonts w:cs="Arial"/>
              </w:rPr>
              <w:t xml:space="preserve"> </w:t>
            </w:r>
            <w:r w:rsidR="00FD6BBB" w:rsidRPr="00FD6BBB">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FD6BBB" w:rsidRPr="00FD6BBB" w:rsidRDefault="00FD6BBB" w:rsidP="00624B04">
            <w:r w:rsidRPr="00FD6BBB">
              <w:t>1</w:t>
            </w:r>
          </w:p>
        </w:tc>
      </w:tr>
      <w:tr w:rsidR="00FD6BBB" w:rsidRPr="0012437B" w14:paraId="1E49792F" w14:textId="77777777" w:rsidTr="00624B04">
        <w:tc>
          <w:tcPr>
            <w:tcW w:w="2474" w:type="dxa"/>
            <w:tcBorders>
              <w:top w:val="single" w:sz="4" w:space="0" w:color="auto"/>
              <w:left w:val="single" w:sz="4" w:space="0" w:color="auto"/>
              <w:bottom w:val="single" w:sz="4" w:space="0" w:color="auto"/>
              <w:right w:val="single" w:sz="4" w:space="0" w:color="auto"/>
            </w:tcBorders>
          </w:tcPr>
          <w:p w14:paraId="6C4BA48D" w14:textId="77777777" w:rsidR="00FD6BBB" w:rsidRPr="00FD6BBB" w:rsidRDefault="00FD6BBB" w:rsidP="00624B04">
            <w:pPr>
              <w:rPr>
                <w:lang w:eastAsia="sv-SE"/>
              </w:rPr>
            </w:pPr>
            <w:r w:rsidRPr="00FD6BBB">
              <w:rPr>
                <w:lang w:eastAsia="sv-SE"/>
              </w:rPr>
              <w:lastRenderedPageBreak/>
              <w:t>careUnitId.extension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FD6BBB" w:rsidRPr="00FD6BBB" w:rsidRDefault="00FD6BBB" w:rsidP="00624B04">
            <w:pPr>
              <w:rPr>
                <w:rFonts w:cs="Arial"/>
              </w:rPr>
            </w:pPr>
            <w:r w:rsidRPr="00FD6BBB">
              <w:rPr>
                <w:rFonts w:cs="Arial"/>
              </w:rPr>
              <w:t>Extension sätts till HSA-id för PDL vårdenheten.</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FD6BBB" w:rsidRPr="00FD6BBB" w:rsidRDefault="00FD6BBB" w:rsidP="00624B04">
            <w:r w:rsidRPr="00FD6BBB">
              <w:t>1</w:t>
            </w:r>
          </w:p>
        </w:tc>
      </w:tr>
      <w:tr w:rsidR="001059FE" w:rsidRPr="0012437B" w14:paraId="49CBE14E" w14:textId="77777777" w:rsidTr="00624B04">
        <w:tc>
          <w:tcPr>
            <w:tcW w:w="2474" w:type="dxa"/>
            <w:tcBorders>
              <w:top w:val="single" w:sz="4" w:space="0" w:color="auto"/>
              <w:left w:val="single" w:sz="4" w:space="0" w:color="auto"/>
              <w:bottom w:val="single" w:sz="4" w:space="0" w:color="auto"/>
              <w:right w:val="single" w:sz="4" w:space="0" w:color="auto"/>
            </w:tcBorders>
          </w:tcPr>
          <w:p w14:paraId="0F00159E" w14:textId="1B6C42EE" w:rsidR="001059FE" w:rsidRPr="00FD6BBB" w:rsidRDefault="001059FE" w:rsidP="00624B04">
            <w:pPr>
              <w:rPr>
                <w:lang w:eastAsia="sv-SE"/>
              </w:rPr>
            </w:pPr>
            <w:proofErr w:type="spellStart"/>
            <w:r>
              <w:rPr>
                <w:lang w:eastAsia="sv-SE"/>
              </w:rPr>
              <w:t>c</w:t>
            </w:r>
            <w:r w:rsidRPr="0089562B">
              <w:rPr>
                <w:lang w:eastAsia="sv-SE"/>
              </w:rPr>
              <w:t>areProcessId</w:t>
            </w:r>
            <w:proofErr w:type="spellEnd"/>
          </w:p>
        </w:tc>
        <w:tc>
          <w:tcPr>
            <w:tcW w:w="2506" w:type="dxa"/>
            <w:tcBorders>
              <w:top w:val="single" w:sz="4" w:space="0" w:color="auto"/>
              <w:left w:val="single" w:sz="4" w:space="0" w:color="auto"/>
              <w:bottom w:val="single" w:sz="4" w:space="0" w:color="auto"/>
              <w:right w:val="single" w:sz="4" w:space="0" w:color="auto"/>
            </w:tcBorders>
          </w:tcPr>
          <w:p w14:paraId="1149FA9C" w14:textId="23506786" w:rsidR="001059FE" w:rsidRPr="00FD6BBB" w:rsidRDefault="001059FE" w:rsidP="00624B04">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E1FEC97" w14:textId="5EA048F5" w:rsidR="001059FE" w:rsidRPr="00FD6BBB" w:rsidRDefault="001059FE" w:rsidP="00624B04">
            <w:pPr>
              <w:rPr>
                <w:rFonts w:cs="Arial"/>
              </w:rPr>
            </w:pPr>
            <w:r>
              <w:rPr>
                <w:rFonts w:cs="Arial"/>
              </w:rPr>
              <w:t>Används för att filtrera på en specifik individanpassad vårdprocess.</w:t>
            </w:r>
          </w:p>
        </w:tc>
        <w:tc>
          <w:tcPr>
            <w:tcW w:w="1617" w:type="dxa"/>
            <w:tcBorders>
              <w:top w:val="single" w:sz="4" w:space="0" w:color="auto"/>
              <w:left w:val="single" w:sz="4" w:space="0" w:color="auto"/>
              <w:bottom w:val="single" w:sz="4" w:space="0" w:color="auto"/>
              <w:right w:val="single" w:sz="4" w:space="0" w:color="auto"/>
            </w:tcBorders>
          </w:tcPr>
          <w:p w14:paraId="09C4465C" w14:textId="461BD192" w:rsidR="001059FE" w:rsidRPr="00FD6BBB" w:rsidRDefault="001059FE" w:rsidP="00624B04">
            <w:r>
              <w:t>0</w:t>
            </w:r>
            <w:proofErr w:type="gramStart"/>
            <w:r>
              <w:t>..</w:t>
            </w:r>
            <w:proofErr w:type="gramEnd"/>
            <w:r>
              <w:t>1</w:t>
            </w:r>
          </w:p>
        </w:tc>
      </w:tr>
      <w:tr w:rsidR="001059FE" w:rsidRPr="0012437B" w14:paraId="4AD7DFE9" w14:textId="77777777" w:rsidTr="00624B04">
        <w:tc>
          <w:tcPr>
            <w:tcW w:w="2474" w:type="dxa"/>
            <w:tcBorders>
              <w:top w:val="single" w:sz="4" w:space="0" w:color="auto"/>
              <w:left w:val="single" w:sz="4" w:space="0" w:color="auto"/>
              <w:bottom w:val="single" w:sz="4" w:space="0" w:color="auto"/>
              <w:right w:val="single" w:sz="4" w:space="0" w:color="auto"/>
            </w:tcBorders>
          </w:tcPr>
          <w:p w14:paraId="2D8F5BC8" w14:textId="34439D77" w:rsidR="001059FE" w:rsidRPr="00FD6BBB" w:rsidRDefault="001059FE" w:rsidP="00624B04">
            <w:pPr>
              <w:rPr>
                <w:lang w:eastAsia="sv-SE"/>
              </w:rPr>
            </w:pPr>
            <w:r>
              <w:rPr>
                <w:lang w:eastAsia="sv-SE"/>
              </w:rPr>
              <w:t>relation</w:t>
            </w:r>
          </w:p>
        </w:tc>
        <w:tc>
          <w:tcPr>
            <w:tcW w:w="2506" w:type="dxa"/>
            <w:tcBorders>
              <w:top w:val="single" w:sz="4" w:space="0" w:color="auto"/>
              <w:left w:val="single" w:sz="4" w:space="0" w:color="auto"/>
              <w:bottom w:val="single" w:sz="4" w:space="0" w:color="auto"/>
              <w:right w:val="single" w:sz="4" w:space="0" w:color="auto"/>
            </w:tcBorders>
          </w:tcPr>
          <w:p w14:paraId="6FC0D774" w14:textId="20FCA663" w:rsidR="001059FE" w:rsidRPr="00FD6BBB" w:rsidRDefault="001059FE" w:rsidP="00624B04">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7FABC" w14:textId="77777777" w:rsidR="001059FE" w:rsidRDefault="001059FE" w:rsidP="00624B04">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54166823" w14:textId="56AABECF" w:rsidR="001059FE" w:rsidRPr="00FD6BBB" w:rsidRDefault="001059FE" w:rsidP="00624B04">
            <w:pPr>
              <w:rPr>
                <w:rFonts w:cs="Arial"/>
              </w:rPr>
            </w:pPr>
            <w:r>
              <w:rPr>
                <w:rFonts w:cs="Arial"/>
              </w:rPr>
              <w:t xml:space="preserve">Minst en av </w:t>
            </w:r>
            <w:proofErr w:type="spellStart"/>
            <w:r>
              <w:rPr>
                <w:rFonts w:cs="Arial"/>
              </w:rPr>
              <w:t>relation.typeCode</w:t>
            </w:r>
            <w:proofErr w:type="spellEnd"/>
            <w:r>
              <w:rPr>
                <w:rFonts w:cs="Arial"/>
              </w:rPr>
              <w:t xml:space="preserve"> och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AA5EF3D" w14:textId="6F66F419" w:rsidR="001059FE" w:rsidRPr="00FD6BBB" w:rsidRDefault="001059FE" w:rsidP="00624B04">
            <w:r>
              <w:t>0</w:t>
            </w:r>
            <w:proofErr w:type="gramStart"/>
            <w:r>
              <w:t>..</w:t>
            </w:r>
            <w:proofErr w:type="gramEnd"/>
            <w:r>
              <w:t>*</w:t>
            </w:r>
          </w:p>
        </w:tc>
      </w:tr>
      <w:tr w:rsidR="001059FE" w:rsidRPr="0012437B" w14:paraId="07642321" w14:textId="77777777" w:rsidTr="00624B04">
        <w:tc>
          <w:tcPr>
            <w:tcW w:w="2474" w:type="dxa"/>
            <w:tcBorders>
              <w:top w:val="single" w:sz="4" w:space="0" w:color="auto"/>
              <w:left w:val="single" w:sz="4" w:space="0" w:color="auto"/>
              <w:bottom w:val="single" w:sz="4" w:space="0" w:color="auto"/>
              <w:right w:val="single" w:sz="4" w:space="0" w:color="auto"/>
            </w:tcBorders>
          </w:tcPr>
          <w:p w14:paraId="56B5C516" w14:textId="5BAF484F" w:rsidR="001059FE" w:rsidRPr="00FD6BBB" w:rsidRDefault="001059FE" w:rsidP="00624B04">
            <w:pPr>
              <w:rPr>
                <w:lang w:eastAsia="sv-SE"/>
              </w:rPr>
            </w:pPr>
            <w:proofErr w:type="spellStart"/>
            <w:r>
              <w:rPr>
                <w:lang w:eastAsia="sv-SE"/>
              </w:rPr>
              <w:t>relation.typeCode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656B5DC" w14:textId="6E75E7D2" w:rsidR="001059FE" w:rsidRPr="00FD6BBB" w:rsidRDefault="001059FE" w:rsidP="00624B04">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B7CBC" w14:textId="3C4B5D6C" w:rsidR="001059FE" w:rsidRPr="00FD6BBB" w:rsidRDefault="001059FE" w:rsidP="00624B04">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5D3CFA88" w14:textId="324BD512" w:rsidR="001059FE" w:rsidRPr="00FD6BBB" w:rsidRDefault="001059FE" w:rsidP="00624B04">
            <w:r>
              <w:t>0</w:t>
            </w:r>
            <w:proofErr w:type="gramStart"/>
            <w:r>
              <w:t>..</w:t>
            </w:r>
            <w:proofErr w:type="gramEnd"/>
            <w:r>
              <w:t>1</w:t>
            </w:r>
          </w:p>
        </w:tc>
      </w:tr>
      <w:tr w:rsidR="001059FE" w:rsidRPr="0012437B" w14:paraId="432CCD02" w14:textId="77777777" w:rsidTr="00624B04">
        <w:tc>
          <w:tcPr>
            <w:tcW w:w="2474" w:type="dxa"/>
            <w:tcBorders>
              <w:top w:val="single" w:sz="4" w:space="0" w:color="auto"/>
              <w:left w:val="single" w:sz="4" w:space="0" w:color="auto"/>
              <w:bottom w:val="single" w:sz="4" w:space="0" w:color="auto"/>
              <w:right w:val="single" w:sz="4" w:space="0" w:color="auto"/>
            </w:tcBorders>
          </w:tcPr>
          <w:p w14:paraId="27A455CC" w14:textId="2239EF67" w:rsidR="001059FE" w:rsidRPr="00FD6BBB" w:rsidRDefault="001059FE" w:rsidP="00624B04">
            <w:pPr>
              <w:rPr>
                <w:lang w:eastAsia="sv-SE"/>
              </w:rPr>
            </w:pPr>
            <w:proofErr w:type="spellStart"/>
            <w:r>
              <w:rPr>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667C3E69" w14:textId="23A2106C"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73310A" w14:textId="1B5CB616" w:rsidR="001059FE" w:rsidRPr="00FD6BBB" w:rsidRDefault="001059FE" w:rsidP="00624B04">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292D1FE1" w14:textId="4EC21BF8" w:rsidR="001059FE" w:rsidRPr="00FD6BBB" w:rsidRDefault="001059FE" w:rsidP="00624B04">
            <w:r>
              <w:t>0</w:t>
            </w:r>
            <w:proofErr w:type="gramStart"/>
            <w:r>
              <w:t>..</w:t>
            </w:r>
            <w:proofErr w:type="gramEnd"/>
            <w:r>
              <w:t>1</w:t>
            </w:r>
          </w:p>
        </w:tc>
      </w:tr>
      <w:tr w:rsidR="001059FE" w:rsidRPr="0012437B" w14:paraId="7A390C77" w14:textId="77777777" w:rsidTr="00624B04">
        <w:tc>
          <w:tcPr>
            <w:tcW w:w="2474" w:type="dxa"/>
            <w:tcBorders>
              <w:top w:val="single" w:sz="4" w:space="0" w:color="auto"/>
              <w:left w:val="single" w:sz="4" w:space="0" w:color="auto"/>
              <w:bottom w:val="single" w:sz="4" w:space="0" w:color="auto"/>
              <w:right w:val="single" w:sz="4" w:space="0" w:color="auto"/>
            </w:tcBorders>
          </w:tcPr>
          <w:p w14:paraId="28C1B080" w14:textId="07B7D8DB" w:rsidR="001059FE" w:rsidRPr="00FD6BBB" w:rsidRDefault="001059FE" w:rsidP="00624B04">
            <w:pPr>
              <w:rPr>
                <w:lang w:eastAsia="sv-SE"/>
              </w:rPr>
            </w:pPr>
            <w:proofErr w:type="spellStart"/>
            <w:r>
              <w:rPr>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99CF21F" w14:textId="33070248"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015E04" w14:textId="2EEF4AE4" w:rsidR="001059FE" w:rsidRPr="00FD6BBB" w:rsidRDefault="001059FE" w:rsidP="00624B04">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20806F42" w14:textId="2D18D24A" w:rsidR="001059FE" w:rsidRPr="00FD6BBB" w:rsidRDefault="001059FE" w:rsidP="00624B04">
            <w:r>
              <w:t>0</w:t>
            </w:r>
            <w:proofErr w:type="gramStart"/>
            <w:r>
              <w:t>..</w:t>
            </w:r>
            <w:proofErr w:type="gramEnd"/>
            <w:r>
              <w:t>1</w:t>
            </w:r>
          </w:p>
        </w:tc>
      </w:tr>
      <w:tr w:rsidR="001059FE" w:rsidRPr="0012437B" w14:paraId="72B343CF" w14:textId="77777777" w:rsidTr="00624B04">
        <w:tc>
          <w:tcPr>
            <w:tcW w:w="2474" w:type="dxa"/>
            <w:tcBorders>
              <w:top w:val="single" w:sz="4" w:space="0" w:color="auto"/>
              <w:left w:val="single" w:sz="4" w:space="0" w:color="auto"/>
              <w:bottom w:val="single" w:sz="4" w:space="0" w:color="auto"/>
              <w:right w:val="single" w:sz="4" w:space="0" w:color="auto"/>
            </w:tcBorders>
          </w:tcPr>
          <w:p w14:paraId="79A03B18" w14:textId="2C4822F9" w:rsidR="001059FE" w:rsidRPr="00FD6BBB" w:rsidRDefault="001059FE" w:rsidP="00624B04">
            <w:pPr>
              <w:rPr>
                <w:lang w:eastAsia="sv-SE"/>
              </w:rPr>
            </w:pPr>
            <w:proofErr w:type="spellStart"/>
            <w:r w:rsidRPr="00B51795">
              <w:rPr>
                <w:color w:val="FF0000"/>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3081051" w14:textId="667265E0" w:rsidR="001059FE" w:rsidRPr="00FD6BBB" w:rsidRDefault="001059FE" w:rsidP="00624B04">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3766ABFF" w14:textId="4DBB1DC9" w:rsidR="001059FE" w:rsidRPr="00FD6BBB" w:rsidRDefault="001059FE" w:rsidP="00624B04">
            <w:pPr>
              <w:rPr>
                <w:rFonts w:cs="Arial"/>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78E134CB" w14:textId="1E7298F0" w:rsidR="001059FE" w:rsidRPr="00FD6BBB" w:rsidRDefault="001059FE" w:rsidP="00624B04">
            <w:r w:rsidRPr="00B51795">
              <w:rPr>
                <w:color w:val="FF0000"/>
              </w:rPr>
              <w:t>0</w:t>
            </w:r>
            <w:proofErr w:type="gramStart"/>
            <w:r w:rsidRPr="00B51795">
              <w:rPr>
                <w:color w:val="FF0000"/>
              </w:rPr>
              <w:t>..</w:t>
            </w:r>
            <w:proofErr w:type="gramEnd"/>
            <w:r w:rsidRPr="00B51795">
              <w:rPr>
                <w:color w:val="FF0000"/>
              </w:rPr>
              <w:t>0</w:t>
            </w:r>
          </w:p>
        </w:tc>
      </w:tr>
      <w:tr w:rsidR="001059FE" w:rsidRPr="0012437B" w14:paraId="7F743DB2" w14:textId="77777777" w:rsidTr="00624B04">
        <w:tc>
          <w:tcPr>
            <w:tcW w:w="2474" w:type="dxa"/>
            <w:tcBorders>
              <w:top w:val="single" w:sz="4" w:space="0" w:color="auto"/>
              <w:left w:val="single" w:sz="4" w:space="0" w:color="auto"/>
              <w:bottom w:val="single" w:sz="4" w:space="0" w:color="auto"/>
              <w:right w:val="single" w:sz="4" w:space="0" w:color="auto"/>
            </w:tcBorders>
          </w:tcPr>
          <w:p w14:paraId="623D43F9" w14:textId="2D61FEC3" w:rsidR="001059FE" w:rsidRPr="00FD6BBB" w:rsidRDefault="001059FE" w:rsidP="00624B04">
            <w:pPr>
              <w:rPr>
                <w:lang w:eastAsia="sv-SE"/>
              </w:rPr>
            </w:pPr>
            <w:proofErr w:type="spellStart"/>
            <w:r w:rsidRPr="004638CE">
              <w:rPr>
                <w:color w:val="FF0000"/>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659753" w14:textId="237754EF" w:rsidR="001059FE" w:rsidRPr="00FD6BBB" w:rsidRDefault="001059FE" w:rsidP="00624B04">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B6B2C42" w14:textId="3402235A" w:rsidR="001059FE" w:rsidRPr="00FD6BBB" w:rsidRDefault="001059FE" w:rsidP="00624B04">
            <w:pPr>
              <w:rPr>
                <w:rFonts w:cs="Arial"/>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98DC966" w14:textId="5112F4F5" w:rsidR="001059FE" w:rsidRPr="00FD6BBB" w:rsidRDefault="001059FE" w:rsidP="00624B04">
            <w:r w:rsidRPr="004638CE">
              <w:rPr>
                <w:color w:val="FF0000"/>
              </w:rPr>
              <w:t>0</w:t>
            </w:r>
            <w:proofErr w:type="gramStart"/>
            <w:r w:rsidRPr="004638CE">
              <w:rPr>
                <w:color w:val="FF0000"/>
              </w:rPr>
              <w:t>..</w:t>
            </w:r>
            <w:proofErr w:type="gramEnd"/>
            <w:r w:rsidRPr="004638CE">
              <w:rPr>
                <w:color w:val="FF0000"/>
              </w:rPr>
              <w:t>0</w:t>
            </w:r>
          </w:p>
        </w:tc>
      </w:tr>
      <w:tr w:rsidR="001059FE" w:rsidRPr="0012437B" w14:paraId="3B616E10" w14:textId="77777777" w:rsidTr="00624B04">
        <w:tc>
          <w:tcPr>
            <w:tcW w:w="2474" w:type="dxa"/>
            <w:tcBorders>
              <w:top w:val="single" w:sz="4" w:space="0" w:color="auto"/>
              <w:left w:val="single" w:sz="4" w:space="0" w:color="auto"/>
              <w:bottom w:val="single" w:sz="4" w:space="0" w:color="auto"/>
              <w:right w:val="single" w:sz="4" w:space="0" w:color="auto"/>
            </w:tcBorders>
          </w:tcPr>
          <w:p w14:paraId="296FC83B" w14:textId="5F4C3CDC" w:rsidR="001059FE" w:rsidRPr="00FD6BBB" w:rsidRDefault="001059FE" w:rsidP="00624B04">
            <w:pPr>
              <w:rPr>
                <w:lang w:eastAsia="sv-SE"/>
              </w:rPr>
            </w:pPr>
            <w:proofErr w:type="spellStart"/>
            <w:r w:rsidRPr="00B51795">
              <w:rPr>
                <w:color w:val="FF0000"/>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0614EEF" w14:textId="0AC7A64E" w:rsidR="001059FE" w:rsidRPr="00FD6BBB" w:rsidRDefault="001059FE" w:rsidP="00624B04">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01DF5F2" w14:textId="2843C4C5" w:rsidR="001059FE" w:rsidRPr="00FD6BBB" w:rsidRDefault="001059FE" w:rsidP="00624B04">
            <w:pPr>
              <w:rPr>
                <w:rFonts w:cs="Arial"/>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48713DEC" w14:textId="4AE08984" w:rsidR="001059FE" w:rsidRPr="00FD6BBB" w:rsidRDefault="001059FE" w:rsidP="00624B04">
            <w:r w:rsidRPr="00B51795">
              <w:rPr>
                <w:color w:val="FF0000"/>
              </w:rPr>
              <w:t>0</w:t>
            </w:r>
            <w:proofErr w:type="gramStart"/>
            <w:r w:rsidRPr="00B51795">
              <w:rPr>
                <w:color w:val="FF0000"/>
              </w:rPr>
              <w:t>..</w:t>
            </w:r>
            <w:proofErr w:type="gramEnd"/>
            <w:r w:rsidRPr="00B51795">
              <w:rPr>
                <w:color w:val="FF0000"/>
              </w:rPr>
              <w:t>0</w:t>
            </w:r>
          </w:p>
        </w:tc>
      </w:tr>
      <w:tr w:rsidR="001059FE" w:rsidRPr="0012437B" w14:paraId="7128D699" w14:textId="77777777" w:rsidTr="00624B04">
        <w:tc>
          <w:tcPr>
            <w:tcW w:w="2474" w:type="dxa"/>
            <w:tcBorders>
              <w:top w:val="single" w:sz="4" w:space="0" w:color="auto"/>
              <w:left w:val="single" w:sz="4" w:space="0" w:color="auto"/>
              <w:bottom w:val="single" w:sz="4" w:space="0" w:color="auto"/>
              <w:right w:val="single" w:sz="4" w:space="0" w:color="auto"/>
            </w:tcBorders>
          </w:tcPr>
          <w:p w14:paraId="6B2B2939" w14:textId="23085F87" w:rsidR="001059FE" w:rsidRPr="00FD6BBB" w:rsidRDefault="001059FE" w:rsidP="00624B04">
            <w:pPr>
              <w:rPr>
                <w:lang w:eastAsia="sv-SE"/>
              </w:rPr>
            </w:pPr>
            <w:r>
              <w:rPr>
                <w:lang w:eastAsia="sv-SE"/>
              </w:rPr>
              <w:t>relation.id</w:t>
            </w:r>
          </w:p>
        </w:tc>
        <w:tc>
          <w:tcPr>
            <w:tcW w:w="2506" w:type="dxa"/>
            <w:tcBorders>
              <w:top w:val="single" w:sz="4" w:space="0" w:color="auto"/>
              <w:left w:val="single" w:sz="4" w:space="0" w:color="auto"/>
              <w:bottom w:val="single" w:sz="4" w:space="0" w:color="auto"/>
              <w:right w:val="single" w:sz="4" w:space="0" w:color="auto"/>
            </w:tcBorders>
          </w:tcPr>
          <w:p w14:paraId="71D96FD5" w14:textId="134577F7" w:rsidR="001059FE" w:rsidRPr="00FD6BBB" w:rsidRDefault="001059FE" w:rsidP="00624B0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3DA42F99" w14:textId="6B1801DD" w:rsidR="001059FE" w:rsidRPr="00FD6BBB" w:rsidRDefault="001059FE" w:rsidP="00624B04">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5EC2C5BD" w14:textId="130C71E6" w:rsidR="001059FE" w:rsidRPr="00FD6BBB" w:rsidRDefault="001059FE" w:rsidP="00624B04">
            <w:r>
              <w:t>0</w:t>
            </w:r>
            <w:proofErr w:type="gramStart"/>
            <w:r>
              <w:t>..</w:t>
            </w:r>
            <w:proofErr w:type="gramEnd"/>
            <w:r>
              <w:t>1</w:t>
            </w:r>
          </w:p>
        </w:tc>
      </w:tr>
      <w:tr w:rsidR="001059FE" w:rsidRPr="0012437B" w14:paraId="195B425E" w14:textId="77777777" w:rsidTr="00624B04">
        <w:tc>
          <w:tcPr>
            <w:tcW w:w="2474" w:type="dxa"/>
            <w:tcBorders>
              <w:top w:val="single" w:sz="4" w:space="0" w:color="auto"/>
              <w:left w:val="single" w:sz="4" w:space="0" w:color="auto"/>
              <w:bottom w:val="single" w:sz="4" w:space="0" w:color="auto"/>
              <w:right w:val="single" w:sz="4" w:space="0" w:color="auto"/>
            </w:tcBorders>
          </w:tcPr>
          <w:p w14:paraId="46BD9DD9" w14:textId="5F7A4CB6" w:rsidR="001059FE" w:rsidRPr="00FD6BBB" w:rsidRDefault="001059FE" w:rsidP="00624B04">
            <w:pPr>
              <w:rPr>
                <w:lang w:eastAsia="sv-SE"/>
              </w:rPr>
            </w:pPr>
            <w:proofErr w:type="spellStart"/>
            <w:r>
              <w:rPr>
                <w:lang w:eastAsia="sv-SE"/>
              </w:rPr>
              <w:t>relation.id.root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5D67D1" w14:textId="71DDB8E2"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64C2E5" w14:textId="620A9CFA" w:rsidR="001059FE" w:rsidRPr="00FD6BBB" w:rsidRDefault="001059FE" w:rsidP="00624B04">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195C2B3" w14:textId="4C350BCB" w:rsidR="001059FE" w:rsidRPr="00FD6BBB" w:rsidRDefault="001059FE" w:rsidP="00624B04">
            <w:r>
              <w:t>0</w:t>
            </w:r>
            <w:proofErr w:type="gramStart"/>
            <w:r>
              <w:t>..</w:t>
            </w:r>
            <w:proofErr w:type="gramEnd"/>
            <w:r>
              <w:t>1</w:t>
            </w:r>
          </w:p>
        </w:tc>
      </w:tr>
      <w:tr w:rsidR="001059FE" w:rsidRPr="0012437B" w14:paraId="680C71CC" w14:textId="77777777" w:rsidTr="00624B04">
        <w:tc>
          <w:tcPr>
            <w:tcW w:w="2474" w:type="dxa"/>
            <w:tcBorders>
              <w:top w:val="single" w:sz="4" w:space="0" w:color="auto"/>
              <w:left w:val="single" w:sz="4" w:space="0" w:color="auto"/>
              <w:bottom w:val="single" w:sz="4" w:space="0" w:color="auto"/>
              <w:right w:val="single" w:sz="4" w:space="0" w:color="auto"/>
            </w:tcBorders>
          </w:tcPr>
          <w:p w14:paraId="5D0DD502" w14:textId="2A1256F2" w:rsidR="001059FE" w:rsidRPr="00FD6BBB" w:rsidRDefault="001059FE" w:rsidP="00624B04">
            <w:pPr>
              <w:rPr>
                <w:lang w:eastAsia="sv-SE"/>
              </w:rPr>
            </w:pPr>
            <w:proofErr w:type="spellStart"/>
            <w:r>
              <w:rPr>
                <w:lang w:eastAsia="sv-SE"/>
              </w:rPr>
              <w:t>relation.id.extension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6B184CA" w14:textId="1C9E407B"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403C23" w14:textId="7E1C7BDB" w:rsidR="001059FE" w:rsidRPr="00FD6BBB" w:rsidRDefault="001059FE" w:rsidP="00624B04">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224FBCD8" w14:textId="25C88436" w:rsidR="001059FE" w:rsidRPr="00FD6BBB" w:rsidRDefault="001059FE" w:rsidP="00624B04">
            <w:r>
              <w:t>0</w:t>
            </w:r>
            <w:proofErr w:type="gramStart"/>
            <w:r>
              <w:t>..</w:t>
            </w:r>
            <w:proofErr w:type="gramEnd"/>
            <w:r>
              <w:t>1</w:t>
            </w:r>
          </w:p>
        </w:tc>
      </w:tr>
      <w:tr w:rsidR="001059FE" w:rsidRPr="0012437B" w14:paraId="0423E841" w14:textId="77777777" w:rsidTr="00624B04">
        <w:tc>
          <w:tcPr>
            <w:tcW w:w="2474" w:type="dxa"/>
            <w:tcBorders>
              <w:top w:val="single" w:sz="4" w:space="0" w:color="auto"/>
              <w:left w:val="single" w:sz="4" w:space="0" w:color="auto"/>
              <w:bottom w:val="single" w:sz="4" w:space="0" w:color="auto"/>
              <w:right w:val="single" w:sz="4" w:space="0" w:color="auto"/>
            </w:tcBorders>
          </w:tcPr>
          <w:p w14:paraId="40769C51" w14:textId="1884C4A4" w:rsidR="001059FE" w:rsidRPr="00FD6BBB" w:rsidRDefault="001059FE" w:rsidP="00624B04">
            <w:pPr>
              <w:rPr>
                <w:lang w:eastAsia="sv-SE"/>
              </w:rPr>
            </w:pPr>
            <w:r>
              <w:rPr>
                <w:lang w:eastAsia="sv-SE"/>
              </w:rPr>
              <w:t>relation.</w:t>
            </w:r>
            <w:r w:rsidRPr="00C93E52">
              <w:t xml:space="preserve"> </w:t>
            </w:r>
            <w:proofErr w:type="spellStart"/>
            <w:r>
              <w:lastRenderedPageBreak/>
              <w:t>r</w:t>
            </w:r>
            <w:r w:rsidRPr="00C93E52">
              <w:t>eferredInformationType</w:t>
            </w:r>
            <w:proofErr w:type="spellEnd"/>
          </w:p>
        </w:tc>
        <w:tc>
          <w:tcPr>
            <w:tcW w:w="2506" w:type="dxa"/>
            <w:tcBorders>
              <w:top w:val="single" w:sz="4" w:space="0" w:color="auto"/>
              <w:left w:val="single" w:sz="4" w:space="0" w:color="auto"/>
              <w:bottom w:val="single" w:sz="4" w:space="0" w:color="auto"/>
              <w:right w:val="single" w:sz="4" w:space="0" w:color="auto"/>
            </w:tcBorders>
          </w:tcPr>
          <w:p w14:paraId="215796E9" w14:textId="387883D2" w:rsidR="001059FE" w:rsidRPr="00FD6BBB" w:rsidRDefault="001059FE" w:rsidP="00624B04">
            <w: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452710" w14:textId="0265EAA1" w:rsidR="001059FE" w:rsidRPr="00FD6BBB" w:rsidRDefault="001059FE" w:rsidP="00624B04">
            <w:pPr>
              <w:rPr>
                <w:rFonts w:cs="Arial"/>
              </w:rPr>
            </w:pPr>
            <w:r>
              <w:rPr>
                <w:rFonts w:cs="Arial"/>
              </w:rPr>
              <w:t xml:space="preserve">Den typ av uppgift i </w:t>
            </w:r>
            <w:r>
              <w:rPr>
                <w:rFonts w:cs="Arial"/>
              </w:rPr>
              <w:lastRenderedPageBreak/>
              <w:t xml:space="preserve">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4FF8500D" w14:textId="1AE6E614" w:rsidR="001059FE" w:rsidRPr="00FD6BBB" w:rsidRDefault="001059FE" w:rsidP="00624B04">
            <w:r>
              <w:lastRenderedPageBreak/>
              <w:t>1</w:t>
            </w:r>
            <w:proofErr w:type="gramStart"/>
            <w:r>
              <w:t>..</w:t>
            </w:r>
            <w:proofErr w:type="gramEnd"/>
            <w:r>
              <w:t>1</w:t>
            </w:r>
          </w:p>
        </w:tc>
      </w:tr>
      <w:tr w:rsidR="001059FE" w:rsidRPr="0012437B" w14:paraId="317F7C0B" w14:textId="77777777" w:rsidTr="00624B04">
        <w:tc>
          <w:tcPr>
            <w:tcW w:w="2474" w:type="dxa"/>
            <w:tcBorders>
              <w:top w:val="single" w:sz="4" w:space="0" w:color="auto"/>
              <w:left w:val="nil"/>
              <w:bottom w:val="single" w:sz="4" w:space="0" w:color="auto"/>
              <w:right w:val="nil"/>
            </w:tcBorders>
          </w:tcPr>
          <w:p w14:paraId="544267B3" w14:textId="77777777" w:rsidR="001059FE" w:rsidRPr="00FD6BBB" w:rsidRDefault="001059FE" w:rsidP="00624B04">
            <w:pPr>
              <w:rPr>
                <w:lang w:eastAsia="sv-SE"/>
              </w:rPr>
            </w:pPr>
          </w:p>
        </w:tc>
        <w:tc>
          <w:tcPr>
            <w:tcW w:w="2506" w:type="dxa"/>
            <w:tcBorders>
              <w:top w:val="single" w:sz="4" w:space="0" w:color="auto"/>
              <w:left w:val="nil"/>
              <w:bottom w:val="single" w:sz="4" w:space="0" w:color="auto"/>
              <w:right w:val="nil"/>
            </w:tcBorders>
          </w:tcPr>
          <w:p w14:paraId="12911552" w14:textId="77777777" w:rsidR="001059FE" w:rsidRPr="00FD6BBB" w:rsidRDefault="001059FE" w:rsidP="00624B04"/>
        </w:tc>
        <w:tc>
          <w:tcPr>
            <w:tcW w:w="2925" w:type="dxa"/>
            <w:tcBorders>
              <w:top w:val="single" w:sz="4" w:space="0" w:color="auto"/>
              <w:left w:val="nil"/>
              <w:bottom w:val="single" w:sz="4" w:space="0" w:color="auto"/>
              <w:right w:val="nil"/>
            </w:tcBorders>
          </w:tcPr>
          <w:p w14:paraId="62EBB5B7" w14:textId="77777777" w:rsidR="001059FE" w:rsidRPr="00FD6BBB" w:rsidRDefault="001059FE" w:rsidP="00624B04">
            <w:pPr>
              <w:rPr>
                <w:rFonts w:cs="Arial"/>
              </w:rPr>
            </w:pPr>
          </w:p>
        </w:tc>
        <w:tc>
          <w:tcPr>
            <w:tcW w:w="1617" w:type="dxa"/>
            <w:tcBorders>
              <w:top w:val="single" w:sz="4" w:space="0" w:color="auto"/>
              <w:left w:val="nil"/>
              <w:bottom w:val="single" w:sz="4" w:space="0" w:color="auto"/>
              <w:right w:val="nil"/>
            </w:tcBorders>
          </w:tcPr>
          <w:p w14:paraId="07A71FE6" w14:textId="77777777" w:rsidR="001059FE" w:rsidRPr="00FD6BBB" w:rsidRDefault="001059FE" w:rsidP="00624B04"/>
        </w:tc>
      </w:tr>
      <w:tr w:rsidR="001059FE" w:rsidRPr="00C7011C" w14:paraId="4E71F152" w14:textId="77777777" w:rsidTr="00624B04">
        <w:tc>
          <w:tcPr>
            <w:tcW w:w="2474" w:type="dxa"/>
          </w:tcPr>
          <w:p w14:paraId="03BAB820" w14:textId="77777777" w:rsidR="001059FE" w:rsidRPr="00C7011C" w:rsidRDefault="001059FE" w:rsidP="00624B04">
            <w:pPr>
              <w:spacing w:before="40" w:after="40"/>
              <w:rPr>
                <w:rFonts w:eastAsia="Batang"/>
                <w:b/>
                <w:szCs w:val="20"/>
              </w:rPr>
            </w:pPr>
            <w:r w:rsidRPr="00C7011C">
              <w:rPr>
                <w:rFonts w:eastAsia="Batang"/>
                <w:b/>
                <w:szCs w:val="20"/>
              </w:rPr>
              <w:t>Svar</w:t>
            </w:r>
          </w:p>
        </w:tc>
        <w:tc>
          <w:tcPr>
            <w:tcW w:w="2506" w:type="dxa"/>
          </w:tcPr>
          <w:p w14:paraId="2D365202" w14:textId="77777777" w:rsidR="001059FE" w:rsidRPr="00C7011C" w:rsidRDefault="001059FE" w:rsidP="00624B04">
            <w:pPr>
              <w:spacing w:before="40" w:after="40"/>
              <w:rPr>
                <w:rFonts w:eastAsia="Batang"/>
                <w:szCs w:val="20"/>
              </w:rPr>
            </w:pPr>
          </w:p>
        </w:tc>
        <w:tc>
          <w:tcPr>
            <w:tcW w:w="2925" w:type="dxa"/>
          </w:tcPr>
          <w:p w14:paraId="17F4DAEA" w14:textId="77777777" w:rsidR="001059FE" w:rsidRPr="00A4027B" w:rsidRDefault="001059FE" w:rsidP="00624B04">
            <w:pPr>
              <w:spacing w:before="40" w:after="40"/>
              <w:rPr>
                <w:rFonts w:eastAsia="Batang"/>
                <w:szCs w:val="20"/>
              </w:rPr>
            </w:pPr>
          </w:p>
        </w:tc>
        <w:tc>
          <w:tcPr>
            <w:tcW w:w="1617" w:type="dxa"/>
          </w:tcPr>
          <w:p w14:paraId="277F01BA" w14:textId="24BEB83C" w:rsidR="001059FE" w:rsidRPr="00C7011C" w:rsidRDefault="001059FE" w:rsidP="00624B04">
            <w:pPr>
              <w:spacing w:before="40" w:after="40"/>
              <w:rPr>
                <w:rFonts w:eastAsia="Batang"/>
                <w:szCs w:val="20"/>
              </w:rPr>
            </w:pPr>
          </w:p>
        </w:tc>
      </w:tr>
      <w:tr w:rsidR="001059FE" w:rsidRPr="00C7011C" w14:paraId="40E3F2AA" w14:textId="77777777" w:rsidTr="00624B04">
        <w:tc>
          <w:tcPr>
            <w:tcW w:w="2474" w:type="dxa"/>
            <w:shd w:val="clear" w:color="auto" w:fill="D9D9D9" w:themeFill="background1" w:themeFillShade="D9"/>
          </w:tcPr>
          <w:p w14:paraId="43468FE9" w14:textId="2B903215" w:rsidR="001059FE" w:rsidRPr="00C7011C" w:rsidRDefault="00B42153" w:rsidP="00624B04">
            <w:pPr>
              <w:spacing w:before="40" w:after="40"/>
              <w:rPr>
                <w:rFonts w:eastAsia="Batang"/>
                <w:b/>
                <w:szCs w:val="20"/>
              </w:rPr>
            </w:pPr>
            <w:proofErr w:type="spellStart"/>
            <w:r w:rsidRPr="00B42153">
              <w:rPr>
                <w:rFonts w:eastAsia="Batang"/>
                <w:b/>
                <w:szCs w:val="20"/>
                <w:highlight w:val="yellow"/>
              </w:rPr>
              <w:t>ActivityGroup</w:t>
            </w:r>
            <w:proofErr w:type="spellEnd"/>
          </w:p>
        </w:tc>
        <w:tc>
          <w:tcPr>
            <w:tcW w:w="2506" w:type="dxa"/>
            <w:shd w:val="clear" w:color="auto" w:fill="D9D9D9" w:themeFill="background1" w:themeFillShade="D9"/>
          </w:tcPr>
          <w:p w14:paraId="050BBE02" w14:textId="77777777" w:rsidR="001059FE" w:rsidRPr="00C7011C" w:rsidRDefault="001059FE" w:rsidP="00624B04">
            <w:pPr>
              <w:spacing w:before="40" w:after="40"/>
              <w:rPr>
                <w:rFonts w:eastAsia="Batang"/>
                <w:szCs w:val="20"/>
              </w:rPr>
            </w:pPr>
          </w:p>
        </w:tc>
        <w:tc>
          <w:tcPr>
            <w:tcW w:w="2925" w:type="dxa"/>
            <w:shd w:val="clear" w:color="auto" w:fill="D9D9D9" w:themeFill="background1" w:themeFillShade="D9"/>
          </w:tcPr>
          <w:p w14:paraId="2E84F678" w14:textId="77777777" w:rsidR="001059FE" w:rsidRPr="00A4027B" w:rsidRDefault="001059FE" w:rsidP="00624B04">
            <w:pPr>
              <w:spacing w:before="40" w:after="40"/>
              <w:rPr>
                <w:rFonts w:eastAsia="Batang"/>
                <w:szCs w:val="20"/>
              </w:rPr>
            </w:pPr>
          </w:p>
        </w:tc>
        <w:tc>
          <w:tcPr>
            <w:tcW w:w="1617" w:type="dxa"/>
            <w:shd w:val="clear" w:color="auto" w:fill="D9D9D9" w:themeFill="background1" w:themeFillShade="D9"/>
          </w:tcPr>
          <w:p w14:paraId="3DF025B9" w14:textId="43AEA944" w:rsidR="001059FE" w:rsidRDefault="00DD4337" w:rsidP="00624B04">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DD4337" w:rsidRPr="00C7011C" w14:paraId="02B5A65C" w14:textId="77777777" w:rsidTr="00624B04">
        <w:tc>
          <w:tcPr>
            <w:tcW w:w="2474" w:type="dxa"/>
          </w:tcPr>
          <w:p w14:paraId="114BF19B" w14:textId="40DBA7E0" w:rsidR="00DD4337" w:rsidRPr="00C7011C" w:rsidRDefault="00DD4337" w:rsidP="00624B04">
            <w:pPr>
              <w:spacing w:before="40" w:after="40"/>
              <w:rPr>
                <w:rFonts w:eastAsia="Batang"/>
                <w:b/>
                <w:szCs w:val="20"/>
              </w:rPr>
            </w:pPr>
            <w:proofErr w:type="spellStart"/>
            <w:r>
              <w:t>activityGroup</w:t>
            </w:r>
            <w:proofErr w:type="spellEnd"/>
          </w:p>
        </w:tc>
        <w:tc>
          <w:tcPr>
            <w:tcW w:w="2506" w:type="dxa"/>
          </w:tcPr>
          <w:p w14:paraId="29809144" w14:textId="6928FF75" w:rsidR="00DD4337" w:rsidRPr="00C7011C" w:rsidRDefault="00DD4337" w:rsidP="00624B04">
            <w:pPr>
              <w:spacing w:before="40" w:after="40"/>
              <w:rPr>
                <w:rFonts w:eastAsia="Batang"/>
                <w:szCs w:val="20"/>
              </w:rPr>
            </w:pPr>
            <w:proofErr w:type="spellStart"/>
            <w:r>
              <w:t>ActivityGroupType</w:t>
            </w:r>
            <w:proofErr w:type="spellEnd"/>
          </w:p>
        </w:tc>
        <w:tc>
          <w:tcPr>
            <w:tcW w:w="2925" w:type="dxa"/>
          </w:tcPr>
          <w:p w14:paraId="44519BE5" w14:textId="19F8E860" w:rsidR="00DD4337" w:rsidRPr="00A4027B" w:rsidRDefault="00DD4337" w:rsidP="00624B04">
            <w:pPr>
              <w:spacing w:before="40" w:after="40"/>
              <w:rPr>
                <w:rFonts w:eastAsia="Batang"/>
                <w:szCs w:val="20"/>
              </w:rPr>
            </w:pPr>
            <w:r>
              <w:t xml:space="preserve">Grupp av observationer som delar samma patient, utförare (m. tillhörande organisatorisk knytning), </w:t>
            </w:r>
            <w:proofErr w:type="spellStart"/>
            <w:r>
              <w:t>signerare</w:t>
            </w:r>
            <w:proofErr w:type="spellEnd"/>
            <w:r>
              <w:t>, ytterligare deltagare, källsystem, vårdprocess-id, utrustning, samt plats. Denna nivå är framförallt till för att kunna begränsa mängden redundant data i överföringen i de fall då flera observationer gjorts med samma medverkande (exempelvis mätning av systoliskt och diastoliskt blodtryck). Denna klass är en teknisk optimering som inte speglas i NI 2015:1.</w:t>
            </w:r>
          </w:p>
        </w:tc>
        <w:tc>
          <w:tcPr>
            <w:tcW w:w="1617" w:type="dxa"/>
          </w:tcPr>
          <w:p w14:paraId="09D670E5" w14:textId="0C891E0B" w:rsidR="00DD4337" w:rsidRDefault="00DD4337" w:rsidP="00624B04">
            <w:pPr>
              <w:spacing w:before="40" w:after="40"/>
              <w:rPr>
                <w:rFonts w:eastAsia="Batang"/>
                <w:szCs w:val="20"/>
              </w:rPr>
            </w:pPr>
            <w:proofErr w:type="spellStart"/>
            <w:r>
              <w:t>activityGroup</w:t>
            </w:r>
            <w:proofErr w:type="spellEnd"/>
          </w:p>
        </w:tc>
      </w:tr>
      <w:tr w:rsidR="00DD4337" w:rsidRPr="00C7011C" w14:paraId="41A0DC9E" w14:textId="77777777" w:rsidTr="00624B04">
        <w:tc>
          <w:tcPr>
            <w:tcW w:w="2474" w:type="dxa"/>
          </w:tcPr>
          <w:p w14:paraId="0DBBCE7F" w14:textId="7CF777F9" w:rsidR="00DD4337" w:rsidRPr="00C7011C" w:rsidRDefault="00DD4337" w:rsidP="00624B04">
            <w:pPr>
              <w:spacing w:before="40" w:after="40"/>
              <w:rPr>
                <w:rFonts w:eastAsia="Batang"/>
                <w:b/>
                <w:szCs w:val="20"/>
              </w:rPr>
            </w:pPr>
            <w:r w:rsidRPr="003C622B">
              <w:t>patient</w:t>
            </w:r>
          </w:p>
        </w:tc>
        <w:tc>
          <w:tcPr>
            <w:tcW w:w="2506" w:type="dxa"/>
          </w:tcPr>
          <w:p w14:paraId="78EDA505" w14:textId="3CC28823" w:rsidR="00DD4337" w:rsidRPr="00C7011C" w:rsidRDefault="00DD4337" w:rsidP="00624B04">
            <w:pPr>
              <w:spacing w:before="40" w:after="40"/>
              <w:rPr>
                <w:rFonts w:eastAsia="Batang"/>
                <w:szCs w:val="20"/>
              </w:rPr>
            </w:pPr>
            <w:proofErr w:type="spellStart"/>
            <w:r>
              <w:t>PatientType</w:t>
            </w:r>
            <w:proofErr w:type="spellEnd"/>
          </w:p>
        </w:tc>
        <w:tc>
          <w:tcPr>
            <w:tcW w:w="2925" w:type="dxa"/>
          </w:tcPr>
          <w:p w14:paraId="4FE09B37" w14:textId="6A3FAEE8" w:rsidR="00DD4337" w:rsidRPr="00A4027B" w:rsidRDefault="00DD4337" w:rsidP="00624B04">
            <w:pPr>
              <w:spacing w:before="40" w:after="40"/>
              <w:rPr>
                <w:rFonts w:eastAsia="Batang"/>
                <w:szCs w:val="20"/>
              </w:rPr>
            </w:pPr>
            <w:r>
              <w:t>Den patient som aktivitetsgruppen avser.</w:t>
            </w:r>
          </w:p>
        </w:tc>
        <w:tc>
          <w:tcPr>
            <w:tcW w:w="1617" w:type="dxa"/>
          </w:tcPr>
          <w:p w14:paraId="76AF641E" w14:textId="0BDCB0E5" w:rsidR="00DD4337" w:rsidRDefault="00DD4337" w:rsidP="00624B04">
            <w:pPr>
              <w:spacing w:before="40" w:after="40"/>
              <w:rPr>
                <w:rFonts w:eastAsia="Batang"/>
                <w:szCs w:val="20"/>
              </w:rPr>
            </w:pPr>
            <w:r w:rsidRPr="003C622B">
              <w:t>patient</w:t>
            </w:r>
          </w:p>
        </w:tc>
      </w:tr>
      <w:tr w:rsidR="00DD4337" w:rsidRPr="00C7011C" w14:paraId="47EF5BEE" w14:textId="77777777" w:rsidTr="00624B04">
        <w:tc>
          <w:tcPr>
            <w:tcW w:w="2474" w:type="dxa"/>
          </w:tcPr>
          <w:p w14:paraId="533C6DD7" w14:textId="6CD988B4" w:rsidR="00DD4337" w:rsidRPr="00C7011C" w:rsidRDefault="00DD4337" w:rsidP="00624B04">
            <w:pPr>
              <w:spacing w:before="40" w:after="40"/>
              <w:rPr>
                <w:rFonts w:eastAsia="Batang"/>
                <w:b/>
                <w:szCs w:val="20"/>
              </w:rPr>
            </w:pPr>
            <w:proofErr w:type="spellStart"/>
            <w:r w:rsidRPr="003C622B">
              <w:t>performerRole</w:t>
            </w:r>
            <w:proofErr w:type="spellEnd"/>
          </w:p>
        </w:tc>
        <w:tc>
          <w:tcPr>
            <w:tcW w:w="2506" w:type="dxa"/>
          </w:tcPr>
          <w:p w14:paraId="504EC625" w14:textId="705E445E" w:rsidR="00DD4337" w:rsidRPr="00C7011C" w:rsidRDefault="00DD4337" w:rsidP="00624B04">
            <w:pPr>
              <w:spacing w:before="40" w:after="40"/>
              <w:rPr>
                <w:rFonts w:eastAsia="Batang"/>
                <w:szCs w:val="20"/>
              </w:rPr>
            </w:pPr>
            <w:proofErr w:type="spellStart"/>
            <w:r w:rsidRPr="00CB4AE4">
              <w:t>PerformerRoleType</w:t>
            </w:r>
            <w:proofErr w:type="spellEnd"/>
          </w:p>
        </w:tc>
        <w:tc>
          <w:tcPr>
            <w:tcW w:w="2925" w:type="dxa"/>
          </w:tcPr>
          <w:p w14:paraId="791448A3" w14:textId="3EB23E84" w:rsidR="00DD4337" w:rsidRPr="00A4027B" w:rsidRDefault="00DD4337" w:rsidP="00624B04">
            <w:pPr>
              <w:spacing w:before="40" w:after="40"/>
              <w:rPr>
                <w:rFonts w:eastAsia="Batang"/>
                <w:szCs w:val="20"/>
              </w:rPr>
            </w:pPr>
            <w:r>
              <w:t>Den som utfört aktiviteterna inom gruppen.</w:t>
            </w:r>
          </w:p>
        </w:tc>
        <w:tc>
          <w:tcPr>
            <w:tcW w:w="1617" w:type="dxa"/>
          </w:tcPr>
          <w:p w14:paraId="1A339532" w14:textId="2C7AF57E" w:rsidR="00DD4337" w:rsidRDefault="00DD4337" w:rsidP="00624B04">
            <w:pPr>
              <w:spacing w:before="40" w:after="40"/>
              <w:rPr>
                <w:rFonts w:eastAsia="Batang"/>
                <w:szCs w:val="20"/>
              </w:rPr>
            </w:pPr>
            <w:proofErr w:type="spellStart"/>
            <w:r w:rsidRPr="003C622B">
              <w:t>performerRole</w:t>
            </w:r>
            <w:proofErr w:type="spellEnd"/>
          </w:p>
        </w:tc>
      </w:tr>
      <w:tr w:rsidR="00DD4337" w:rsidRPr="00C7011C" w14:paraId="179C4F3C" w14:textId="77777777" w:rsidTr="00624B04">
        <w:tc>
          <w:tcPr>
            <w:tcW w:w="2474" w:type="dxa"/>
          </w:tcPr>
          <w:p w14:paraId="44A69F37" w14:textId="0721F3CF" w:rsidR="00DD4337" w:rsidRPr="00C7011C" w:rsidRDefault="00DD4337" w:rsidP="00624B04">
            <w:pPr>
              <w:spacing w:before="40" w:after="40"/>
              <w:rPr>
                <w:rFonts w:eastAsia="Batang"/>
                <w:b/>
                <w:szCs w:val="20"/>
              </w:rPr>
            </w:pPr>
            <w:proofErr w:type="spellStart"/>
            <w:r w:rsidRPr="003C622B">
              <w:t>legalAuthenticator</w:t>
            </w:r>
            <w:proofErr w:type="spellEnd"/>
          </w:p>
        </w:tc>
        <w:tc>
          <w:tcPr>
            <w:tcW w:w="2506" w:type="dxa"/>
          </w:tcPr>
          <w:p w14:paraId="4736CE15" w14:textId="3C92FE54" w:rsidR="00DD4337" w:rsidRPr="00C7011C" w:rsidRDefault="00DD4337" w:rsidP="00624B04">
            <w:pPr>
              <w:spacing w:before="40" w:after="40"/>
              <w:rPr>
                <w:rFonts w:eastAsia="Batang"/>
                <w:szCs w:val="20"/>
              </w:rPr>
            </w:pPr>
            <w:proofErr w:type="spellStart"/>
            <w:r w:rsidRPr="00CB4AE4">
              <w:t>LegalAuthenticatorType</w:t>
            </w:r>
            <w:proofErr w:type="spellEnd"/>
          </w:p>
        </w:tc>
        <w:tc>
          <w:tcPr>
            <w:tcW w:w="2925" w:type="dxa"/>
          </w:tcPr>
          <w:p w14:paraId="1C8CD1F3" w14:textId="1EF810B2" w:rsidR="00DD4337" w:rsidRPr="00A4027B" w:rsidRDefault="00DD4337" w:rsidP="00624B04">
            <w:pPr>
              <w:spacing w:before="40" w:after="40"/>
              <w:rPr>
                <w:rFonts w:eastAsia="Batang"/>
                <w:szCs w:val="20"/>
              </w:rPr>
            </w:pPr>
            <w:r>
              <w:t>Den som signerat aktiviteterna inom gruppen.</w:t>
            </w:r>
          </w:p>
        </w:tc>
        <w:tc>
          <w:tcPr>
            <w:tcW w:w="1617" w:type="dxa"/>
          </w:tcPr>
          <w:p w14:paraId="615F1458" w14:textId="0428B460" w:rsidR="00DD4337" w:rsidRDefault="00DD4337" w:rsidP="00624B04">
            <w:pPr>
              <w:spacing w:before="40" w:after="40"/>
              <w:rPr>
                <w:rFonts w:eastAsia="Batang"/>
                <w:szCs w:val="20"/>
              </w:rPr>
            </w:pPr>
            <w:proofErr w:type="spellStart"/>
            <w:r w:rsidRPr="003C622B">
              <w:t>legalAuthenticator</w:t>
            </w:r>
            <w:proofErr w:type="spellEnd"/>
          </w:p>
        </w:tc>
      </w:tr>
      <w:tr w:rsidR="00DD4337" w:rsidRPr="00C7011C" w14:paraId="537CF903" w14:textId="77777777" w:rsidTr="00624B04">
        <w:tc>
          <w:tcPr>
            <w:tcW w:w="2474" w:type="dxa"/>
          </w:tcPr>
          <w:p w14:paraId="62986D69" w14:textId="4E2192AC" w:rsidR="00DD4337" w:rsidRPr="00C7011C" w:rsidRDefault="00DD4337" w:rsidP="00624B04">
            <w:pPr>
              <w:spacing w:before="40" w:after="40"/>
              <w:rPr>
                <w:rFonts w:eastAsia="Batang"/>
                <w:b/>
                <w:szCs w:val="20"/>
              </w:rPr>
            </w:pPr>
            <w:proofErr w:type="spellStart"/>
            <w:r w:rsidRPr="003C622B">
              <w:t>additionalParticipant</w:t>
            </w:r>
            <w:proofErr w:type="spellEnd"/>
          </w:p>
        </w:tc>
        <w:tc>
          <w:tcPr>
            <w:tcW w:w="2506" w:type="dxa"/>
          </w:tcPr>
          <w:p w14:paraId="0CAA5354" w14:textId="7904BE67" w:rsidR="00DD4337" w:rsidRPr="00C7011C" w:rsidRDefault="00DD4337" w:rsidP="00624B04">
            <w:pPr>
              <w:spacing w:before="40" w:after="40"/>
              <w:rPr>
                <w:rFonts w:eastAsia="Batang"/>
                <w:szCs w:val="20"/>
              </w:rPr>
            </w:pPr>
            <w:proofErr w:type="spellStart"/>
            <w:r w:rsidRPr="00CB4AE4">
              <w:t>AdditionalParticipantType</w:t>
            </w:r>
            <w:proofErr w:type="spellEnd"/>
          </w:p>
        </w:tc>
        <w:tc>
          <w:tcPr>
            <w:tcW w:w="2925" w:type="dxa"/>
          </w:tcPr>
          <w:p w14:paraId="7D4B6C7E" w14:textId="669895C7" w:rsidR="00DD4337" w:rsidRPr="00A4027B" w:rsidRDefault="00DD4337" w:rsidP="00624B04">
            <w:pPr>
              <w:spacing w:before="40" w:after="40"/>
              <w:rPr>
                <w:rFonts w:eastAsia="Batang"/>
                <w:szCs w:val="20"/>
              </w:rPr>
            </w:pPr>
            <w:r>
              <w:t>Övriga deltagare relaterat till aktiviteterna inom gruppen.</w:t>
            </w:r>
          </w:p>
        </w:tc>
        <w:tc>
          <w:tcPr>
            <w:tcW w:w="1617" w:type="dxa"/>
          </w:tcPr>
          <w:p w14:paraId="518E19B4" w14:textId="289C72EF" w:rsidR="00DD4337" w:rsidRDefault="00DD4337" w:rsidP="00624B04">
            <w:pPr>
              <w:spacing w:before="40" w:after="40"/>
              <w:rPr>
                <w:rFonts w:eastAsia="Batang"/>
                <w:szCs w:val="20"/>
              </w:rPr>
            </w:pPr>
            <w:proofErr w:type="spellStart"/>
            <w:r w:rsidRPr="003C622B">
              <w:t>additionalParticipant</w:t>
            </w:r>
            <w:proofErr w:type="spellEnd"/>
          </w:p>
        </w:tc>
      </w:tr>
      <w:tr w:rsidR="00DD4337" w:rsidRPr="00C7011C" w14:paraId="7D65538F" w14:textId="77777777" w:rsidTr="00624B04">
        <w:tc>
          <w:tcPr>
            <w:tcW w:w="2474" w:type="dxa"/>
          </w:tcPr>
          <w:p w14:paraId="7C69D422" w14:textId="70E169E3" w:rsidR="00DD4337" w:rsidRPr="00C7011C" w:rsidRDefault="00DD4337" w:rsidP="00624B04">
            <w:pPr>
              <w:spacing w:before="40" w:after="40"/>
              <w:rPr>
                <w:rFonts w:eastAsia="Batang"/>
                <w:b/>
                <w:szCs w:val="20"/>
              </w:rPr>
            </w:pPr>
            <w:proofErr w:type="spellStart"/>
            <w:r w:rsidRPr="003C622B">
              <w:lastRenderedPageBreak/>
              <w:t>sourceSystem</w:t>
            </w:r>
            <w:proofErr w:type="spellEnd"/>
          </w:p>
        </w:tc>
        <w:tc>
          <w:tcPr>
            <w:tcW w:w="2506" w:type="dxa"/>
          </w:tcPr>
          <w:p w14:paraId="02FC19B6" w14:textId="12A81D4F" w:rsidR="00DD4337" w:rsidRPr="00C7011C" w:rsidRDefault="00DD4337" w:rsidP="00624B04">
            <w:pPr>
              <w:spacing w:before="40" w:after="40"/>
              <w:rPr>
                <w:rFonts w:eastAsia="Batang"/>
                <w:szCs w:val="20"/>
              </w:rPr>
            </w:pPr>
            <w:proofErr w:type="spellStart"/>
            <w:r w:rsidRPr="00CB4AE4">
              <w:t>SourceSystemType</w:t>
            </w:r>
            <w:proofErr w:type="spellEnd"/>
          </w:p>
        </w:tc>
        <w:tc>
          <w:tcPr>
            <w:tcW w:w="2925" w:type="dxa"/>
          </w:tcPr>
          <w:p w14:paraId="1C730A40" w14:textId="476A604A" w:rsidR="00DD4337" w:rsidRPr="00A4027B" w:rsidRDefault="00DD4337" w:rsidP="00624B04">
            <w:pPr>
              <w:spacing w:before="40" w:after="40"/>
              <w:rPr>
                <w:rFonts w:eastAsia="Batang"/>
                <w:szCs w:val="20"/>
              </w:rPr>
            </w:pPr>
            <w:r>
              <w:t xml:space="preserve">Källsystem som </w:t>
            </w:r>
            <w:proofErr w:type="spellStart"/>
            <w:r>
              <w:t>aktivitetssgruppen</w:t>
            </w:r>
            <w:proofErr w:type="spellEnd"/>
            <w:r>
              <w:t xml:space="preserve"> lagras i.</w:t>
            </w:r>
          </w:p>
        </w:tc>
        <w:tc>
          <w:tcPr>
            <w:tcW w:w="1617" w:type="dxa"/>
          </w:tcPr>
          <w:p w14:paraId="045CF666" w14:textId="14F20D2C" w:rsidR="00DD4337" w:rsidRDefault="00DD4337" w:rsidP="00624B04">
            <w:pPr>
              <w:spacing w:before="40" w:after="40"/>
              <w:rPr>
                <w:rFonts w:eastAsia="Batang"/>
                <w:szCs w:val="20"/>
              </w:rPr>
            </w:pPr>
            <w:proofErr w:type="spellStart"/>
            <w:r w:rsidRPr="003C622B">
              <w:t>sourceSystem</w:t>
            </w:r>
            <w:proofErr w:type="spellEnd"/>
          </w:p>
        </w:tc>
      </w:tr>
      <w:tr w:rsidR="00DD4337" w:rsidRPr="00C7011C" w14:paraId="2942A6D1" w14:textId="77777777" w:rsidTr="00624B04">
        <w:tc>
          <w:tcPr>
            <w:tcW w:w="2474" w:type="dxa"/>
          </w:tcPr>
          <w:p w14:paraId="3343911B" w14:textId="7CD902EA" w:rsidR="00DD4337" w:rsidRPr="00C7011C" w:rsidRDefault="00DD4337" w:rsidP="00624B04">
            <w:pPr>
              <w:spacing w:before="40" w:after="40"/>
              <w:rPr>
                <w:rFonts w:eastAsia="Batang"/>
                <w:b/>
                <w:szCs w:val="20"/>
              </w:rPr>
            </w:pPr>
            <w:proofErr w:type="spellStart"/>
            <w:r w:rsidRPr="003C622B">
              <w:rPr>
                <w:lang w:val="en-US"/>
              </w:rPr>
              <w:t>careProcessId</w:t>
            </w:r>
            <w:proofErr w:type="spellEnd"/>
          </w:p>
        </w:tc>
        <w:tc>
          <w:tcPr>
            <w:tcW w:w="2506" w:type="dxa"/>
          </w:tcPr>
          <w:p w14:paraId="422291E6" w14:textId="2C51C644" w:rsidR="00DD4337" w:rsidRPr="00C7011C" w:rsidRDefault="00DD4337" w:rsidP="00624B04">
            <w:pPr>
              <w:spacing w:before="40" w:after="40"/>
              <w:rPr>
                <w:rFonts w:eastAsia="Batang"/>
                <w:szCs w:val="20"/>
              </w:rPr>
            </w:pPr>
            <w:proofErr w:type="spellStart"/>
            <w:r w:rsidRPr="00966EF9">
              <w:rPr>
                <w:lang w:val="en-US"/>
              </w:rPr>
              <w:t>UUIDType</w:t>
            </w:r>
            <w:proofErr w:type="spellEnd"/>
          </w:p>
        </w:tc>
        <w:tc>
          <w:tcPr>
            <w:tcW w:w="2925" w:type="dxa"/>
          </w:tcPr>
          <w:p w14:paraId="4343FD45" w14:textId="582FF0E6" w:rsidR="00DD4337" w:rsidRPr="00A4027B" w:rsidRDefault="00DD4337" w:rsidP="00624B04">
            <w:pPr>
              <w:spacing w:before="40" w:after="40"/>
              <w:rPr>
                <w:rFonts w:eastAsia="Batang"/>
                <w:szCs w:val="20"/>
              </w:rPr>
            </w:pPr>
            <w:r w:rsidRPr="0039439F">
              <w:t xml:space="preserve">Individanpassad vårdprocess </w:t>
            </w:r>
            <w:r>
              <w:t>där observationerna inom gruppen</w:t>
            </w:r>
            <w:r w:rsidRPr="0039439F">
              <w:t xml:space="preserve"> utförts.</w:t>
            </w:r>
          </w:p>
        </w:tc>
        <w:tc>
          <w:tcPr>
            <w:tcW w:w="1617" w:type="dxa"/>
          </w:tcPr>
          <w:p w14:paraId="22581C4E" w14:textId="24F01C5D" w:rsidR="00DD4337" w:rsidRDefault="00DD4337" w:rsidP="00624B04">
            <w:pPr>
              <w:spacing w:before="40" w:after="40"/>
              <w:rPr>
                <w:rFonts w:eastAsia="Batang"/>
                <w:szCs w:val="20"/>
              </w:rPr>
            </w:pPr>
            <w:proofErr w:type="spellStart"/>
            <w:r w:rsidRPr="003C622B">
              <w:rPr>
                <w:lang w:val="en-US"/>
              </w:rPr>
              <w:t>careProcessId</w:t>
            </w:r>
            <w:proofErr w:type="spellEnd"/>
          </w:p>
        </w:tc>
      </w:tr>
      <w:tr w:rsidR="00DD4337" w:rsidRPr="00C7011C" w14:paraId="539CF4B7" w14:textId="77777777" w:rsidTr="00624B04">
        <w:tc>
          <w:tcPr>
            <w:tcW w:w="2474" w:type="dxa"/>
          </w:tcPr>
          <w:p w14:paraId="7D066887" w14:textId="3666A0F3" w:rsidR="00DD4337" w:rsidRPr="00C7011C" w:rsidRDefault="00DD4337" w:rsidP="00624B04">
            <w:pPr>
              <w:spacing w:before="40" w:after="40"/>
              <w:rPr>
                <w:rFonts w:eastAsia="Batang"/>
                <w:b/>
                <w:szCs w:val="20"/>
              </w:rPr>
            </w:pPr>
            <w:r>
              <w:rPr>
                <w:lang w:val="en-US"/>
              </w:rPr>
              <w:t>activity</w:t>
            </w:r>
          </w:p>
        </w:tc>
        <w:tc>
          <w:tcPr>
            <w:tcW w:w="2506" w:type="dxa"/>
          </w:tcPr>
          <w:p w14:paraId="34A4202A" w14:textId="06FF35C7" w:rsidR="00DD4337" w:rsidRDefault="00DD4337" w:rsidP="00624B04">
            <w:pPr>
              <w:rPr>
                <w:lang w:val="en-US"/>
              </w:rPr>
            </w:pPr>
            <w:proofErr w:type="spellStart"/>
            <w:r>
              <w:rPr>
                <w:lang w:val="en-US"/>
              </w:rPr>
              <w:t>ActivityType</w:t>
            </w:r>
            <w:proofErr w:type="spellEnd"/>
          </w:p>
          <w:p w14:paraId="79E5039E" w14:textId="77777777" w:rsidR="00DD4337" w:rsidRPr="00C7011C" w:rsidRDefault="00DD4337" w:rsidP="00624B04">
            <w:pPr>
              <w:spacing w:before="40" w:after="40"/>
              <w:rPr>
                <w:rFonts w:eastAsia="Batang"/>
                <w:szCs w:val="20"/>
              </w:rPr>
            </w:pPr>
          </w:p>
        </w:tc>
        <w:tc>
          <w:tcPr>
            <w:tcW w:w="2925" w:type="dxa"/>
          </w:tcPr>
          <w:p w14:paraId="61C8B8E9" w14:textId="1772B9A3" w:rsidR="00DD4337" w:rsidRPr="00A4027B" w:rsidRDefault="00DD4337" w:rsidP="00624B04">
            <w:pPr>
              <w:spacing w:before="40" w:after="40"/>
              <w:rPr>
                <w:rFonts w:eastAsia="Batang"/>
                <w:szCs w:val="20"/>
              </w:rPr>
            </w:pPr>
            <w:r>
              <w:t>De observationer som ligger inom denna grupp av observationer.</w:t>
            </w:r>
          </w:p>
        </w:tc>
        <w:tc>
          <w:tcPr>
            <w:tcW w:w="1617" w:type="dxa"/>
          </w:tcPr>
          <w:p w14:paraId="6C6AADDD" w14:textId="0C4FC658" w:rsidR="00DD4337" w:rsidRDefault="00DD4337" w:rsidP="00624B04">
            <w:pPr>
              <w:spacing w:before="40" w:after="40"/>
              <w:rPr>
                <w:rFonts w:eastAsia="Batang"/>
                <w:szCs w:val="20"/>
              </w:rPr>
            </w:pPr>
            <w:r>
              <w:rPr>
                <w:lang w:val="en-US"/>
              </w:rPr>
              <w:t>activity</w:t>
            </w:r>
          </w:p>
        </w:tc>
      </w:tr>
      <w:tr w:rsidR="001059FE" w:rsidRPr="00C7011C" w14:paraId="77AC17BD" w14:textId="77777777" w:rsidTr="00624B04">
        <w:tc>
          <w:tcPr>
            <w:tcW w:w="2474" w:type="dxa"/>
            <w:tcBorders>
              <w:left w:val="nil"/>
              <w:right w:val="nil"/>
            </w:tcBorders>
          </w:tcPr>
          <w:p w14:paraId="60E82748" w14:textId="77777777" w:rsidR="001059FE" w:rsidRPr="00C7011C" w:rsidRDefault="001059FE" w:rsidP="00624B04">
            <w:pPr>
              <w:spacing w:before="40" w:after="40"/>
              <w:rPr>
                <w:rFonts w:eastAsia="Batang"/>
                <w:b/>
                <w:szCs w:val="20"/>
              </w:rPr>
            </w:pPr>
          </w:p>
        </w:tc>
        <w:tc>
          <w:tcPr>
            <w:tcW w:w="2506" w:type="dxa"/>
            <w:tcBorders>
              <w:left w:val="nil"/>
              <w:right w:val="nil"/>
            </w:tcBorders>
          </w:tcPr>
          <w:p w14:paraId="4537DE35" w14:textId="77777777" w:rsidR="001059FE" w:rsidRPr="00C7011C" w:rsidRDefault="001059FE" w:rsidP="00624B04">
            <w:pPr>
              <w:spacing w:before="40" w:after="40"/>
              <w:rPr>
                <w:rFonts w:eastAsia="Batang"/>
                <w:szCs w:val="20"/>
              </w:rPr>
            </w:pPr>
          </w:p>
        </w:tc>
        <w:tc>
          <w:tcPr>
            <w:tcW w:w="2925" w:type="dxa"/>
            <w:tcBorders>
              <w:left w:val="nil"/>
              <w:right w:val="nil"/>
            </w:tcBorders>
          </w:tcPr>
          <w:p w14:paraId="0B54640F" w14:textId="77777777" w:rsidR="001059FE" w:rsidRPr="00A4027B" w:rsidRDefault="001059FE" w:rsidP="00624B04">
            <w:pPr>
              <w:spacing w:before="40" w:after="40"/>
              <w:rPr>
                <w:rFonts w:eastAsia="Batang"/>
                <w:szCs w:val="20"/>
              </w:rPr>
            </w:pPr>
          </w:p>
        </w:tc>
        <w:tc>
          <w:tcPr>
            <w:tcW w:w="1617" w:type="dxa"/>
            <w:tcBorders>
              <w:left w:val="nil"/>
              <w:right w:val="nil"/>
            </w:tcBorders>
          </w:tcPr>
          <w:p w14:paraId="3F8F4DE5" w14:textId="77777777" w:rsidR="001059FE" w:rsidRDefault="001059FE" w:rsidP="00624B04">
            <w:pPr>
              <w:spacing w:before="40" w:after="40"/>
              <w:rPr>
                <w:rFonts w:eastAsia="Batang"/>
                <w:szCs w:val="20"/>
              </w:rPr>
            </w:pPr>
          </w:p>
        </w:tc>
      </w:tr>
      <w:tr w:rsidR="001059FE" w:rsidRPr="008345BA" w14:paraId="2C127186" w14:textId="77777777" w:rsidTr="00624B04">
        <w:tc>
          <w:tcPr>
            <w:tcW w:w="2474" w:type="dxa"/>
            <w:shd w:val="clear" w:color="auto" w:fill="D9D9D9" w:themeFill="background1" w:themeFillShade="D9"/>
          </w:tcPr>
          <w:p w14:paraId="0A31E5DD" w14:textId="374C144C" w:rsidR="00624B04" w:rsidRDefault="00624B04" w:rsidP="00624B04">
            <w:pPr>
              <w:rPr>
                <w:lang w:eastAsia="sv-SE"/>
              </w:rPr>
            </w:pPr>
            <w:proofErr w:type="spellStart"/>
            <w:r>
              <w:rPr>
                <w:lang w:eastAsia="sv-SE"/>
              </w:rPr>
              <w:t>ActivityGroup</w:t>
            </w:r>
            <w:proofErr w:type="spellEnd"/>
            <w:r>
              <w:rPr>
                <w:lang w:eastAsia="sv-SE"/>
              </w:rPr>
              <w:t>/</w:t>
            </w:r>
          </w:p>
          <w:p w14:paraId="0443ABD6" w14:textId="77777777" w:rsidR="001059FE" w:rsidRPr="00475CAA" w:rsidRDefault="001059FE" w:rsidP="00624B04">
            <w:proofErr w:type="spellStart"/>
            <w:r>
              <w:rPr>
                <w:lang w:eastAsia="sv-SE"/>
              </w:rPr>
              <w:t>Activity</w:t>
            </w:r>
            <w:proofErr w:type="spellEnd"/>
          </w:p>
        </w:tc>
        <w:tc>
          <w:tcPr>
            <w:tcW w:w="2506" w:type="dxa"/>
            <w:shd w:val="clear" w:color="auto" w:fill="D9D9D9" w:themeFill="background1" w:themeFillShade="D9"/>
          </w:tcPr>
          <w:p w14:paraId="3323EA70" w14:textId="77777777" w:rsidR="001059FE" w:rsidRPr="00475CAA" w:rsidRDefault="001059FE" w:rsidP="00624B04">
            <w:r>
              <w:t>ActivityType</w:t>
            </w:r>
          </w:p>
        </w:tc>
        <w:tc>
          <w:tcPr>
            <w:tcW w:w="2925" w:type="dxa"/>
            <w:shd w:val="clear" w:color="auto" w:fill="D9D9D9" w:themeFill="background1" w:themeFillShade="D9"/>
          </w:tcPr>
          <w:p w14:paraId="03E59F49" w14:textId="77777777" w:rsidR="001059FE" w:rsidRPr="008345BA" w:rsidRDefault="001059FE" w:rsidP="00624B04"/>
        </w:tc>
        <w:tc>
          <w:tcPr>
            <w:tcW w:w="1617" w:type="dxa"/>
            <w:shd w:val="clear" w:color="auto" w:fill="D9D9D9" w:themeFill="background1" w:themeFillShade="D9"/>
          </w:tcPr>
          <w:p w14:paraId="1B1C69C5" w14:textId="77777777" w:rsidR="001059FE" w:rsidRPr="008345BA" w:rsidRDefault="001059FE" w:rsidP="00624B04">
            <w:r>
              <w:t>1</w:t>
            </w:r>
          </w:p>
        </w:tc>
      </w:tr>
      <w:tr w:rsidR="001059FE" w:rsidRPr="008345BA" w14:paraId="65C30CF0" w14:textId="77777777" w:rsidTr="00624B04">
        <w:tc>
          <w:tcPr>
            <w:tcW w:w="2474" w:type="dxa"/>
          </w:tcPr>
          <w:p w14:paraId="5A99FC0B" w14:textId="77777777" w:rsidR="001059FE" w:rsidRPr="008345BA" w:rsidRDefault="001059FE" w:rsidP="00624B0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1059FE" w:rsidRPr="008345BA" w:rsidRDefault="001059FE" w:rsidP="00624B04">
            <w:pPr>
              <w:rPr>
                <w:rFonts w:eastAsia="Batang"/>
                <w:szCs w:val="20"/>
              </w:rPr>
            </w:pPr>
            <w:r w:rsidRPr="008345BA">
              <w:rPr>
                <w:rFonts w:eastAsia="Batang"/>
                <w:szCs w:val="20"/>
              </w:rPr>
              <w:t>IIType</w:t>
            </w:r>
          </w:p>
        </w:tc>
        <w:tc>
          <w:tcPr>
            <w:tcW w:w="2925" w:type="dxa"/>
          </w:tcPr>
          <w:p w14:paraId="6C941E88" w14:textId="77777777" w:rsidR="001059FE" w:rsidRPr="00C018EB" w:rsidRDefault="001059FE" w:rsidP="00624B0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1059FE" w:rsidRPr="008345BA" w:rsidRDefault="001059FE" w:rsidP="00624B04">
            <w:pPr>
              <w:rPr>
                <w:rFonts w:eastAsia="Batang"/>
                <w:szCs w:val="20"/>
              </w:rPr>
            </w:pPr>
            <w:r w:rsidRPr="008345BA">
              <w:rPr>
                <w:rFonts w:eastAsia="Batang"/>
                <w:szCs w:val="20"/>
              </w:rPr>
              <w:t>1</w:t>
            </w:r>
          </w:p>
        </w:tc>
      </w:tr>
      <w:tr w:rsidR="001059FE" w:rsidRPr="009C3D19" w14:paraId="2701C275" w14:textId="77777777" w:rsidTr="00624B04">
        <w:tc>
          <w:tcPr>
            <w:tcW w:w="2474" w:type="dxa"/>
            <w:tcBorders>
              <w:top w:val="single" w:sz="4" w:space="0" w:color="auto"/>
              <w:left w:val="single" w:sz="4" w:space="0" w:color="auto"/>
              <w:bottom w:val="single" w:sz="4" w:space="0" w:color="auto"/>
              <w:right w:val="single" w:sz="4" w:space="0" w:color="auto"/>
            </w:tcBorders>
          </w:tcPr>
          <w:p w14:paraId="06D42F5A"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1059FE" w:rsidRPr="00FD6BBB" w:rsidRDefault="001059FE" w:rsidP="00624B04">
            <w:pPr>
              <w:rPr>
                <w:rFonts w:cs="Arial"/>
                <w:szCs w:val="20"/>
              </w:rPr>
            </w:pPr>
            <w:r w:rsidRPr="00FD6BBB">
              <w:rPr>
                <w:rFonts w:cs="Arial"/>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1059FE" w:rsidRPr="00FD6BBB" w:rsidRDefault="001059FE" w:rsidP="00624B04">
            <w:pPr>
              <w:rPr>
                <w:rFonts w:eastAsia="Batang"/>
                <w:szCs w:val="20"/>
              </w:rPr>
            </w:pPr>
            <w:r w:rsidRPr="00FD6BBB">
              <w:rPr>
                <w:rFonts w:eastAsia="Batang"/>
                <w:szCs w:val="20"/>
              </w:rPr>
              <w:t>1</w:t>
            </w:r>
          </w:p>
        </w:tc>
      </w:tr>
      <w:tr w:rsidR="001059FE" w:rsidRPr="009C3D19" w14:paraId="07DBEF0E" w14:textId="77777777" w:rsidTr="00624B04">
        <w:tc>
          <w:tcPr>
            <w:tcW w:w="2474" w:type="dxa"/>
            <w:tcBorders>
              <w:top w:val="single" w:sz="4" w:space="0" w:color="auto"/>
              <w:left w:val="single" w:sz="4" w:space="0" w:color="auto"/>
              <w:bottom w:val="single" w:sz="4" w:space="0" w:color="auto"/>
              <w:right w:val="single" w:sz="4" w:space="0" w:color="auto"/>
            </w:tcBorders>
          </w:tcPr>
          <w:p w14:paraId="098DCC9D"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1059FE" w:rsidRPr="00FD6BBB" w:rsidRDefault="001059FE" w:rsidP="00624B04">
            <w:pPr>
              <w:rPr>
                <w:rFonts w:cs="Arial"/>
                <w:szCs w:val="20"/>
              </w:rPr>
            </w:pPr>
            <w:r w:rsidRPr="00FD6BBB">
              <w:rPr>
                <w:rFonts w:cs="Arial"/>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1059FE" w:rsidRPr="00FD6BBB" w:rsidRDefault="001059FE" w:rsidP="00624B04">
            <w:pPr>
              <w:rPr>
                <w:rFonts w:eastAsia="Batang"/>
                <w:szCs w:val="20"/>
              </w:rPr>
            </w:pPr>
            <w:r w:rsidRPr="00FD6BBB">
              <w:rPr>
                <w:rFonts w:eastAsia="Batang"/>
                <w:szCs w:val="20"/>
              </w:rPr>
              <w:t>1</w:t>
            </w:r>
          </w:p>
        </w:tc>
      </w:tr>
      <w:tr w:rsidR="001059FE" w:rsidRPr="008345BA" w14:paraId="7AB17E31" w14:textId="77777777" w:rsidTr="00624B04">
        <w:tc>
          <w:tcPr>
            <w:tcW w:w="2474" w:type="dxa"/>
          </w:tcPr>
          <w:p w14:paraId="1B6EB020" w14:textId="77777777" w:rsidR="001059FE" w:rsidRDefault="001059FE" w:rsidP="00624B04">
            <w:r>
              <w:t>activityType.status</w:t>
            </w:r>
          </w:p>
        </w:tc>
        <w:tc>
          <w:tcPr>
            <w:tcW w:w="2506" w:type="dxa"/>
          </w:tcPr>
          <w:p w14:paraId="00676C68" w14:textId="77777777" w:rsidR="001059FE" w:rsidRPr="008345BA" w:rsidRDefault="001059FE" w:rsidP="00624B04">
            <w:pPr>
              <w:rPr>
                <w:rFonts w:eastAsia="Batang"/>
                <w:szCs w:val="20"/>
              </w:rPr>
            </w:pPr>
            <w:r>
              <w:rPr>
                <w:rFonts w:eastAsia="Batang"/>
                <w:szCs w:val="20"/>
              </w:rPr>
              <w:t>CVType</w:t>
            </w:r>
          </w:p>
        </w:tc>
        <w:tc>
          <w:tcPr>
            <w:tcW w:w="2925" w:type="dxa"/>
          </w:tcPr>
          <w:p w14:paraId="1AB68EC7" w14:textId="77777777" w:rsidR="001059FE" w:rsidRPr="001A3002" w:rsidRDefault="001059FE" w:rsidP="00624B04">
            <w:pPr>
              <w:rPr>
                <w:rFonts w:cs="Arial"/>
                <w:szCs w:val="20"/>
              </w:rPr>
            </w:pPr>
            <w:r>
              <w:rPr>
                <w:rFonts w:cs="Arial"/>
                <w:szCs w:val="20"/>
              </w:rPr>
              <w:t>Anger status på aktiviteten. Exempelvis planerad, utförd, etc..</w:t>
            </w:r>
          </w:p>
        </w:tc>
        <w:tc>
          <w:tcPr>
            <w:tcW w:w="1617" w:type="dxa"/>
          </w:tcPr>
          <w:p w14:paraId="68901639" w14:textId="77777777" w:rsidR="001059FE" w:rsidRPr="008345BA" w:rsidRDefault="001059FE" w:rsidP="00624B04">
            <w:pPr>
              <w:rPr>
                <w:rFonts w:eastAsia="Batang"/>
                <w:szCs w:val="20"/>
              </w:rPr>
            </w:pPr>
            <w:r>
              <w:rPr>
                <w:rFonts w:eastAsia="Batang"/>
                <w:szCs w:val="20"/>
              </w:rPr>
              <w:t>0..1</w:t>
            </w:r>
          </w:p>
        </w:tc>
      </w:tr>
      <w:tr w:rsidR="001059FE" w:rsidRPr="009C3D19" w14:paraId="1DCDC14C" w14:textId="77777777" w:rsidTr="00624B04">
        <w:tc>
          <w:tcPr>
            <w:tcW w:w="2474" w:type="dxa"/>
            <w:tcBorders>
              <w:top w:val="single" w:sz="4" w:space="0" w:color="auto"/>
              <w:left w:val="single" w:sz="4" w:space="0" w:color="auto"/>
              <w:bottom w:val="single" w:sz="4" w:space="0" w:color="auto"/>
              <w:right w:val="single" w:sz="4" w:space="0" w:color="auto"/>
            </w:tcBorders>
          </w:tcPr>
          <w:p w14:paraId="064316D0"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1059FE" w:rsidRPr="00FD6BBB" w:rsidRDefault="001059FE" w:rsidP="00624B04">
            <w:pPr>
              <w:rPr>
                <w:rFonts w:cs="Arial"/>
                <w:szCs w:val="20"/>
              </w:rPr>
            </w:pPr>
            <w:r w:rsidRPr="00FD6BBB">
              <w:rPr>
                <w:rFonts w:cs="Arial"/>
                <w:szCs w:val="20"/>
              </w:rPr>
              <w:t>Kod för 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1059FE" w:rsidRPr="00FD6BBB" w:rsidRDefault="001059FE" w:rsidP="00624B04">
            <w:pPr>
              <w:rPr>
                <w:rFonts w:eastAsia="Batang"/>
                <w:szCs w:val="20"/>
              </w:rPr>
            </w:pPr>
            <w:r w:rsidRPr="00FD6BBB">
              <w:rPr>
                <w:rFonts w:eastAsia="Batang"/>
                <w:szCs w:val="20"/>
              </w:rPr>
              <w:t>1</w:t>
            </w:r>
          </w:p>
        </w:tc>
      </w:tr>
      <w:tr w:rsidR="001059FE" w:rsidRPr="009C3D19" w14:paraId="2270988A" w14:textId="77777777" w:rsidTr="00624B04">
        <w:tc>
          <w:tcPr>
            <w:tcW w:w="2474" w:type="dxa"/>
            <w:tcBorders>
              <w:top w:val="single" w:sz="4" w:space="0" w:color="auto"/>
              <w:left w:val="single" w:sz="4" w:space="0" w:color="auto"/>
              <w:bottom w:val="single" w:sz="4" w:space="0" w:color="auto"/>
              <w:right w:val="single" w:sz="4" w:space="0" w:color="auto"/>
            </w:tcBorders>
          </w:tcPr>
          <w:p w14:paraId="797D3847"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1059FE" w:rsidRPr="00FD6BBB" w:rsidRDefault="001059FE" w:rsidP="00624B04">
            <w:r w:rsidRPr="00FD6BBB">
              <w:rPr>
                <w:rFonts w:cs="Arial"/>
                <w:szCs w:val="20"/>
              </w:rPr>
              <w:t>Kodsystem för angiven kod.</w:t>
            </w:r>
          </w:p>
          <w:p w14:paraId="3529BB21" w14:textId="77777777" w:rsidR="001059FE" w:rsidRPr="00FD6BBB" w:rsidRDefault="001059FE" w:rsidP="00624B04"/>
        </w:tc>
        <w:tc>
          <w:tcPr>
            <w:tcW w:w="1617" w:type="dxa"/>
            <w:tcBorders>
              <w:top w:val="single" w:sz="4" w:space="0" w:color="auto"/>
              <w:left w:val="single" w:sz="4" w:space="0" w:color="auto"/>
              <w:bottom w:val="single" w:sz="4" w:space="0" w:color="auto"/>
              <w:right w:val="single" w:sz="4" w:space="0" w:color="auto"/>
            </w:tcBorders>
          </w:tcPr>
          <w:p w14:paraId="1CFC9F1B" w14:textId="77777777" w:rsidR="001059FE" w:rsidRPr="00FD6BBB" w:rsidRDefault="001059FE" w:rsidP="00624B04">
            <w:pPr>
              <w:rPr>
                <w:rFonts w:eastAsia="Batang"/>
                <w:szCs w:val="20"/>
              </w:rPr>
            </w:pPr>
            <w:r w:rsidRPr="00FD6BBB">
              <w:rPr>
                <w:rFonts w:eastAsia="Batang"/>
                <w:szCs w:val="20"/>
              </w:rPr>
              <w:t>1</w:t>
            </w:r>
          </w:p>
        </w:tc>
      </w:tr>
      <w:tr w:rsidR="001059FE" w:rsidRPr="009C3D19" w14:paraId="7473D94C" w14:textId="77777777" w:rsidTr="00624B04">
        <w:tc>
          <w:tcPr>
            <w:tcW w:w="2474" w:type="dxa"/>
            <w:tcBorders>
              <w:top w:val="single" w:sz="4" w:space="0" w:color="auto"/>
              <w:left w:val="single" w:sz="4" w:space="0" w:color="auto"/>
              <w:bottom w:val="single" w:sz="4" w:space="0" w:color="auto"/>
              <w:right w:val="single" w:sz="4" w:space="0" w:color="auto"/>
            </w:tcBorders>
          </w:tcPr>
          <w:p w14:paraId="5498B5C8"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1059FE" w:rsidRPr="00FD6BBB" w:rsidRDefault="001059FE" w:rsidP="00624B04">
            <w:pPr>
              <w:rPr>
                <w:rFonts w:cs="Arial"/>
                <w:szCs w:val="20"/>
              </w:rPr>
            </w:pPr>
            <w:r w:rsidRPr="00FD6BBB">
              <w:rPr>
                <w:rFonts w:cs="Arial"/>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43F2B9BD" w14:textId="77777777" w:rsidTr="00624B04">
        <w:tc>
          <w:tcPr>
            <w:tcW w:w="2474" w:type="dxa"/>
            <w:tcBorders>
              <w:top w:val="single" w:sz="4" w:space="0" w:color="auto"/>
              <w:left w:val="single" w:sz="4" w:space="0" w:color="auto"/>
              <w:bottom w:val="single" w:sz="4" w:space="0" w:color="auto"/>
              <w:right w:val="single" w:sz="4" w:space="0" w:color="auto"/>
            </w:tcBorders>
          </w:tcPr>
          <w:p w14:paraId="1B643B83"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1059FE" w:rsidRPr="00FD6BBB" w:rsidRDefault="001059FE" w:rsidP="00624B04">
            <w:pPr>
              <w:rPr>
                <w:rFonts w:cs="Arial"/>
                <w:szCs w:val="20"/>
              </w:rPr>
            </w:pPr>
            <w:r w:rsidRPr="00FD6BBB">
              <w:rPr>
                <w:rFonts w:cs="Arial"/>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0628B977" w14:textId="77777777" w:rsidTr="00624B04">
        <w:tc>
          <w:tcPr>
            <w:tcW w:w="2474" w:type="dxa"/>
            <w:tcBorders>
              <w:top w:val="single" w:sz="4" w:space="0" w:color="auto"/>
              <w:left w:val="single" w:sz="4" w:space="0" w:color="auto"/>
              <w:bottom w:val="single" w:sz="4" w:space="0" w:color="auto"/>
              <w:right w:val="single" w:sz="4" w:space="0" w:color="auto"/>
            </w:tcBorders>
          </w:tcPr>
          <w:p w14:paraId="51CC6159"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1059FE" w:rsidRPr="00FD6BBB" w:rsidRDefault="001059FE" w:rsidP="00624B04">
            <w:pPr>
              <w:rPr>
                <w:rFonts w:cs="Arial"/>
                <w:szCs w:val="20"/>
              </w:rPr>
            </w:pPr>
            <w:r w:rsidRPr="00FD6BBB">
              <w:rPr>
                <w:rFonts w:cs="Arial"/>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8345BA" w14:paraId="08372E99" w14:textId="77777777" w:rsidTr="00624B04">
        <w:tc>
          <w:tcPr>
            <w:tcW w:w="2474" w:type="dxa"/>
          </w:tcPr>
          <w:p w14:paraId="635FB2C4" w14:textId="77777777" w:rsidR="001059FE" w:rsidRPr="008345BA" w:rsidRDefault="001059FE" w:rsidP="00624B04">
            <w:pPr>
              <w:rPr>
                <w:rFonts w:eastAsia="Batang"/>
                <w:szCs w:val="20"/>
              </w:rPr>
            </w:pPr>
            <w:r>
              <w:t>activityType.value</w:t>
            </w:r>
          </w:p>
        </w:tc>
        <w:tc>
          <w:tcPr>
            <w:tcW w:w="2506" w:type="dxa"/>
          </w:tcPr>
          <w:p w14:paraId="6959ED4E" w14:textId="77777777" w:rsidR="001059FE" w:rsidRPr="008345BA" w:rsidRDefault="001059FE" w:rsidP="00624B04">
            <w:pPr>
              <w:rPr>
                <w:rFonts w:eastAsia="Batang"/>
                <w:szCs w:val="20"/>
              </w:rPr>
            </w:pPr>
            <w:r w:rsidRPr="008345BA">
              <w:rPr>
                <w:rFonts w:eastAsia="Batang"/>
                <w:szCs w:val="20"/>
              </w:rPr>
              <w:t>CVType</w:t>
            </w:r>
          </w:p>
        </w:tc>
        <w:tc>
          <w:tcPr>
            <w:tcW w:w="2925" w:type="dxa"/>
          </w:tcPr>
          <w:p w14:paraId="39F1BCF3" w14:textId="77777777" w:rsidR="001059FE" w:rsidRPr="000248C6" w:rsidRDefault="001059FE" w:rsidP="00624B04">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1059FE" w:rsidRPr="008345BA" w:rsidRDefault="001059FE" w:rsidP="00624B04">
            <w:pPr>
              <w:rPr>
                <w:rFonts w:eastAsia="Batang"/>
                <w:szCs w:val="20"/>
              </w:rPr>
            </w:pPr>
            <w:r w:rsidRPr="008345BA">
              <w:rPr>
                <w:rFonts w:eastAsia="Batang"/>
                <w:szCs w:val="20"/>
              </w:rPr>
              <w:t>1</w:t>
            </w:r>
          </w:p>
        </w:tc>
      </w:tr>
      <w:tr w:rsidR="001059FE" w:rsidRPr="009C3D19" w14:paraId="54ADD0A5" w14:textId="77777777" w:rsidTr="00624B04">
        <w:tc>
          <w:tcPr>
            <w:tcW w:w="2474" w:type="dxa"/>
            <w:tcBorders>
              <w:top w:val="single" w:sz="4" w:space="0" w:color="auto"/>
              <w:left w:val="single" w:sz="4" w:space="0" w:color="auto"/>
              <w:bottom w:val="single" w:sz="4" w:space="0" w:color="auto"/>
              <w:right w:val="single" w:sz="4" w:space="0" w:color="auto"/>
            </w:tcBorders>
          </w:tcPr>
          <w:p w14:paraId="4803593B"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1059FE" w:rsidRPr="00FD6BBB" w:rsidRDefault="001059FE" w:rsidP="00624B04">
            <w:pPr>
              <w:rPr>
                <w:rFonts w:cs="Arial"/>
                <w:szCs w:val="20"/>
              </w:rPr>
            </w:pPr>
            <w:r w:rsidRPr="00FD6BBB">
              <w:rPr>
                <w:rFonts w:cs="Arial"/>
                <w:szCs w:val="20"/>
              </w:rPr>
              <w:t>Kod för 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1059FE" w:rsidRPr="00FD6BBB" w:rsidRDefault="001059FE" w:rsidP="00624B04">
            <w:pPr>
              <w:rPr>
                <w:rFonts w:eastAsia="Batang"/>
                <w:szCs w:val="20"/>
              </w:rPr>
            </w:pPr>
            <w:r w:rsidRPr="00FD6BBB">
              <w:rPr>
                <w:rFonts w:eastAsia="Batang"/>
                <w:szCs w:val="20"/>
              </w:rPr>
              <w:t>1</w:t>
            </w:r>
          </w:p>
        </w:tc>
      </w:tr>
      <w:tr w:rsidR="001059FE" w:rsidRPr="009C3D19" w14:paraId="6C5E522A" w14:textId="77777777" w:rsidTr="00624B04">
        <w:tc>
          <w:tcPr>
            <w:tcW w:w="2474" w:type="dxa"/>
            <w:tcBorders>
              <w:top w:val="single" w:sz="4" w:space="0" w:color="auto"/>
              <w:left w:val="single" w:sz="4" w:space="0" w:color="auto"/>
              <w:bottom w:val="single" w:sz="4" w:space="0" w:color="auto"/>
              <w:right w:val="single" w:sz="4" w:space="0" w:color="auto"/>
            </w:tcBorders>
          </w:tcPr>
          <w:p w14:paraId="2B2A262E"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.value.codeS</w:t>
            </w:r>
            <w:r w:rsidRPr="00FD6BBB">
              <w:rPr>
                <w:szCs w:val="20"/>
                <w:highlight w:val="white"/>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1059FE" w:rsidRPr="00FD6BBB" w:rsidRDefault="001059FE" w:rsidP="00624B04">
            <w:pPr>
              <w:rPr>
                <w:rFonts w:eastAsia="Batang"/>
                <w:szCs w:val="20"/>
              </w:rPr>
            </w:pPr>
            <w:r w:rsidRPr="00FD6BBB">
              <w:rPr>
                <w:rFonts w:eastAsia="Batang"/>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1059FE" w:rsidRPr="00FD6BBB" w:rsidRDefault="001059FE" w:rsidP="00624B04">
            <w:r w:rsidRPr="00FD6BBB">
              <w:rPr>
                <w:rFonts w:cs="Arial"/>
                <w:szCs w:val="20"/>
              </w:rPr>
              <w:t>Kodsystem för angiven kod.</w:t>
            </w:r>
          </w:p>
          <w:p w14:paraId="615634FE" w14:textId="77777777" w:rsidR="001059FE" w:rsidRPr="00FD6BBB" w:rsidRDefault="001059FE" w:rsidP="00624B04"/>
        </w:tc>
        <w:tc>
          <w:tcPr>
            <w:tcW w:w="1617" w:type="dxa"/>
            <w:tcBorders>
              <w:top w:val="single" w:sz="4" w:space="0" w:color="auto"/>
              <w:left w:val="single" w:sz="4" w:space="0" w:color="auto"/>
              <w:bottom w:val="single" w:sz="4" w:space="0" w:color="auto"/>
              <w:right w:val="single" w:sz="4" w:space="0" w:color="auto"/>
            </w:tcBorders>
          </w:tcPr>
          <w:p w14:paraId="433BE8C9" w14:textId="77777777" w:rsidR="001059FE" w:rsidRPr="00FD6BBB" w:rsidRDefault="001059FE" w:rsidP="00624B04">
            <w:pPr>
              <w:rPr>
                <w:rFonts w:eastAsia="Batang"/>
                <w:szCs w:val="20"/>
              </w:rPr>
            </w:pPr>
            <w:r w:rsidRPr="00FD6BBB">
              <w:rPr>
                <w:rFonts w:eastAsia="Batang"/>
                <w:szCs w:val="20"/>
              </w:rPr>
              <w:lastRenderedPageBreak/>
              <w:t>1</w:t>
            </w:r>
          </w:p>
        </w:tc>
      </w:tr>
      <w:tr w:rsidR="001059FE" w:rsidRPr="009C3D19" w14:paraId="1FA0AA29" w14:textId="77777777" w:rsidTr="00624B04">
        <w:tc>
          <w:tcPr>
            <w:tcW w:w="2474" w:type="dxa"/>
            <w:tcBorders>
              <w:top w:val="single" w:sz="4" w:space="0" w:color="auto"/>
              <w:left w:val="single" w:sz="4" w:space="0" w:color="auto"/>
              <w:bottom w:val="single" w:sz="4" w:space="0" w:color="auto"/>
              <w:right w:val="single" w:sz="4" w:space="0" w:color="auto"/>
            </w:tcBorders>
          </w:tcPr>
          <w:p w14:paraId="79830BB7" w14:textId="77777777" w:rsidR="001059FE" w:rsidRPr="00FD6BBB" w:rsidRDefault="001059FE" w:rsidP="00624B04">
            <w:pPr>
              <w:rPr>
                <w:szCs w:val="20"/>
                <w:highlight w:val="white"/>
                <w:lang w:eastAsia="sv-SE"/>
              </w:rPr>
            </w:pPr>
            <w:r w:rsidRPr="00FD6BBB">
              <w:lastRenderedPageBreak/>
              <w:t>activityType</w:t>
            </w:r>
            <w:r w:rsidRPr="00FD6BBB">
              <w:rPr>
                <w:szCs w:val="20"/>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1059FE" w:rsidRPr="00FD6BBB" w:rsidRDefault="001059FE" w:rsidP="00624B04">
            <w:pPr>
              <w:rPr>
                <w:rFonts w:cs="Arial"/>
                <w:szCs w:val="20"/>
              </w:rPr>
            </w:pPr>
            <w:r w:rsidRPr="00FD6BBB">
              <w:rPr>
                <w:rFonts w:cs="Arial"/>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3E85061A" w14:textId="77777777" w:rsidTr="00624B04">
        <w:tc>
          <w:tcPr>
            <w:tcW w:w="2474" w:type="dxa"/>
            <w:tcBorders>
              <w:top w:val="single" w:sz="4" w:space="0" w:color="auto"/>
              <w:left w:val="single" w:sz="4" w:space="0" w:color="auto"/>
              <w:bottom w:val="single" w:sz="4" w:space="0" w:color="auto"/>
              <w:right w:val="single" w:sz="4" w:space="0" w:color="auto"/>
            </w:tcBorders>
          </w:tcPr>
          <w:p w14:paraId="71ACA8FB"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1059FE" w:rsidRPr="00FD6BBB" w:rsidRDefault="001059FE" w:rsidP="00624B04">
            <w:pPr>
              <w:rPr>
                <w:rFonts w:cs="Arial"/>
                <w:szCs w:val="20"/>
              </w:rPr>
            </w:pPr>
            <w:r w:rsidRPr="00FD6BBB">
              <w:rPr>
                <w:rFonts w:cs="Arial"/>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56DF8AB1" w14:textId="77777777" w:rsidTr="00624B04">
        <w:tc>
          <w:tcPr>
            <w:tcW w:w="2474" w:type="dxa"/>
            <w:tcBorders>
              <w:top w:val="single" w:sz="4" w:space="0" w:color="auto"/>
              <w:left w:val="single" w:sz="4" w:space="0" w:color="auto"/>
              <w:bottom w:val="single" w:sz="4" w:space="0" w:color="auto"/>
              <w:right w:val="single" w:sz="4" w:space="0" w:color="auto"/>
            </w:tcBorders>
          </w:tcPr>
          <w:p w14:paraId="1047E9EA"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1059FE" w:rsidRPr="00FD6BBB" w:rsidRDefault="001059FE" w:rsidP="00624B04">
            <w:pPr>
              <w:rPr>
                <w:rFonts w:cs="Arial"/>
                <w:szCs w:val="20"/>
              </w:rPr>
            </w:pPr>
            <w:r w:rsidRPr="00FD6BBB">
              <w:rPr>
                <w:rFonts w:cs="Arial"/>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B3537C" w14:paraId="726097ED" w14:textId="77777777" w:rsidTr="00624B04">
        <w:tc>
          <w:tcPr>
            <w:tcW w:w="2474" w:type="dxa"/>
            <w:tcBorders>
              <w:top w:val="single" w:sz="4" w:space="0" w:color="auto"/>
              <w:left w:val="single" w:sz="4" w:space="0" w:color="auto"/>
              <w:bottom w:val="single" w:sz="4" w:space="0" w:color="auto"/>
              <w:right w:val="single" w:sz="4" w:space="0" w:color="auto"/>
            </w:tcBorders>
          </w:tcPr>
          <w:p w14:paraId="58D87ACC" w14:textId="77777777" w:rsidR="001059FE" w:rsidRPr="00B400A7" w:rsidRDefault="001059FE" w:rsidP="00624B0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1059FE" w:rsidRPr="00B3537C" w:rsidRDefault="001059FE" w:rsidP="00624B0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1059FE" w:rsidRPr="00B3537C" w:rsidRDefault="001059FE" w:rsidP="00624B0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1059FE" w:rsidRPr="00B3537C" w:rsidRDefault="001059FE" w:rsidP="00624B04">
            <w:r>
              <w:t>0..1</w:t>
            </w:r>
          </w:p>
        </w:tc>
      </w:tr>
      <w:tr w:rsidR="001059FE" w:rsidRPr="00B3537C" w14:paraId="07CC436E" w14:textId="77777777" w:rsidTr="00624B04">
        <w:tc>
          <w:tcPr>
            <w:tcW w:w="2474" w:type="dxa"/>
            <w:tcBorders>
              <w:top w:val="single" w:sz="4" w:space="0" w:color="auto"/>
              <w:left w:val="single" w:sz="4" w:space="0" w:color="auto"/>
              <w:bottom w:val="single" w:sz="4" w:space="0" w:color="auto"/>
              <w:right w:val="single" w:sz="4" w:space="0" w:color="auto"/>
            </w:tcBorders>
          </w:tcPr>
          <w:p w14:paraId="7EB14380"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1059FE" w:rsidRPr="00FD6BBB" w:rsidRDefault="001059FE" w:rsidP="00624B04">
            <w:pPr>
              <w:rPr>
                <w:rFonts w:cs="Arial"/>
              </w:rPr>
            </w:pPr>
            <w:r w:rsidRPr="00FD6BBB">
              <w:rPr>
                <w:rFonts w:cs="Arial"/>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1059FE" w:rsidRPr="00FD6BBB" w:rsidRDefault="001059FE" w:rsidP="00624B04">
            <w:r w:rsidRPr="00FD6BBB">
              <w:t>1</w:t>
            </w:r>
          </w:p>
        </w:tc>
      </w:tr>
      <w:tr w:rsidR="001059FE" w:rsidRPr="00B3537C" w14:paraId="60F9AE1F" w14:textId="77777777" w:rsidTr="00624B04">
        <w:tc>
          <w:tcPr>
            <w:tcW w:w="2474" w:type="dxa"/>
            <w:tcBorders>
              <w:top w:val="single" w:sz="4" w:space="0" w:color="auto"/>
              <w:left w:val="single" w:sz="4" w:space="0" w:color="auto"/>
              <w:bottom w:val="single" w:sz="4" w:space="0" w:color="auto"/>
              <w:right w:val="single" w:sz="4" w:space="0" w:color="auto"/>
            </w:tcBorders>
          </w:tcPr>
          <w:p w14:paraId="42437F18"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1059FE" w:rsidRPr="00FD6BBB" w:rsidRDefault="001059FE" w:rsidP="00624B04">
            <w:pPr>
              <w:rPr>
                <w:rFonts w:cs="Arial"/>
              </w:rPr>
            </w:pPr>
            <w:r w:rsidRPr="00FD6BBB">
              <w:rPr>
                <w:rFonts w:cs="Arial"/>
              </w:rPr>
              <w:t>Kodsystem för angiven kod för riktningstypen. Exempelvis definieras ur Snomed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1059FE" w:rsidRPr="00FD6BBB" w:rsidRDefault="001059FE" w:rsidP="00624B04">
            <w:r w:rsidRPr="00FD6BBB">
              <w:t>1</w:t>
            </w:r>
          </w:p>
        </w:tc>
      </w:tr>
      <w:tr w:rsidR="001059FE" w:rsidRPr="00B3537C" w14:paraId="0261B897" w14:textId="77777777" w:rsidTr="00624B04">
        <w:tc>
          <w:tcPr>
            <w:tcW w:w="2474" w:type="dxa"/>
            <w:tcBorders>
              <w:top w:val="single" w:sz="4" w:space="0" w:color="auto"/>
              <w:left w:val="single" w:sz="4" w:space="0" w:color="auto"/>
              <w:bottom w:val="single" w:sz="4" w:space="0" w:color="auto"/>
              <w:right w:val="single" w:sz="4" w:space="0" w:color="auto"/>
            </w:tcBorders>
          </w:tcPr>
          <w:p w14:paraId="6599CD9A"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1059FE" w:rsidRPr="00FD6BBB" w:rsidRDefault="001059FE" w:rsidP="00624B04">
            <w:pPr>
              <w:rPr>
                <w:rFonts w:cs="Arial"/>
              </w:rPr>
            </w:pPr>
            <w:r w:rsidRPr="00FD6BBB">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1059FE" w:rsidRPr="00FD6BBB" w:rsidRDefault="001059FE" w:rsidP="00624B04">
            <w:r w:rsidRPr="00FD6BBB">
              <w:t>0</w:t>
            </w:r>
            <w:proofErr w:type="gramStart"/>
            <w:r w:rsidRPr="00FD6BBB">
              <w:t>..</w:t>
            </w:r>
            <w:proofErr w:type="gramEnd"/>
            <w:r w:rsidRPr="00FD6BBB">
              <w:t>1</w:t>
            </w:r>
          </w:p>
        </w:tc>
      </w:tr>
      <w:tr w:rsidR="001059FE" w:rsidRPr="00B3537C" w14:paraId="6DCAD39E" w14:textId="77777777" w:rsidTr="00624B04">
        <w:tc>
          <w:tcPr>
            <w:tcW w:w="2474" w:type="dxa"/>
            <w:tcBorders>
              <w:top w:val="single" w:sz="4" w:space="0" w:color="auto"/>
              <w:left w:val="single" w:sz="4" w:space="0" w:color="auto"/>
              <w:bottom w:val="single" w:sz="4" w:space="0" w:color="auto"/>
              <w:right w:val="single" w:sz="4" w:space="0" w:color="auto"/>
            </w:tcBorders>
          </w:tcPr>
          <w:p w14:paraId="79F32C7A"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1059FE" w:rsidRPr="00FD6BBB" w:rsidRDefault="001059FE" w:rsidP="00624B04">
            <w:pPr>
              <w:rPr>
                <w:rFonts w:cs="Arial"/>
              </w:rPr>
            </w:pPr>
            <w:r w:rsidRPr="00FD6BBB">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1059FE" w:rsidRPr="00FD6BBB" w:rsidRDefault="001059FE" w:rsidP="00624B04">
            <w:r w:rsidRPr="00FD6BBB">
              <w:t>0</w:t>
            </w:r>
            <w:proofErr w:type="gramStart"/>
            <w:r w:rsidRPr="00FD6BBB">
              <w:t>..</w:t>
            </w:r>
            <w:proofErr w:type="gramEnd"/>
            <w:r w:rsidRPr="00FD6BBB">
              <w:t>1</w:t>
            </w:r>
          </w:p>
        </w:tc>
      </w:tr>
      <w:tr w:rsidR="001059FE" w:rsidRPr="00891180" w14:paraId="0F926456" w14:textId="77777777" w:rsidTr="00624B04">
        <w:tc>
          <w:tcPr>
            <w:tcW w:w="2474" w:type="dxa"/>
            <w:tcBorders>
              <w:top w:val="single" w:sz="4" w:space="0" w:color="auto"/>
              <w:left w:val="single" w:sz="4" w:space="0" w:color="auto"/>
              <w:bottom w:val="single" w:sz="4" w:space="0" w:color="auto"/>
              <w:right w:val="single" w:sz="4" w:space="0" w:color="auto"/>
            </w:tcBorders>
          </w:tcPr>
          <w:p w14:paraId="19253C2D"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1059FE" w:rsidRPr="00FD6BBB" w:rsidRDefault="001059FE" w:rsidP="00624B04">
            <w:pPr>
              <w:rPr>
                <w:rFonts w:cs="Arial"/>
              </w:rPr>
            </w:pPr>
            <w:r w:rsidRPr="00FD6BBB">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1059FE" w:rsidRPr="00FD6BBB" w:rsidRDefault="001059FE" w:rsidP="00624B04">
            <w:r w:rsidRPr="00FD6BBB">
              <w:t>0</w:t>
            </w:r>
            <w:proofErr w:type="gramStart"/>
            <w:r w:rsidRPr="00FD6BBB">
              <w:t>..</w:t>
            </w:r>
            <w:proofErr w:type="gramEnd"/>
            <w:r w:rsidRPr="00FD6BBB">
              <w:t>1</w:t>
            </w:r>
          </w:p>
        </w:tc>
      </w:tr>
      <w:tr w:rsidR="001059FE" w:rsidRPr="008345BA" w14:paraId="25FE2730" w14:textId="77777777" w:rsidTr="00624B04">
        <w:tc>
          <w:tcPr>
            <w:tcW w:w="2474" w:type="dxa"/>
          </w:tcPr>
          <w:p w14:paraId="7E200371" w14:textId="77777777" w:rsidR="001059FE" w:rsidRPr="00FD6BBB" w:rsidRDefault="001059FE" w:rsidP="00624B04">
            <w:pPr>
              <w:rPr>
                <w:b/>
                <w:szCs w:val="20"/>
              </w:rPr>
            </w:pPr>
            <w:r w:rsidRPr="00FD6BBB">
              <w:t>activityType.</w:t>
            </w:r>
            <w:r w:rsidRPr="00FD6BBB">
              <w:rPr>
                <w:szCs w:val="20"/>
              </w:rPr>
              <w:t>time</w:t>
            </w:r>
          </w:p>
        </w:tc>
        <w:tc>
          <w:tcPr>
            <w:tcW w:w="2506" w:type="dxa"/>
          </w:tcPr>
          <w:p w14:paraId="2D30FBD7" w14:textId="77777777" w:rsidR="001059FE" w:rsidRPr="00FD6BBB" w:rsidRDefault="001059FE" w:rsidP="00624B04">
            <w:pPr>
              <w:rPr>
                <w:szCs w:val="20"/>
              </w:rPr>
            </w:pPr>
            <w:r w:rsidRPr="00FD6BBB">
              <w:rPr>
                <w:rFonts w:cs="Arial"/>
                <w:color w:val="000000"/>
                <w:szCs w:val="20"/>
                <w:highlight w:val="white"/>
                <w:lang w:eastAsia="sv-SE"/>
              </w:rPr>
              <w:t>TimePeriodType</w:t>
            </w:r>
          </w:p>
        </w:tc>
        <w:tc>
          <w:tcPr>
            <w:tcW w:w="2925" w:type="dxa"/>
          </w:tcPr>
          <w:p w14:paraId="4B3A2F43" w14:textId="77777777" w:rsidR="001059FE" w:rsidRPr="00FD6BBB" w:rsidRDefault="001059FE" w:rsidP="00624B04">
            <w:pPr>
              <w:rPr>
                <w:szCs w:val="20"/>
              </w:rPr>
            </w:pPr>
            <w:r w:rsidRPr="00FD6BBB">
              <w:rPr>
                <w:szCs w:val="20"/>
              </w:rPr>
              <w:t>Tid för aktiviteten. I vissa fall sker en aktivitet inom ett intervall. Ibland finns endast en tid och i sådana fall anges endast Startdatum (se nedan).</w:t>
            </w:r>
          </w:p>
          <w:p w14:paraId="1233F41C" w14:textId="77777777" w:rsidR="001059FE" w:rsidRPr="00FD6BBB" w:rsidRDefault="001059FE" w:rsidP="00624B04">
            <w:pPr>
              <w:rPr>
                <w:szCs w:val="20"/>
              </w:rPr>
            </w:pPr>
          </w:p>
          <w:p w14:paraId="6E2896AF" w14:textId="77777777" w:rsidR="001059FE" w:rsidRPr="00FD6BBB" w:rsidRDefault="001059FE" w:rsidP="00624B04">
            <w:pPr>
              <w:rPr>
                <w:rFonts w:cs="Arial"/>
                <w:szCs w:val="20"/>
              </w:rPr>
            </w:pPr>
            <w:r w:rsidRPr="00FD6BBB">
              <w:rPr>
                <w:szCs w:val="20"/>
              </w:rPr>
              <w:t>Exempel på sökvariabel är</w:t>
            </w:r>
            <w:r w:rsidRPr="00FD6BBB">
              <w:rPr>
                <w:rFonts w:cs="Arial"/>
                <w:szCs w:val="20"/>
              </w:rPr>
              <w:t xml:space="preserve"> ÅÅÅÅMMDDttmmss- ÅÅÅÅMMDDttmmss </w:t>
            </w:r>
          </w:p>
        </w:tc>
        <w:tc>
          <w:tcPr>
            <w:tcW w:w="1617" w:type="dxa"/>
          </w:tcPr>
          <w:p w14:paraId="2629A07A" w14:textId="77777777" w:rsidR="001059FE" w:rsidRPr="00FD6BBB" w:rsidRDefault="001059FE" w:rsidP="00624B04">
            <w:pPr>
              <w:rPr>
                <w:szCs w:val="20"/>
              </w:rPr>
            </w:pPr>
            <w:r w:rsidRPr="00FD6BBB">
              <w:rPr>
                <w:szCs w:val="20"/>
              </w:rPr>
              <w:t>0</w:t>
            </w:r>
            <w:proofErr w:type="gramStart"/>
            <w:r w:rsidRPr="00FD6BBB">
              <w:rPr>
                <w:szCs w:val="20"/>
              </w:rPr>
              <w:t>..</w:t>
            </w:r>
            <w:proofErr w:type="gramEnd"/>
            <w:r w:rsidRPr="00FD6BBB">
              <w:rPr>
                <w:szCs w:val="20"/>
              </w:rPr>
              <w:t>1</w:t>
            </w:r>
          </w:p>
        </w:tc>
      </w:tr>
      <w:tr w:rsidR="001059FE" w:rsidRPr="00FE0141" w14:paraId="53653AA4" w14:textId="77777777" w:rsidTr="00624B04">
        <w:tc>
          <w:tcPr>
            <w:tcW w:w="2474" w:type="dxa"/>
          </w:tcPr>
          <w:p w14:paraId="22321F20" w14:textId="77777777" w:rsidR="001059FE" w:rsidRPr="00FD6BBB" w:rsidRDefault="001059FE" w:rsidP="00624B04">
            <w:pPr>
              <w:rPr>
                <w:szCs w:val="20"/>
              </w:rPr>
            </w:pPr>
            <w:r w:rsidRPr="00FD6BBB">
              <w:t>activityType</w:t>
            </w:r>
            <w:r w:rsidRPr="00FD6BBB">
              <w:rPr>
                <w:szCs w:val="20"/>
              </w:rPr>
              <w:t>.time.start</w:t>
            </w:r>
          </w:p>
        </w:tc>
        <w:tc>
          <w:tcPr>
            <w:tcW w:w="2506" w:type="dxa"/>
          </w:tcPr>
          <w:p w14:paraId="77E0DB6C" w14:textId="77777777" w:rsidR="001059FE" w:rsidRPr="00FD6BBB" w:rsidRDefault="001059FE" w:rsidP="00624B04">
            <w:pPr>
              <w:rPr>
                <w:rFonts w:cs="Arial"/>
                <w:color w:val="000000"/>
                <w:szCs w:val="20"/>
                <w:highlight w:val="white"/>
                <w:lang w:eastAsia="sv-SE"/>
              </w:rPr>
            </w:pPr>
            <w:r w:rsidRPr="00FD6BBB">
              <w:rPr>
                <w:rFonts w:cs="Arial"/>
                <w:color w:val="000000"/>
                <w:szCs w:val="20"/>
                <w:highlight w:val="white"/>
                <w:lang w:eastAsia="sv-SE"/>
              </w:rPr>
              <w:t>TimeStampType</w:t>
            </w:r>
          </w:p>
        </w:tc>
        <w:tc>
          <w:tcPr>
            <w:tcW w:w="2925" w:type="dxa"/>
          </w:tcPr>
          <w:p w14:paraId="084EC569" w14:textId="77777777" w:rsidR="001059FE" w:rsidRPr="00FD6BBB" w:rsidRDefault="001059FE" w:rsidP="00624B04">
            <w:pPr>
              <w:rPr>
                <w:szCs w:val="20"/>
              </w:rPr>
            </w:pPr>
            <w:r w:rsidRPr="00FD6BBB">
              <w:rPr>
                <w:spacing w:val="-1"/>
                <w:szCs w:val="20"/>
              </w:rPr>
              <w:t xml:space="preserve">Startdatum. Format </w:t>
            </w:r>
            <w:r w:rsidRPr="00FD6BBB">
              <w:rPr>
                <w:rFonts w:cs="Arial"/>
                <w:szCs w:val="20"/>
              </w:rPr>
              <w:t>ÅÅÅÅMMDDttmmss</w:t>
            </w:r>
            <w:r w:rsidRPr="00FD6BBB">
              <w:rPr>
                <w:spacing w:val="-1"/>
                <w:szCs w:val="20"/>
              </w:rPr>
              <w:t>.</w:t>
            </w:r>
          </w:p>
        </w:tc>
        <w:tc>
          <w:tcPr>
            <w:tcW w:w="1617" w:type="dxa"/>
          </w:tcPr>
          <w:p w14:paraId="50F7F455" w14:textId="1126FACE" w:rsidR="001059FE" w:rsidRPr="00FD6BBB" w:rsidRDefault="001059FE" w:rsidP="00624B04">
            <w:pPr>
              <w:rPr>
                <w:szCs w:val="20"/>
              </w:rPr>
            </w:pPr>
            <w:r w:rsidRPr="00FD6BBB">
              <w:rPr>
                <w:szCs w:val="20"/>
              </w:rPr>
              <w:t>0</w:t>
            </w:r>
            <w:proofErr w:type="gramStart"/>
            <w:r w:rsidRPr="00FD6BBB">
              <w:rPr>
                <w:szCs w:val="20"/>
              </w:rPr>
              <w:t>..</w:t>
            </w:r>
            <w:proofErr w:type="gramEnd"/>
            <w:r w:rsidRPr="00FD6BBB">
              <w:rPr>
                <w:szCs w:val="20"/>
              </w:rPr>
              <w:t>1</w:t>
            </w:r>
          </w:p>
        </w:tc>
      </w:tr>
      <w:tr w:rsidR="001059FE" w:rsidRPr="00FE0141" w14:paraId="41DC2E71" w14:textId="77777777" w:rsidTr="00624B04">
        <w:tc>
          <w:tcPr>
            <w:tcW w:w="2474" w:type="dxa"/>
          </w:tcPr>
          <w:p w14:paraId="6D8796A4" w14:textId="77777777" w:rsidR="001059FE" w:rsidRPr="00FD6BBB" w:rsidRDefault="001059FE" w:rsidP="00624B04">
            <w:pPr>
              <w:rPr>
                <w:szCs w:val="20"/>
              </w:rPr>
            </w:pPr>
            <w:r w:rsidRPr="00FD6BBB">
              <w:t>activityType</w:t>
            </w:r>
            <w:r w:rsidRPr="00FD6BBB">
              <w:rPr>
                <w:szCs w:val="20"/>
              </w:rPr>
              <w:t>.time.end</w:t>
            </w:r>
          </w:p>
        </w:tc>
        <w:tc>
          <w:tcPr>
            <w:tcW w:w="2506" w:type="dxa"/>
          </w:tcPr>
          <w:p w14:paraId="05AB1575" w14:textId="77777777" w:rsidR="001059FE" w:rsidRPr="00FD6BBB" w:rsidRDefault="001059FE" w:rsidP="00624B04">
            <w:pPr>
              <w:rPr>
                <w:rFonts w:cs="Arial"/>
                <w:color w:val="000000"/>
                <w:szCs w:val="20"/>
                <w:highlight w:val="white"/>
                <w:lang w:eastAsia="sv-SE"/>
              </w:rPr>
            </w:pPr>
            <w:r w:rsidRPr="00FD6BBB">
              <w:rPr>
                <w:rFonts w:cs="Arial"/>
                <w:color w:val="000000"/>
                <w:szCs w:val="20"/>
                <w:highlight w:val="white"/>
                <w:lang w:eastAsia="sv-SE"/>
              </w:rPr>
              <w:t>TimeStampType</w:t>
            </w:r>
          </w:p>
        </w:tc>
        <w:tc>
          <w:tcPr>
            <w:tcW w:w="2925" w:type="dxa"/>
          </w:tcPr>
          <w:p w14:paraId="0F62D0FF" w14:textId="77777777" w:rsidR="001059FE" w:rsidRPr="00FD6BBB" w:rsidRDefault="001059FE" w:rsidP="00624B04">
            <w:pPr>
              <w:rPr>
                <w:szCs w:val="20"/>
              </w:rPr>
            </w:pPr>
            <w:r w:rsidRPr="00FD6BBB">
              <w:rPr>
                <w:spacing w:val="-1"/>
                <w:szCs w:val="20"/>
              </w:rPr>
              <w:t xml:space="preserve">Slutdatum. Format </w:t>
            </w:r>
            <w:r w:rsidRPr="00FD6BBB">
              <w:rPr>
                <w:rFonts w:cs="Arial"/>
                <w:szCs w:val="20"/>
              </w:rPr>
              <w:t>ÅÅÅÅMMDDttmmss</w:t>
            </w:r>
            <w:r w:rsidRPr="00FD6BBB">
              <w:rPr>
                <w:spacing w:val="-1"/>
                <w:szCs w:val="20"/>
              </w:rPr>
              <w:t>.</w:t>
            </w:r>
          </w:p>
        </w:tc>
        <w:tc>
          <w:tcPr>
            <w:tcW w:w="1617" w:type="dxa"/>
          </w:tcPr>
          <w:p w14:paraId="5CF86F8C" w14:textId="77777777" w:rsidR="001059FE" w:rsidRPr="00FD6BBB" w:rsidRDefault="001059FE" w:rsidP="00624B04">
            <w:pPr>
              <w:rPr>
                <w:szCs w:val="20"/>
              </w:rPr>
            </w:pPr>
            <w:r w:rsidRPr="00FD6BBB">
              <w:rPr>
                <w:szCs w:val="20"/>
              </w:rPr>
              <w:t>0</w:t>
            </w:r>
            <w:proofErr w:type="gramStart"/>
            <w:r w:rsidRPr="00FD6BBB">
              <w:rPr>
                <w:szCs w:val="20"/>
              </w:rPr>
              <w:t>..</w:t>
            </w:r>
            <w:proofErr w:type="gramEnd"/>
            <w:r w:rsidRPr="00FD6BBB">
              <w:rPr>
                <w:szCs w:val="20"/>
              </w:rPr>
              <w:t>1</w:t>
            </w:r>
          </w:p>
        </w:tc>
      </w:tr>
      <w:tr w:rsidR="001059FE" w:rsidRPr="00B75512" w14:paraId="606BBA68" w14:textId="77777777" w:rsidTr="00624B04">
        <w:tc>
          <w:tcPr>
            <w:tcW w:w="2474" w:type="dxa"/>
          </w:tcPr>
          <w:p w14:paraId="36EE8410" w14:textId="77777777" w:rsidR="001059FE" w:rsidRPr="00FD6BBB" w:rsidRDefault="001059FE" w:rsidP="00624B04">
            <w:pPr>
              <w:rPr>
                <w:rFonts w:eastAsia="Batang"/>
                <w:szCs w:val="20"/>
                <w:lang w:val="en-GB"/>
              </w:rPr>
            </w:pPr>
            <w:r w:rsidRPr="00FD6BBB">
              <w:t>activityType</w:t>
            </w:r>
            <w:r w:rsidRPr="00FD6BBB">
              <w:rPr>
                <w:szCs w:val="20"/>
                <w:highlight w:val="white"/>
                <w:lang w:eastAsia="sv-SE"/>
              </w:rPr>
              <w:t>.method</w:t>
            </w:r>
          </w:p>
        </w:tc>
        <w:tc>
          <w:tcPr>
            <w:tcW w:w="2506" w:type="dxa"/>
          </w:tcPr>
          <w:p w14:paraId="774D1993" w14:textId="77777777" w:rsidR="001059FE" w:rsidRPr="00FD6BBB" w:rsidRDefault="001059FE" w:rsidP="00624B04">
            <w:pPr>
              <w:rPr>
                <w:rFonts w:eastAsia="Batang"/>
                <w:szCs w:val="20"/>
                <w:lang w:val="en-GB"/>
              </w:rPr>
            </w:pPr>
            <w:r w:rsidRPr="00FD6BBB">
              <w:rPr>
                <w:rFonts w:eastAsia="Batang"/>
                <w:szCs w:val="20"/>
                <w:lang w:val="en-GB"/>
              </w:rPr>
              <w:t>CVType</w:t>
            </w:r>
          </w:p>
        </w:tc>
        <w:tc>
          <w:tcPr>
            <w:tcW w:w="2925" w:type="dxa"/>
          </w:tcPr>
          <w:p w14:paraId="63DB0C58" w14:textId="77777777" w:rsidR="001059FE" w:rsidRPr="00FD6BBB" w:rsidRDefault="001059FE" w:rsidP="00624B04">
            <w:pPr>
              <w:rPr>
                <w:rFonts w:cs="Arial"/>
                <w:szCs w:val="20"/>
              </w:rPr>
            </w:pPr>
            <w:r w:rsidRPr="00FD6BBB">
              <w:rPr>
                <w:rFonts w:cs="Arial"/>
                <w:szCs w:val="20"/>
              </w:rPr>
              <w:t xml:space="preserve">Metod eller ansats som ligger </w:t>
            </w:r>
            <w:r w:rsidRPr="00FD6BBB">
              <w:t xml:space="preserve">bakom aktiviteten. </w:t>
            </w:r>
          </w:p>
          <w:p w14:paraId="65757431" w14:textId="77777777" w:rsidR="001059FE" w:rsidRPr="00FD6BBB" w:rsidRDefault="001059FE" w:rsidP="00624B04">
            <w:pPr>
              <w:rPr>
                <w:rFonts w:cs="Arial"/>
                <w:szCs w:val="20"/>
              </w:rPr>
            </w:pPr>
          </w:p>
        </w:tc>
        <w:tc>
          <w:tcPr>
            <w:tcW w:w="1617" w:type="dxa"/>
          </w:tcPr>
          <w:p w14:paraId="65F76F0A"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674765" w14:paraId="413E199F" w14:textId="77777777" w:rsidTr="00624B04">
        <w:tc>
          <w:tcPr>
            <w:tcW w:w="2474" w:type="dxa"/>
            <w:tcBorders>
              <w:top w:val="single" w:sz="4" w:space="0" w:color="auto"/>
              <w:left w:val="single" w:sz="4" w:space="0" w:color="auto"/>
              <w:bottom w:val="single" w:sz="4" w:space="0" w:color="auto"/>
              <w:right w:val="single" w:sz="4" w:space="0" w:color="auto"/>
            </w:tcBorders>
          </w:tcPr>
          <w:p w14:paraId="1FDB1794" w14:textId="77777777" w:rsidR="001059FE" w:rsidRPr="00FD6BBB" w:rsidRDefault="001059FE" w:rsidP="00624B04">
            <w:pPr>
              <w:rPr>
                <w:szCs w:val="20"/>
                <w:highlight w:val="white"/>
                <w:lang w:eastAsia="sv-SE"/>
              </w:rPr>
            </w:pPr>
            <w:r w:rsidRPr="00FD6BBB">
              <w:lastRenderedPageBreak/>
              <w:t>activityType</w:t>
            </w:r>
            <w:r w:rsidRPr="00FD6BBB">
              <w:rPr>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1059FE" w:rsidRPr="00FD6BBB" w:rsidRDefault="001059FE" w:rsidP="00624B04">
            <w:pPr>
              <w:rPr>
                <w:rFonts w:cs="Arial"/>
                <w:szCs w:val="20"/>
              </w:rPr>
            </w:pPr>
            <w:r w:rsidRPr="00FD6BBB">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1059FE" w:rsidRPr="00FD6BBB" w:rsidRDefault="001059FE" w:rsidP="00624B04">
            <w:pPr>
              <w:rPr>
                <w:rFonts w:eastAsia="Batang"/>
                <w:szCs w:val="20"/>
              </w:rPr>
            </w:pPr>
            <w:r w:rsidRPr="00FD6BBB">
              <w:rPr>
                <w:rFonts w:eastAsia="Batang"/>
                <w:szCs w:val="20"/>
              </w:rPr>
              <w:t>1</w:t>
            </w:r>
          </w:p>
        </w:tc>
      </w:tr>
      <w:tr w:rsidR="001059FE" w:rsidRPr="00FC56FF" w14:paraId="4D2DC0ED" w14:textId="77777777" w:rsidTr="00624B04">
        <w:tc>
          <w:tcPr>
            <w:tcW w:w="2474" w:type="dxa"/>
            <w:tcBorders>
              <w:top w:val="single" w:sz="4" w:space="0" w:color="auto"/>
              <w:left w:val="single" w:sz="4" w:space="0" w:color="auto"/>
              <w:bottom w:val="single" w:sz="4" w:space="0" w:color="auto"/>
              <w:right w:val="single" w:sz="4" w:space="0" w:color="auto"/>
            </w:tcBorders>
          </w:tcPr>
          <w:p w14:paraId="0669CCCB"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1059FE" w:rsidRPr="00FD6BBB" w:rsidRDefault="001059FE" w:rsidP="00624B04">
            <w:pPr>
              <w:rPr>
                <w:rFonts w:cs="Arial"/>
                <w:szCs w:val="20"/>
              </w:rPr>
            </w:pPr>
            <w:r w:rsidRPr="00FD6BBB">
              <w:rPr>
                <w:rFonts w:cs="Arial"/>
                <w:szCs w:val="20"/>
              </w:rPr>
              <w:t>Kodsystem för angiven kod-</w:t>
            </w:r>
          </w:p>
          <w:p w14:paraId="73BEF42E" w14:textId="77777777" w:rsidR="001059FE" w:rsidRPr="00FD6BBB" w:rsidRDefault="001059FE" w:rsidP="00624B0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1059FE" w:rsidRPr="00FD6BBB" w:rsidRDefault="001059FE" w:rsidP="00624B04">
            <w:pPr>
              <w:rPr>
                <w:rFonts w:eastAsia="Batang"/>
                <w:szCs w:val="20"/>
              </w:rPr>
            </w:pPr>
            <w:r w:rsidRPr="00FD6BBB">
              <w:rPr>
                <w:rFonts w:eastAsia="Batang"/>
                <w:szCs w:val="20"/>
              </w:rPr>
              <w:t>1</w:t>
            </w:r>
          </w:p>
        </w:tc>
      </w:tr>
      <w:tr w:rsidR="001059FE" w:rsidRPr="00FC56FF" w14:paraId="020780E6" w14:textId="77777777" w:rsidTr="00624B04">
        <w:tc>
          <w:tcPr>
            <w:tcW w:w="2474" w:type="dxa"/>
            <w:tcBorders>
              <w:top w:val="single" w:sz="4" w:space="0" w:color="auto"/>
              <w:left w:val="single" w:sz="4" w:space="0" w:color="auto"/>
              <w:bottom w:val="single" w:sz="4" w:space="0" w:color="auto"/>
              <w:right w:val="single" w:sz="4" w:space="0" w:color="auto"/>
            </w:tcBorders>
          </w:tcPr>
          <w:p w14:paraId="6F4F1E3C"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1059FE" w:rsidRPr="00FD6BBB" w:rsidRDefault="001059FE" w:rsidP="00624B04">
            <w:pPr>
              <w:rPr>
                <w:rFonts w:cs="Arial"/>
                <w:szCs w:val="20"/>
              </w:rPr>
            </w:pPr>
            <w:r w:rsidRPr="00FD6BBB">
              <w:rPr>
                <w:rFonts w:cs="Arial"/>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FC56FF" w14:paraId="12D5FB0C" w14:textId="77777777" w:rsidTr="00624B04">
        <w:tc>
          <w:tcPr>
            <w:tcW w:w="2474" w:type="dxa"/>
            <w:tcBorders>
              <w:top w:val="single" w:sz="4" w:space="0" w:color="auto"/>
              <w:left w:val="single" w:sz="4" w:space="0" w:color="auto"/>
              <w:bottom w:val="single" w:sz="4" w:space="0" w:color="auto"/>
              <w:right w:val="single" w:sz="4" w:space="0" w:color="auto"/>
            </w:tcBorders>
          </w:tcPr>
          <w:p w14:paraId="74E89838"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1059FE" w:rsidRPr="00FD6BBB" w:rsidRDefault="001059FE" w:rsidP="00624B04">
            <w:pPr>
              <w:rPr>
                <w:rFonts w:cs="Arial"/>
                <w:szCs w:val="20"/>
              </w:rPr>
            </w:pPr>
            <w:r w:rsidRPr="00FD6BBB">
              <w:rPr>
                <w:rFonts w:cs="Arial"/>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FC56FF" w14:paraId="2BE97BA6" w14:textId="77777777" w:rsidTr="00624B04">
        <w:tc>
          <w:tcPr>
            <w:tcW w:w="2474" w:type="dxa"/>
            <w:tcBorders>
              <w:top w:val="single" w:sz="4" w:space="0" w:color="auto"/>
              <w:left w:val="single" w:sz="4" w:space="0" w:color="auto"/>
              <w:bottom w:val="single" w:sz="4" w:space="0" w:color="auto"/>
              <w:right w:val="single" w:sz="4" w:space="0" w:color="auto"/>
            </w:tcBorders>
          </w:tcPr>
          <w:p w14:paraId="360CC025"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1059FE" w:rsidRPr="00FD6BBB" w:rsidRDefault="001059FE" w:rsidP="00624B04">
            <w:pPr>
              <w:rPr>
                <w:rFonts w:cs="Arial"/>
                <w:szCs w:val="20"/>
              </w:rPr>
            </w:pPr>
            <w:r w:rsidRPr="00FD6BBB">
              <w:rPr>
                <w:rFonts w:cs="Arial"/>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B75512" w14:paraId="3F2644FD" w14:textId="77777777" w:rsidTr="00624B04">
        <w:tc>
          <w:tcPr>
            <w:tcW w:w="2474" w:type="dxa"/>
          </w:tcPr>
          <w:p w14:paraId="37395883" w14:textId="77777777" w:rsidR="001059FE" w:rsidRPr="00FD6BBB" w:rsidRDefault="001059FE" w:rsidP="00624B04">
            <w:pPr>
              <w:rPr>
                <w:rFonts w:eastAsia="Batang"/>
                <w:szCs w:val="20"/>
              </w:rPr>
            </w:pPr>
            <w:r w:rsidRPr="00FD6BBB">
              <w:t>activityType</w:t>
            </w:r>
            <w:proofErr w:type="gramStart"/>
            <w:r w:rsidRPr="00FD6BBB">
              <w:rPr>
                <w:szCs w:val="20"/>
                <w:lang w:eastAsia="sv-SE"/>
              </w:rPr>
              <w:t>.Description</w:t>
            </w:r>
            <w:proofErr w:type="gramEnd"/>
          </w:p>
        </w:tc>
        <w:tc>
          <w:tcPr>
            <w:tcW w:w="2506" w:type="dxa"/>
          </w:tcPr>
          <w:p w14:paraId="2E055ED3" w14:textId="77777777" w:rsidR="001059FE" w:rsidRPr="00FD6BBB" w:rsidRDefault="001059FE" w:rsidP="00624B04">
            <w:pPr>
              <w:rPr>
                <w:rFonts w:eastAsia="Batang"/>
                <w:szCs w:val="20"/>
              </w:rPr>
            </w:pPr>
            <w:r w:rsidRPr="00FD6BBB">
              <w:rPr>
                <w:rFonts w:eastAsia="Batang"/>
                <w:szCs w:val="20"/>
              </w:rPr>
              <w:t>String</w:t>
            </w:r>
          </w:p>
        </w:tc>
        <w:tc>
          <w:tcPr>
            <w:tcW w:w="2925" w:type="dxa"/>
          </w:tcPr>
          <w:p w14:paraId="1F139833" w14:textId="77777777" w:rsidR="001059FE" w:rsidRPr="00FD6BBB" w:rsidRDefault="001059FE" w:rsidP="00624B04">
            <w:pPr>
              <w:rPr>
                <w:rFonts w:eastAsia="Batang"/>
                <w:szCs w:val="20"/>
              </w:rPr>
            </w:pPr>
            <w:r w:rsidRPr="00FD6BBB">
              <w:rPr>
                <w:rFonts w:cs="Arial"/>
                <w:szCs w:val="20"/>
              </w:rPr>
              <w:t>Kompletterande fritextbeskrivning av aktiviteten där aktiviteten inte fullt ut kan beskrivas med kodbeteckningen.</w:t>
            </w:r>
          </w:p>
        </w:tc>
        <w:tc>
          <w:tcPr>
            <w:tcW w:w="1617" w:type="dxa"/>
          </w:tcPr>
          <w:p w14:paraId="4DC2A44F"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8345BA" w14:paraId="40505234" w14:textId="77777777" w:rsidTr="00624B04">
        <w:tc>
          <w:tcPr>
            <w:tcW w:w="2474" w:type="dxa"/>
            <w:tcBorders>
              <w:bottom w:val="single" w:sz="4" w:space="0" w:color="auto"/>
            </w:tcBorders>
          </w:tcPr>
          <w:p w14:paraId="3A317308" w14:textId="77777777" w:rsidR="001059FE" w:rsidRPr="00FD6BBB" w:rsidRDefault="001059FE" w:rsidP="00624B04">
            <w:r w:rsidRPr="00FD6BBB">
              <w:t>activityType.approvedForPatient</w:t>
            </w:r>
          </w:p>
        </w:tc>
        <w:tc>
          <w:tcPr>
            <w:tcW w:w="2506" w:type="dxa"/>
            <w:tcBorders>
              <w:bottom w:val="single" w:sz="4" w:space="0" w:color="auto"/>
            </w:tcBorders>
          </w:tcPr>
          <w:p w14:paraId="1616BA92" w14:textId="77777777" w:rsidR="001059FE" w:rsidRPr="00FD6BBB" w:rsidRDefault="001059FE" w:rsidP="00624B04">
            <w:r w:rsidRPr="00FD6BBB">
              <w:t>Boolean</w:t>
            </w:r>
          </w:p>
        </w:tc>
        <w:tc>
          <w:tcPr>
            <w:tcW w:w="2925" w:type="dxa"/>
            <w:tcBorders>
              <w:bottom w:val="single" w:sz="4" w:space="0" w:color="auto"/>
            </w:tcBorders>
          </w:tcPr>
          <w:p w14:paraId="01004384" w14:textId="77777777" w:rsidR="001059FE" w:rsidRPr="00FD6BBB" w:rsidRDefault="001059FE" w:rsidP="00624B04">
            <w:pPr>
              <w:rPr>
                <w:rFonts w:cs="Arial"/>
              </w:rPr>
            </w:pPr>
            <w:r w:rsidRPr="00FD6BBB">
              <w:rPr>
                <w:rFonts w:cs="Arial"/>
              </w:rPr>
              <w:t>Anger om information får delas till patient. Värdet sätts i sådant fall till ”true”, i annat fall till ”false”.</w:t>
            </w:r>
          </w:p>
        </w:tc>
        <w:tc>
          <w:tcPr>
            <w:tcW w:w="1617" w:type="dxa"/>
            <w:tcBorders>
              <w:bottom w:val="single" w:sz="4" w:space="0" w:color="auto"/>
            </w:tcBorders>
          </w:tcPr>
          <w:p w14:paraId="022AD594" w14:textId="77777777" w:rsidR="001059FE" w:rsidRPr="00FD6BBB" w:rsidRDefault="001059FE" w:rsidP="00624B04">
            <w:r w:rsidRPr="00FD6BBB">
              <w:t>1</w:t>
            </w:r>
          </w:p>
        </w:tc>
      </w:tr>
      <w:tr w:rsidR="001059FE" w:rsidRPr="00864746" w14:paraId="138B2960" w14:textId="77777777" w:rsidTr="00624B04">
        <w:tc>
          <w:tcPr>
            <w:tcW w:w="2474" w:type="dxa"/>
            <w:tcBorders>
              <w:top w:val="single" w:sz="4" w:space="0" w:color="auto"/>
              <w:left w:val="nil"/>
              <w:bottom w:val="single" w:sz="4" w:space="0" w:color="auto"/>
              <w:right w:val="nil"/>
            </w:tcBorders>
            <w:shd w:val="clear" w:color="auto" w:fill="FFFFFF" w:themeFill="background1"/>
          </w:tcPr>
          <w:p w14:paraId="275EF784" w14:textId="77777777" w:rsidR="001059FE" w:rsidRPr="00FD6BBB" w:rsidRDefault="001059FE" w:rsidP="00624B04">
            <w:pPr>
              <w:rPr>
                <w:szCs w:val="20"/>
                <w:lang w:eastAsia="sv-SE"/>
              </w:rPr>
            </w:pPr>
          </w:p>
        </w:tc>
        <w:tc>
          <w:tcPr>
            <w:tcW w:w="2506" w:type="dxa"/>
            <w:tcBorders>
              <w:top w:val="single" w:sz="4" w:space="0" w:color="auto"/>
              <w:left w:val="nil"/>
              <w:bottom w:val="single" w:sz="4" w:space="0" w:color="auto"/>
              <w:right w:val="nil"/>
            </w:tcBorders>
            <w:shd w:val="clear" w:color="auto" w:fill="FFFFFF" w:themeFill="background1"/>
          </w:tcPr>
          <w:p w14:paraId="014A54C7" w14:textId="77777777" w:rsidR="001059FE" w:rsidRPr="00FD6BBB" w:rsidRDefault="001059FE" w:rsidP="00624B04">
            <w:pPr>
              <w:rPr>
                <w:szCs w:val="20"/>
                <w:lang w:eastAsia="sv-SE"/>
              </w:rPr>
            </w:pPr>
          </w:p>
        </w:tc>
        <w:tc>
          <w:tcPr>
            <w:tcW w:w="2925" w:type="dxa"/>
            <w:tcBorders>
              <w:top w:val="single" w:sz="4" w:space="0" w:color="auto"/>
              <w:left w:val="nil"/>
              <w:bottom w:val="single" w:sz="4" w:space="0" w:color="auto"/>
              <w:right w:val="nil"/>
            </w:tcBorders>
            <w:shd w:val="clear" w:color="auto" w:fill="FFFFFF" w:themeFill="background1"/>
          </w:tcPr>
          <w:p w14:paraId="1BA31742" w14:textId="77777777" w:rsidR="001059FE" w:rsidRPr="00FD6BBB" w:rsidRDefault="001059FE" w:rsidP="00624B04">
            <w:pPr>
              <w:rPr>
                <w:rFonts w:cs="Arial"/>
                <w:szCs w:val="20"/>
              </w:rPr>
            </w:pPr>
          </w:p>
        </w:tc>
        <w:tc>
          <w:tcPr>
            <w:tcW w:w="1617" w:type="dxa"/>
            <w:tcBorders>
              <w:top w:val="single" w:sz="4" w:space="0" w:color="auto"/>
              <w:left w:val="nil"/>
              <w:bottom w:val="single" w:sz="4" w:space="0" w:color="auto"/>
              <w:right w:val="nil"/>
            </w:tcBorders>
            <w:shd w:val="clear" w:color="auto" w:fill="FFFFFF" w:themeFill="background1"/>
          </w:tcPr>
          <w:p w14:paraId="5AC004F6" w14:textId="77777777" w:rsidR="001059FE" w:rsidRPr="00FD6BBB" w:rsidRDefault="001059FE" w:rsidP="00624B04">
            <w:pPr>
              <w:rPr>
                <w:rFonts w:eastAsia="Batang"/>
                <w:szCs w:val="20"/>
              </w:rPr>
            </w:pPr>
          </w:p>
        </w:tc>
      </w:tr>
      <w:tr w:rsidR="001059FE" w:rsidRPr="00864746" w14:paraId="2021583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667966" w14:textId="77777777" w:rsidR="00624B04" w:rsidRDefault="00624B04" w:rsidP="00624B04">
            <w:pPr>
              <w:rPr>
                <w:lang w:eastAsia="sv-SE"/>
              </w:rPr>
            </w:pPr>
            <w:proofErr w:type="spellStart"/>
            <w:r>
              <w:rPr>
                <w:lang w:eastAsia="sv-SE"/>
              </w:rPr>
              <w:t>ActivityGroup</w:t>
            </w:r>
            <w:proofErr w:type="spellEnd"/>
            <w:r>
              <w:rPr>
                <w:lang w:eastAsia="sv-SE"/>
              </w:rPr>
              <w:t>/</w:t>
            </w:r>
          </w:p>
          <w:p w14:paraId="646E6625" w14:textId="77777777" w:rsidR="001059FE" w:rsidRPr="00FD6BBB" w:rsidRDefault="001059FE" w:rsidP="00624B04">
            <w:pPr>
              <w:rPr>
                <w:szCs w:val="20"/>
                <w:lang w:eastAsia="sv-SE"/>
              </w:rPr>
            </w:pPr>
            <w:proofErr w:type="spellStart"/>
            <w:r w:rsidRPr="00FD6BBB">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1059FE" w:rsidRPr="00FD6BBB" w:rsidRDefault="001059FE" w:rsidP="00624B04">
            <w:pPr>
              <w:rPr>
                <w:rFonts w:eastAsia="Batang"/>
                <w:szCs w:val="20"/>
              </w:rPr>
            </w:pPr>
            <w:r w:rsidRPr="00FD6BBB">
              <w:rPr>
                <w:szCs w:val="20"/>
                <w:lang w:eastAsia="sv-SE"/>
              </w:rPr>
              <w:t>AdditionalParticipant</w:t>
            </w:r>
            <w:r w:rsidRPr="00FD6BBB">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1059FE" w:rsidRPr="00FD6BBB" w:rsidRDefault="001059FE" w:rsidP="00624B0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w:t>
            </w:r>
          </w:p>
        </w:tc>
      </w:tr>
      <w:tr w:rsidR="003E0C1A" w:rsidRPr="00864746" w14:paraId="046FC0E7"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54487EA8" w:rsidR="003E0C1A" w:rsidRPr="00FD6BBB" w:rsidRDefault="003E0C1A" w:rsidP="00624B04">
            <w:pPr>
              <w:rPr>
                <w:szCs w:val="20"/>
                <w:lang w:eastAsia="sv-SE"/>
              </w:rPr>
            </w:pPr>
            <w:r w:rsidRPr="003C622B">
              <w:rPr>
                <w:lang w:val="en-US"/>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5099DB45" w:rsidR="003E0C1A" w:rsidRPr="00FD6BBB" w:rsidRDefault="003E0C1A" w:rsidP="00624B04">
            <w:pPr>
              <w:rPr>
                <w:rFonts w:eastAsia="Batang"/>
                <w:szCs w:val="20"/>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906EFA5" w14:textId="77777777" w:rsidR="003E0C1A" w:rsidRPr="00C93E52" w:rsidRDefault="003E0C1A" w:rsidP="00624B04">
            <w:r>
              <w:t>Identitet för deltagare.</w:t>
            </w:r>
          </w:p>
          <w:p w14:paraId="0A244A29" w14:textId="77777777" w:rsidR="003E0C1A" w:rsidRPr="00C93E52" w:rsidRDefault="003E0C1A" w:rsidP="00624B04"/>
          <w:p w14:paraId="2D3DC9BB" w14:textId="77777777" w:rsidR="003E0C1A" w:rsidRPr="00C93E52" w:rsidRDefault="003E0C1A" w:rsidP="00624B04">
            <w:r w:rsidRPr="00C93E52">
              <w:t xml:space="preserve">Lämnas tomt </w:t>
            </w:r>
            <w:r>
              <w:t>om deltagaren identifieras av person-id (exempelvis anhörig till patienten identifierad av personnummer)</w:t>
            </w:r>
          </w:p>
          <w:p w14:paraId="3670E5AC" w14:textId="77777777" w:rsidR="003E0C1A" w:rsidRPr="00C93E52" w:rsidRDefault="003E0C1A" w:rsidP="00624B04"/>
          <w:p w14:paraId="476C21A2" w14:textId="2427D00D" w:rsidR="003E0C1A" w:rsidRPr="00FD6BBB" w:rsidRDefault="003E0C1A" w:rsidP="00624B04">
            <w:pPr>
              <w:rPr>
                <w:rFonts w:cs="Arial"/>
                <w:szCs w:val="20"/>
              </w:rPr>
            </w:pPr>
            <w:r w:rsidRPr="00C93E52">
              <w:t>HSA</w:t>
            </w:r>
            <w:r>
              <w:t>-</w:t>
            </w:r>
            <w:r w:rsidRPr="00C93E52">
              <w:t xml:space="preserve">id skall anges ifall </w:t>
            </w:r>
            <w:r>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17E225E7" w:rsidR="003E0C1A" w:rsidRPr="00FD6BBB" w:rsidRDefault="003E0C1A" w:rsidP="00624B04">
            <w:pPr>
              <w:rPr>
                <w:rFonts w:eastAsia="Batang"/>
                <w:szCs w:val="20"/>
              </w:rPr>
            </w:pPr>
            <w:r>
              <w:t>0</w:t>
            </w:r>
            <w:proofErr w:type="gramStart"/>
            <w:r>
              <w:t>..</w:t>
            </w:r>
            <w:proofErr w:type="gramEnd"/>
            <w:r>
              <w:t>1</w:t>
            </w:r>
            <w:r>
              <w:br/>
            </w:r>
            <w:r>
              <w:br/>
            </w:r>
            <w:r w:rsidRPr="00C93E52">
              <w:rPr>
                <w:rFonts w:cs="Arial"/>
              </w:rPr>
              <w:t>(Fält 2, Fält 2a)</w:t>
            </w:r>
          </w:p>
        </w:tc>
      </w:tr>
      <w:tr w:rsidR="003E0C1A" w:rsidRPr="00FA1BA0" w14:paraId="119AC0DC"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55404B30" w:rsidR="003E0C1A" w:rsidRPr="00FD6BBB" w:rsidRDefault="003E0C1A" w:rsidP="00624B04">
            <w:pPr>
              <w:rPr>
                <w:szCs w:val="20"/>
                <w:lang w:eastAsia="sv-SE"/>
              </w:rPr>
            </w:pPr>
            <w:proofErr w:type="spellStart"/>
            <w:r w:rsidRPr="003C622B">
              <w:rPr>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458826BA"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87B3EAB" w14:textId="78632F0F" w:rsidR="003E0C1A" w:rsidRPr="00FD6BBB" w:rsidRDefault="003E0C1A" w:rsidP="00624B04">
            <w:pPr>
              <w:rPr>
                <w:rFonts w:cs="Arial"/>
                <w:szCs w:val="20"/>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008905DB" w:rsidR="003E0C1A" w:rsidRPr="00FD6BBB" w:rsidRDefault="003E0C1A" w:rsidP="00624B04">
            <w:pPr>
              <w:rPr>
                <w:rFonts w:eastAsia="Batang"/>
                <w:szCs w:val="20"/>
              </w:rPr>
            </w:pPr>
            <w:r>
              <w:t>1</w:t>
            </w:r>
            <w:proofErr w:type="gramStart"/>
            <w:r>
              <w:t>..</w:t>
            </w:r>
            <w:proofErr w:type="gramEnd"/>
            <w:r>
              <w:t>1</w:t>
            </w:r>
          </w:p>
        </w:tc>
      </w:tr>
      <w:tr w:rsidR="003E0C1A" w:rsidRPr="00FA1BA0" w14:paraId="05EE0324"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0953E333" w:rsidR="003E0C1A" w:rsidRPr="00FD6BBB" w:rsidRDefault="003E0C1A" w:rsidP="00624B04">
            <w:pPr>
              <w:rPr>
                <w:szCs w:val="20"/>
                <w:lang w:eastAsia="sv-SE"/>
              </w:rPr>
            </w:pPr>
            <w:r w:rsidRPr="003C622B">
              <w:rPr>
                <w:lang w:eastAsia="sv-SE"/>
              </w:rPr>
              <w: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158094C4"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4F19042" w:rsidR="003E0C1A" w:rsidRPr="00FD6BBB" w:rsidRDefault="003E0C1A" w:rsidP="00624B04">
            <w:pPr>
              <w:rPr>
                <w:rFonts w:cs="Arial"/>
                <w:szCs w:val="20"/>
              </w:rPr>
            </w:pPr>
            <w:r>
              <w:rPr>
                <w:rFonts w:eastAsia="Times New Roman" w:cs="Arial"/>
              </w:rPr>
              <w:t xml:space="preserve">Id-extension för deltagaren. Om deltagaren identifieras </w:t>
            </w:r>
            <w:r>
              <w:rPr>
                <w:rFonts w:eastAsia="Times New Roman" w:cs="Arial"/>
              </w:rPr>
              <w:lastRenderedPageBreak/>
              <w:t>med HSA-id anges HSA-id här.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6E7385CF" w:rsidR="003E0C1A" w:rsidRPr="00FD6BBB" w:rsidRDefault="003E0C1A" w:rsidP="00624B04">
            <w:pPr>
              <w:rPr>
                <w:rFonts w:eastAsia="Batang"/>
                <w:szCs w:val="20"/>
              </w:rPr>
            </w:pPr>
            <w:r>
              <w:lastRenderedPageBreak/>
              <w:t>1</w:t>
            </w:r>
            <w:proofErr w:type="gramStart"/>
            <w:r>
              <w:t>..</w:t>
            </w:r>
            <w:proofErr w:type="gramEnd"/>
            <w:r>
              <w:t>1</w:t>
            </w:r>
          </w:p>
        </w:tc>
      </w:tr>
      <w:tr w:rsidR="003E0C1A" w:rsidRPr="00864746" w14:paraId="6CF690E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3D441B9E" w:rsidR="003E0C1A" w:rsidRPr="00FD6BBB" w:rsidRDefault="003E0C1A" w:rsidP="00624B04">
            <w:pPr>
              <w:rPr>
                <w:szCs w:val="20"/>
                <w:lang w:eastAsia="sv-SE"/>
              </w:rPr>
            </w:pPr>
            <w:proofErr w:type="spellStart"/>
            <w:r w:rsidRPr="003C622B">
              <w:lastRenderedPageBreak/>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69AAE0E4" w:rsidR="003E0C1A" w:rsidRPr="00FD6BBB" w:rsidRDefault="003E0C1A" w:rsidP="00624B04">
            <w:pPr>
              <w:rPr>
                <w:rFonts w:eastAsia="Batang"/>
                <w:szCs w:val="20"/>
              </w:rPr>
            </w:pPr>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3930CE2F" w:rsidR="003E0C1A" w:rsidRPr="00FD6BBB" w:rsidRDefault="003E0C1A" w:rsidP="00624B04">
            <w:pPr>
              <w:rPr>
                <w:rFonts w:cs="Arial"/>
                <w:szCs w:val="20"/>
              </w:rPr>
            </w:pPr>
            <w:r>
              <w:rPr>
                <w:rFonts w:eastAsia="Times New Roman" w:cs="Arial"/>
              </w:rPr>
              <w:t>Typ av deltagande. Detta beskriver på vilket sätt en deltagare deltagit i observationen. Kan exempelvis vara sekundär utförare/assistent. Istället för person kan ”deltagandet” handla om utrustning (</w:t>
            </w:r>
            <w:proofErr w:type="spellStart"/>
            <w:r>
              <w:rPr>
                <w:rFonts w:eastAsia="Times New Roman" w:cs="Arial"/>
              </w:rPr>
              <w:t>device</w:t>
            </w:r>
            <w:proofErr w:type="spellEnd"/>
            <w:r>
              <w:rPr>
                <w:rFonts w:eastAsia="Times New Roman" w:cs="Arial"/>
              </w:rPr>
              <w:t>) eller organisation eller plats.</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057E8222" w:rsidR="003E0C1A" w:rsidRPr="00FD6BBB" w:rsidRDefault="003E0C1A" w:rsidP="00624B04">
            <w:pPr>
              <w:rPr>
                <w:rFonts w:eastAsia="Batang"/>
                <w:szCs w:val="20"/>
              </w:rPr>
            </w:pPr>
            <w:r>
              <w:t>1</w:t>
            </w:r>
            <w:proofErr w:type="gramStart"/>
            <w:r>
              <w:t>..</w:t>
            </w:r>
            <w:proofErr w:type="gramEnd"/>
            <w:r>
              <w:t>1</w:t>
            </w:r>
          </w:p>
        </w:tc>
      </w:tr>
      <w:tr w:rsidR="003E0C1A" w:rsidRPr="00735584" w14:paraId="437FC14C"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49FF1D15" w:rsidR="003E0C1A" w:rsidRPr="00FD6BBB" w:rsidRDefault="003E0C1A" w:rsidP="00624B04">
            <w:pPr>
              <w:rPr>
                <w:rFonts w:eastAsiaTheme="minorHAnsi"/>
                <w:iCs/>
                <w:szCs w:val="20"/>
                <w:lang w:eastAsia="sv-SE"/>
              </w:rPr>
            </w:pPr>
            <w:proofErr w:type="spellStart"/>
            <w:r w:rsidRPr="006055BE">
              <w:t>type</w:t>
            </w:r>
            <w:r w:rsidRPr="003C622B">
              <w:rPr>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6587A95E" w:rsidR="003E0C1A" w:rsidRPr="00FD6BBB" w:rsidRDefault="003E0C1A" w:rsidP="00624B04">
            <w:pPr>
              <w:rPr>
                <w:rFonts w:eastAsiaTheme="minorHAnsi"/>
                <w:iCs/>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6A597899" w:rsidR="003E0C1A" w:rsidRPr="00FD6BBB" w:rsidRDefault="003E0C1A" w:rsidP="00624B04">
            <w:pPr>
              <w:rPr>
                <w:rFonts w:eastAsiaTheme="minorHAnsi"/>
                <w:iCs/>
                <w:szCs w:val="20"/>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5D91777D" w:rsidR="003E0C1A" w:rsidRPr="00FD6BBB" w:rsidRDefault="003E0C1A" w:rsidP="00624B04">
            <w:pPr>
              <w:rPr>
                <w:rFonts w:eastAsia="Batang"/>
                <w:szCs w:val="20"/>
              </w:rPr>
            </w:pPr>
            <w:r w:rsidRPr="00C93E52">
              <w:t>1</w:t>
            </w:r>
            <w:proofErr w:type="gramStart"/>
            <w:r>
              <w:t>..</w:t>
            </w:r>
            <w:proofErr w:type="gramEnd"/>
            <w:r>
              <w:t>1</w:t>
            </w:r>
          </w:p>
        </w:tc>
      </w:tr>
      <w:tr w:rsidR="003E0C1A" w:rsidRPr="00735584" w14:paraId="540DAC65"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4EA18C2D" w:rsidR="003E0C1A" w:rsidRPr="00FD6BBB" w:rsidRDefault="003E0C1A" w:rsidP="00624B04">
            <w:pPr>
              <w:rPr>
                <w:rFonts w:eastAsiaTheme="minorHAnsi"/>
                <w:iCs/>
                <w:szCs w:val="20"/>
                <w:lang w:eastAsia="sv-SE"/>
              </w:rPr>
            </w:pPr>
            <w:proofErr w:type="spellStart"/>
            <w:r w:rsidRPr="006055BE">
              <w:t>type</w:t>
            </w:r>
            <w:r w:rsidRPr="003C622B">
              <w:rPr>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4DECB302" w:rsidR="003E0C1A" w:rsidRPr="00FD6BBB" w:rsidRDefault="003E0C1A" w:rsidP="00624B04">
            <w:pPr>
              <w:rPr>
                <w:rFonts w:eastAsiaTheme="minorHAnsi"/>
                <w:iCs/>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5DCF2DE2" w:rsidR="003E0C1A" w:rsidRPr="00FD6BBB" w:rsidRDefault="003E0C1A" w:rsidP="00624B04">
            <w:pPr>
              <w:rPr>
                <w:rFonts w:eastAsiaTheme="minorHAnsi"/>
                <w:iCs/>
                <w:szCs w:val="20"/>
                <w:lang w:eastAsia="sv-SE"/>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19A9BA0D" w:rsidR="003E0C1A" w:rsidRPr="00FD6BBB" w:rsidRDefault="003E0C1A" w:rsidP="00624B04">
            <w:pPr>
              <w:rPr>
                <w:rFonts w:eastAsia="Batang"/>
                <w:szCs w:val="20"/>
              </w:rPr>
            </w:pPr>
            <w:r w:rsidRPr="00C93E52">
              <w:t>1</w:t>
            </w:r>
            <w:proofErr w:type="gramStart"/>
            <w:r>
              <w:t>..</w:t>
            </w:r>
            <w:proofErr w:type="gramEnd"/>
            <w:r>
              <w:t>1</w:t>
            </w:r>
          </w:p>
        </w:tc>
      </w:tr>
      <w:tr w:rsidR="003E0C1A" w:rsidRPr="00735584" w14:paraId="65953E1B"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5A9F2028" w:rsidR="003E0C1A" w:rsidRPr="00FD6BBB" w:rsidRDefault="003E0C1A" w:rsidP="00624B04">
            <w:pPr>
              <w:rPr>
                <w:rFonts w:eastAsiaTheme="minorHAnsi"/>
                <w:iCs/>
                <w:szCs w:val="20"/>
                <w:lang w:eastAsia="sv-SE"/>
              </w:rPr>
            </w:pPr>
            <w:proofErr w:type="spellStart"/>
            <w:r w:rsidRPr="006055BE">
              <w:rPr>
                <w:color w:val="FF0000"/>
              </w:rPr>
              <w:t>type</w:t>
            </w:r>
            <w:r w:rsidRPr="003C622B">
              <w:rPr>
                <w:color w:val="FF000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42DDB4C8" w:rsidR="003E0C1A" w:rsidRPr="00FD6BBB" w:rsidRDefault="003E0C1A" w:rsidP="00624B04">
            <w:pPr>
              <w:rPr>
                <w:rFonts w:eastAsiaTheme="minorHAnsi"/>
                <w:iCs/>
                <w:szCs w:val="20"/>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4E8B7AE9" w:rsidR="003E0C1A" w:rsidRPr="00FD6BBB" w:rsidRDefault="003E0C1A" w:rsidP="00624B04">
            <w:pPr>
              <w:rPr>
                <w:rFonts w:eastAsiaTheme="minorHAnsi"/>
                <w:iCs/>
                <w:szCs w:val="2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4067FF37" w:rsidR="003E0C1A" w:rsidRPr="00FD6BBB" w:rsidRDefault="003E0C1A" w:rsidP="00624B04">
            <w:pPr>
              <w:rPr>
                <w:rFonts w:eastAsia="Batang"/>
                <w:szCs w:val="20"/>
              </w:rPr>
            </w:pPr>
            <w:r w:rsidRPr="00DF7E6D">
              <w:rPr>
                <w:color w:val="FF0000"/>
              </w:rPr>
              <w:t>0</w:t>
            </w:r>
            <w:proofErr w:type="gramStart"/>
            <w:r w:rsidRPr="00DF7E6D">
              <w:rPr>
                <w:color w:val="FF0000"/>
              </w:rPr>
              <w:t>..</w:t>
            </w:r>
            <w:proofErr w:type="gramEnd"/>
            <w:r w:rsidRPr="00DF7E6D">
              <w:rPr>
                <w:color w:val="FF0000"/>
              </w:rPr>
              <w:t>0</w:t>
            </w:r>
          </w:p>
        </w:tc>
      </w:tr>
      <w:tr w:rsidR="003E0C1A" w:rsidRPr="00735584" w14:paraId="674A5D6D"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2C3866D3" w:rsidR="003E0C1A" w:rsidRPr="00FD6BBB" w:rsidRDefault="003E0C1A" w:rsidP="00624B04">
            <w:pPr>
              <w:rPr>
                <w:rFonts w:eastAsiaTheme="minorHAnsi"/>
                <w:iCs/>
                <w:szCs w:val="20"/>
                <w:lang w:eastAsia="sv-SE"/>
              </w:rPr>
            </w:pPr>
            <w:proofErr w:type="spellStart"/>
            <w:r w:rsidRPr="006055BE">
              <w:rPr>
                <w:color w:val="FF0000"/>
              </w:rPr>
              <w:t>type.codeSystemVersion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09C4606A" w:rsidR="003E0C1A" w:rsidRPr="00FD6BBB" w:rsidRDefault="003E0C1A" w:rsidP="00624B04">
            <w:pPr>
              <w:rPr>
                <w:rFonts w:eastAsiaTheme="minorHAnsi"/>
                <w:iCs/>
                <w:szCs w:val="2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97FCDAE" w:rsidR="003E0C1A" w:rsidRPr="00FD6BBB" w:rsidRDefault="003E0C1A" w:rsidP="00624B04">
            <w:pPr>
              <w:rPr>
                <w:rFonts w:eastAsiaTheme="minorHAnsi"/>
                <w:iCs/>
                <w:szCs w:val="2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3C16FA" w:rsidR="003E0C1A" w:rsidRPr="00FD6BBB" w:rsidRDefault="003E0C1A" w:rsidP="00624B04">
            <w:pPr>
              <w:rPr>
                <w:rFonts w:eastAsia="Batang"/>
                <w:szCs w:val="20"/>
              </w:rPr>
            </w:pPr>
            <w:r w:rsidRPr="006055BE">
              <w:rPr>
                <w:color w:val="FF0000"/>
              </w:rPr>
              <w:t>0</w:t>
            </w:r>
            <w:proofErr w:type="gramStart"/>
            <w:r w:rsidRPr="006055BE">
              <w:rPr>
                <w:color w:val="FF0000"/>
              </w:rPr>
              <w:t>..</w:t>
            </w:r>
            <w:proofErr w:type="gramEnd"/>
            <w:r w:rsidRPr="006055BE">
              <w:rPr>
                <w:color w:val="FF0000"/>
              </w:rPr>
              <w:t>0</w:t>
            </w:r>
          </w:p>
        </w:tc>
      </w:tr>
      <w:tr w:rsidR="003E0C1A" w:rsidRPr="00735584" w14:paraId="01D06F75"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5D10E92A" w:rsidR="003E0C1A" w:rsidRPr="00FD6BBB" w:rsidRDefault="003E0C1A" w:rsidP="00624B04">
            <w:pPr>
              <w:rPr>
                <w:rFonts w:eastAsiaTheme="minorHAnsi"/>
                <w:iCs/>
                <w:szCs w:val="20"/>
                <w:lang w:eastAsia="sv-SE"/>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3249DF27" w:rsidR="003E0C1A" w:rsidRPr="00FD6BBB" w:rsidRDefault="003E0C1A" w:rsidP="00624B04">
            <w:pPr>
              <w:rPr>
                <w:rFonts w:eastAsiaTheme="minorHAnsi"/>
                <w:iCs/>
                <w:szCs w:val="2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1EA496DE" w:rsidR="003E0C1A" w:rsidRPr="00FD6BBB" w:rsidRDefault="003E0C1A" w:rsidP="00624B04">
            <w:pPr>
              <w:rPr>
                <w:rFonts w:eastAsiaTheme="minorHAnsi"/>
                <w:iCs/>
                <w:szCs w:val="2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48F70206" w:rsidR="003E0C1A" w:rsidRPr="00FD6BBB" w:rsidRDefault="003E0C1A" w:rsidP="00624B04">
            <w:pPr>
              <w:rPr>
                <w:rFonts w:eastAsia="Batang"/>
                <w:szCs w:val="20"/>
              </w:rPr>
            </w:pPr>
            <w:r w:rsidRPr="00DF7E6D">
              <w:rPr>
                <w:color w:val="FF0000"/>
              </w:rPr>
              <w:t>0</w:t>
            </w:r>
            <w:proofErr w:type="gramStart"/>
            <w:r w:rsidRPr="00DF7E6D">
              <w:rPr>
                <w:color w:val="FF0000"/>
              </w:rPr>
              <w:t>..</w:t>
            </w:r>
            <w:proofErr w:type="gramEnd"/>
            <w:r w:rsidRPr="00DF7E6D">
              <w:rPr>
                <w:color w:val="FF0000"/>
              </w:rPr>
              <w:t>0</w:t>
            </w:r>
          </w:p>
        </w:tc>
      </w:tr>
      <w:tr w:rsidR="003E0C1A" w:rsidRPr="008345BA" w14:paraId="3E6A6803" w14:textId="77777777" w:rsidTr="00624B04">
        <w:tc>
          <w:tcPr>
            <w:tcW w:w="2474" w:type="dxa"/>
          </w:tcPr>
          <w:p w14:paraId="345082FE" w14:textId="0E0D3BC8" w:rsidR="003E0C1A" w:rsidRPr="00FD6BBB" w:rsidRDefault="003E0C1A" w:rsidP="00624B04">
            <w:pPr>
              <w:rPr>
                <w:rFonts w:eastAsia="Batang"/>
                <w:szCs w:val="20"/>
              </w:rPr>
            </w:pPr>
            <w:r w:rsidRPr="003C622B">
              <w:rPr>
                <w:lang w:val="en-US"/>
              </w:rPr>
              <w:t>role</w:t>
            </w:r>
          </w:p>
        </w:tc>
        <w:tc>
          <w:tcPr>
            <w:tcW w:w="2506" w:type="dxa"/>
          </w:tcPr>
          <w:p w14:paraId="0FBE198E" w14:textId="24A48FA4" w:rsidR="003E0C1A" w:rsidRPr="00FD6BBB" w:rsidRDefault="003E0C1A" w:rsidP="00624B04">
            <w:pPr>
              <w:rPr>
                <w:rFonts w:eastAsia="Batang"/>
                <w:szCs w:val="20"/>
              </w:rPr>
            </w:pPr>
            <w:proofErr w:type="spellStart"/>
            <w:r w:rsidRPr="00DD2A23">
              <w:rPr>
                <w:lang w:val="en-GB"/>
              </w:rPr>
              <w:t>CVType</w:t>
            </w:r>
            <w:proofErr w:type="spellEnd"/>
          </w:p>
        </w:tc>
        <w:tc>
          <w:tcPr>
            <w:tcW w:w="2925" w:type="dxa"/>
          </w:tcPr>
          <w:p w14:paraId="0AE70773" w14:textId="77719425" w:rsidR="003E0C1A" w:rsidRPr="00FD6BBB" w:rsidRDefault="003E0C1A" w:rsidP="00624B04">
            <w:pPr>
              <w:rPr>
                <w:szCs w:val="20"/>
              </w:rPr>
            </w:pPr>
            <w:r>
              <w:rPr>
                <w:rFonts w:eastAsia="Times New Roman" w:cs="Arial"/>
              </w:rPr>
              <w:t>Beskriver i vilken roll deltagaren agerar (exempelvis rollen som anhörig eller i sin yrkesroll som vårdpersonal).</w:t>
            </w:r>
          </w:p>
        </w:tc>
        <w:tc>
          <w:tcPr>
            <w:tcW w:w="1617" w:type="dxa"/>
          </w:tcPr>
          <w:p w14:paraId="5C15765B" w14:textId="4170AD9E" w:rsidR="003E0C1A" w:rsidRPr="00FD6BBB" w:rsidRDefault="003E0C1A" w:rsidP="00624B04">
            <w:pPr>
              <w:rPr>
                <w:rFonts w:eastAsia="Batang"/>
                <w:szCs w:val="20"/>
              </w:rPr>
            </w:pPr>
            <w:r>
              <w:t>1</w:t>
            </w:r>
            <w:proofErr w:type="gramStart"/>
            <w:r>
              <w:t>..</w:t>
            </w:r>
            <w:proofErr w:type="gramEnd"/>
            <w:r>
              <w:t>1</w:t>
            </w:r>
          </w:p>
        </w:tc>
      </w:tr>
      <w:tr w:rsidR="003E0C1A" w:rsidRPr="000B3601" w14:paraId="6CCEC08F" w14:textId="77777777" w:rsidTr="00624B04">
        <w:tc>
          <w:tcPr>
            <w:tcW w:w="2474" w:type="dxa"/>
            <w:tcBorders>
              <w:top w:val="single" w:sz="4" w:space="0" w:color="auto"/>
              <w:left w:val="single" w:sz="4" w:space="0" w:color="auto"/>
              <w:bottom w:val="single" w:sz="4" w:space="0" w:color="auto"/>
              <w:right w:val="single" w:sz="4" w:space="0" w:color="auto"/>
            </w:tcBorders>
          </w:tcPr>
          <w:p w14:paraId="13250499" w14:textId="0787767B" w:rsidR="003E0C1A" w:rsidRPr="00FD6BBB" w:rsidRDefault="003E0C1A" w:rsidP="00624B04">
            <w:pPr>
              <w:rPr>
                <w:szCs w:val="20"/>
                <w:lang w:eastAsia="sv-SE"/>
              </w:rPr>
            </w:pPr>
            <w:proofErr w:type="spellStart"/>
            <w:r w:rsidRPr="003C622B">
              <w:t>role</w:t>
            </w:r>
            <w:r w:rsidRPr="003C622B">
              <w:rPr>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0CED33C8"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A018594" w14:textId="21886AD1" w:rsidR="003E0C1A" w:rsidRPr="00FD6BBB" w:rsidRDefault="003E0C1A" w:rsidP="00624B04">
            <w:pPr>
              <w:rPr>
                <w:szCs w:val="20"/>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476E480C" w14:textId="27FDEC00" w:rsidR="003E0C1A" w:rsidRPr="00FD6BBB" w:rsidRDefault="003E0C1A" w:rsidP="00624B04">
            <w:pPr>
              <w:rPr>
                <w:rFonts w:eastAsia="Batang"/>
                <w:szCs w:val="20"/>
              </w:rPr>
            </w:pPr>
            <w:r w:rsidRPr="00C93E52">
              <w:t>1</w:t>
            </w:r>
            <w:proofErr w:type="gramStart"/>
            <w:r>
              <w:t>..</w:t>
            </w:r>
            <w:proofErr w:type="gramEnd"/>
            <w:r>
              <w:t>1</w:t>
            </w:r>
          </w:p>
        </w:tc>
      </w:tr>
      <w:tr w:rsidR="003E0C1A" w:rsidRPr="000B3601" w14:paraId="7FE3E495" w14:textId="77777777" w:rsidTr="00624B04">
        <w:tc>
          <w:tcPr>
            <w:tcW w:w="2474" w:type="dxa"/>
            <w:tcBorders>
              <w:top w:val="single" w:sz="4" w:space="0" w:color="auto"/>
              <w:left w:val="single" w:sz="4" w:space="0" w:color="auto"/>
              <w:bottom w:val="single" w:sz="4" w:space="0" w:color="auto"/>
              <w:right w:val="single" w:sz="4" w:space="0" w:color="auto"/>
            </w:tcBorders>
          </w:tcPr>
          <w:p w14:paraId="52BE23BC" w14:textId="4899CB6C" w:rsidR="003E0C1A" w:rsidRPr="00FD6BBB" w:rsidRDefault="003E0C1A" w:rsidP="00624B04">
            <w:pPr>
              <w:rPr>
                <w:szCs w:val="20"/>
                <w:lang w:eastAsia="sv-SE"/>
              </w:rPr>
            </w:pPr>
            <w:proofErr w:type="spellStart"/>
            <w:r w:rsidRPr="003C622B">
              <w:t>role</w:t>
            </w:r>
            <w:r w:rsidRPr="003C622B">
              <w:rPr>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47968FC9"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934BD40" w14:textId="68EA4283" w:rsidR="003E0C1A" w:rsidRPr="00FD6BBB" w:rsidRDefault="003E0C1A" w:rsidP="00624B04">
            <w:pPr>
              <w:rPr>
                <w:szCs w:val="20"/>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174CFF1E" w14:textId="5E3D504C" w:rsidR="003E0C1A" w:rsidRPr="00FD6BBB" w:rsidRDefault="003E0C1A" w:rsidP="00624B04">
            <w:pPr>
              <w:rPr>
                <w:rFonts w:eastAsia="Batang"/>
                <w:szCs w:val="20"/>
              </w:rPr>
            </w:pPr>
            <w:r w:rsidRPr="00C93E52">
              <w:t>1</w:t>
            </w:r>
            <w:proofErr w:type="gramStart"/>
            <w:r>
              <w:t>..</w:t>
            </w:r>
            <w:proofErr w:type="gramEnd"/>
            <w:r>
              <w:t>1</w:t>
            </w:r>
          </w:p>
        </w:tc>
      </w:tr>
      <w:tr w:rsidR="003E0C1A" w:rsidRPr="000B3601" w14:paraId="679E5D16" w14:textId="77777777" w:rsidTr="00624B04">
        <w:tc>
          <w:tcPr>
            <w:tcW w:w="2474" w:type="dxa"/>
            <w:tcBorders>
              <w:top w:val="single" w:sz="4" w:space="0" w:color="auto"/>
              <w:left w:val="single" w:sz="4" w:space="0" w:color="auto"/>
              <w:bottom w:val="single" w:sz="4" w:space="0" w:color="auto"/>
              <w:right w:val="single" w:sz="4" w:space="0" w:color="auto"/>
            </w:tcBorders>
          </w:tcPr>
          <w:p w14:paraId="64C51B4B" w14:textId="7F64787A" w:rsidR="003E0C1A" w:rsidRPr="00FD6BBB" w:rsidRDefault="003E0C1A" w:rsidP="00624B04">
            <w:pPr>
              <w:rPr>
                <w:szCs w:val="20"/>
                <w:lang w:eastAsia="sv-SE"/>
              </w:rPr>
            </w:pPr>
            <w:proofErr w:type="spellStart"/>
            <w:r w:rsidRPr="003C622B">
              <w:rPr>
                <w:color w:val="FF0000"/>
              </w:rPr>
              <w:t>role</w:t>
            </w:r>
            <w:r w:rsidRPr="003C622B">
              <w:rPr>
                <w:color w:val="FF000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56E72C8F" w:rsidR="003E0C1A" w:rsidRPr="00FD6BBB" w:rsidRDefault="003E0C1A" w:rsidP="00624B04">
            <w:pPr>
              <w:rPr>
                <w:rFonts w:eastAsia="Batang"/>
                <w:szCs w:val="2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4C1760A9" w:rsidR="003E0C1A" w:rsidRPr="00FD6BBB" w:rsidRDefault="003E0C1A" w:rsidP="00624B04">
            <w:pPr>
              <w:rPr>
                <w:szCs w:val="2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00053DF" w14:textId="44803596" w:rsidR="003E0C1A" w:rsidRPr="00FD6BBB" w:rsidRDefault="003E0C1A" w:rsidP="00624B04">
            <w:pPr>
              <w:rPr>
                <w:rFonts w:eastAsia="Batang"/>
                <w:szCs w:val="20"/>
              </w:rPr>
            </w:pPr>
            <w:r w:rsidRPr="005A7FC6">
              <w:rPr>
                <w:color w:val="FF0000"/>
              </w:rPr>
              <w:t>0</w:t>
            </w:r>
            <w:proofErr w:type="gramStart"/>
            <w:r w:rsidRPr="005A7FC6">
              <w:rPr>
                <w:color w:val="FF0000"/>
              </w:rPr>
              <w:t>..</w:t>
            </w:r>
            <w:proofErr w:type="gramEnd"/>
            <w:r w:rsidRPr="005A7FC6">
              <w:rPr>
                <w:color w:val="FF0000"/>
              </w:rPr>
              <w:t>0</w:t>
            </w:r>
          </w:p>
        </w:tc>
      </w:tr>
      <w:tr w:rsidR="003E0C1A" w:rsidRPr="000B3601" w14:paraId="13B46942" w14:textId="77777777" w:rsidTr="00624B04">
        <w:tc>
          <w:tcPr>
            <w:tcW w:w="2474" w:type="dxa"/>
            <w:tcBorders>
              <w:top w:val="single" w:sz="4" w:space="0" w:color="auto"/>
              <w:left w:val="single" w:sz="4" w:space="0" w:color="auto"/>
              <w:bottom w:val="single" w:sz="4" w:space="0" w:color="auto"/>
              <w:right w:val="single" w:sz="4" w:space="0" w:color="auto"/>
            </w:tcBorders>
          </w:tcPr>
          <w:p w14:paraId="41661558" w14:textId="31F21B61" w:rsidR="003E0C1A" w:rsidRPr="00FD6BBB" w:rsidRDefault="003E0C1A" w:rsidP="00624B04">
            <w:pPr>
              <w:rPr>
                <w:szCs w:val="20"/>
                <w:lang w:eastAsia="sv-SE"/>
              </w:rPr>
            </w:pPr>
            <w:proofErr w:type="spellStart"/>
            <w:r w:rsidRPr="00FE3A41">
              <w:rPr>
                <w:color w:val="FF0000"/>
              </w:rPr>
              <w:t>role.codeSystemVersion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1A4E6DE5" w:rsidR="003E0C1A" w:rsidRPr="00FD6BBB" w:rsidRDefault="003E0C1A" w:rsidP="00624B04">
            <w:pPr>
              <w:rPr>
                <w:rFonts w:eastAsia="Batang"/>
                <w:szCs w:val="2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58AB661A" w:rsidR="003E0C1A" w:rsidRPr="00FD6BBB" w:rsidRDefault="003E0C1A" w:rsidP="00624B04">
            <w:pPr>
              <w:rPr>
                <w:szCs w:val="2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2E430862" w:rsidR="003E0C1A" w:rsidRPr="00FD6BBB" w:rsidRDefault="003E0C1A" w:rsidP="00624B04">
            <w:pPr>
              <w:rPr>
                <w:rFonts w:eastAsia="Batang"/>
                <w:szCs w:val="20"/>
              </w:rPr>
            </w:pPr>
            <w:r w:rsidRPr="00FE3A41">
              <w:rPr>
                <w:color w:val="FF0000"/>
              </w:rPr>
              <w:t>0</w:t>
            </w:r>
            <w:proofErr w:type="gramStart"/>
            <w:r w:rsidRPr="00FE3A41">
              <w:rPr>
                <w:color w:val="FF0000"/>
              </w:rPr>
              <w:t>..</w:t>
            </w:r>
            <w:proofErr w:type="gramEnd"/>
            <w:r w:rsidRPr="00FE3A41">
              <w:rPr>
                <w:color w:val="FF0000"/>
              </w:rPr>
              <w:t>0</w:t>
            </w:r>
          </w:p>
        </w:tc>
      </w:tr>
      <w:tr w:rsidR="003E0C1A" w:rsidRPr="000B3601" w14:paraId="71E9F70A" w14:textId="77777777" w:rsidTr="00624B04">
        <w:tc>
          <w:tcPr>
            <w:tcW w:w="2474" w:type="dxa"/>
            <w:tcBorders>
              <w:top w:val="single" w:sz="4" w:space="0" w:color="auto"/>
              <w:left w:val="single" w:sz="4" w:space="0" w:color="auto"/>
              <w:bottom w:val="single" w:sz="4" w:space="0" w:color="auto"/>
              <w:right w:val="single" w:sz="4" w:space="0" w:color="auto"/>
            </w:tcBorders>
          </w:tcPr>
          <w:p w14:paraId="0B36D21C" w14:textId="51AD5158" w:rsidR="003E0C1A" w:rsidRPr="00FD6BBB" w:rsidRDefault="003E0C1A" w:rsidP="00624B04">
            <w:pPr>
              <w:rPr>
                <w:szCs w:val="20"/>
                <w:lang w:eastAsia="sv-SE"/>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55D2F521" w:rsidR="003E0C1A" w:rsidRPr="00FD6BBB" w:rsidRDefault="003E0C1A" w:rsidP="00624B04">
            <w:pPr>
              <w:rPr>
                <w:rFonts w:eastAsia="Batang"/>
                <w:szCs w:val="2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0273B0B5" w:rsidR="003E0C1A" w:rsidRPr="00FD6BBB" w:rsidRDefault="003E0C1A" w:rsidP="00624B04">
            <w:pPr>
              <w:rPr>
                <w:szCs w:val="2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E3C1477" w14:textId="0562BA1B" w:rsidR="003E0C1A" w:rsidRPr="00FD6BBB" w:rsidRDefault="003E0C1A" w:rsidP="00624B04">
            <w:pPr>
              <w:rPr>
                <w:rFonts w:eastAsia="Batang"/>
                <w:szCs w:val="20"/>
              </w:rPr>
            </w:pPr>
            <w:r w:rsidRPr="005A7FC6">
              <w:rPr>
                <w:color w:val="FF0000"/>
              </w:rPr>
              <w:t>0</w:t>
            </w:r>
            <w:proofErr w:type="gramStart"/>
            <w:r w:rsidRPr="005A7FC6">
              <w:rPr>
                <w:color w:val="FF0000"/>
              </w:rPr>
              <w:t>..</w:t>
            </w:r>
            <w:proofErr w:type="gramEnd"/>
            <w:r w:rsidRPr="005A7FC6">
              <w:rPr>
                <w:color w:val="FF0000"/>
              </w:rPr>
              <w:t>0</w:t>
            </w:r>
          </w:p>
        </w:tc>
      </w:tr>
      <w:tr w:rsidR="003E0C1A" w:rsidRPr="000B3601" w14:paraId="6B6110BB" w14:textId="77777777" w:rsidTr="00624B04">
        <w:tc>
          <w:tcPr>
            <w:tcW w:w="9522"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808451" w14:textId="5D458C33" w:rsidR="003E0C1A" w:rsidRPr="005A7FC6" w:rsidRDefault="003E0C1A" w:rsidP="00624B04">
            <w:pPr>
              <w:rPr>
                <w:color w:val="FF0000"/>
              </w:rPr>
            </w:pPr>
            <w:r w:rsidRPr="005B7E6B">
              <w:rPr>
                <w:lang w:eastAsia="sv-SE"/>
              </w:rPr>
              <w:t>Endast en av nedanstående</w:t>
            </w:r>
          </w:p>
        </w:tc>
      </w:tr>
      <w:tr w:rsidR="003E0C1A" w:rsidRPr="000B3601" w14:paraId="1C27DA37" w14:textId="77777777" w:rsidTr="00624B04">
        <w:tc>
          <w:tcPr>
            <w:tcW w:w="2474" w:type="dxa"/>
            <w:tcBorders>
              <w:top w:val="single" w:sz="4" w:space="0" w:color="auto"/>
              <w:left w:val="single" w:sz="4" w:space="0" w:color="auto"/>
              <w:bottom w:val="single" w:sz="4" w:space="0" w:color="auto"/>
              <w:right w:val="single" w:sz="4" w:space="0" w:color="auto"/>
            </w:tcBorders>
          </w:tcPr>
          <w:p w14:paraId="05E565D0" w14:textId="3FD1EE3A" w:rsidR="003E0C1A" w:rsidRPr="003C622B" w:rsidRDefault="003E0C1A" w:rsidP="00624B04">
            <w:pPr>
              <w:rPr>
                <w:color w:val="FF0000"/>
                <w:lang w:val="en-US"/>
              </w:rPr>
            </w:pPr>
            <w:r>
              <w:rPr>
                <w:lang w:val="en-US"/>
              </w:rPr>
              <w:t>p</w:t>
            </w:r>
            <w:r w:rsidRPr="003C622B">
              <w:rPr>
                <w:lang w:val="en-US"/>
              </w:rPr>
              <w:t>erson</w:t>
            </w:r>
            <w:r>
              <w:rPr>
                <w:lang w:val="en-US"/>
              </w:rPr>
              <w:t xml:space="preserve">     (</w:t>
            </w:r>
            <w:proofErr w:type="spellStart"/>
            <w:r>
              <w:rPr>
                <w:lang w:val="en-US"/>
              </w:rPr>
              <w:t>Fält</w:t>
            </w:r>
            <w:proofErr w:type="spellEnd"/>
            <w:r>
              <w:rPr>
                <w:lang w:val="en-US"/>
              </w:rPr>
              <w:t xml:space="preserve"> 2c)</w:t>
            </w:r>
          </w:p>
        </w:tc>
        <w:tc>
          <w:tcPr>
            <w:tcW w:w="2506" w:type="dxa"/>
            <w:tcBorders>
              <w:top w:val="single" w:sz="4" w:space="0" w:color="auto"/>
              <w:left w:val="single" w:sz="4" w:space="0" w:color="auto"/>
              <w:bottom w:val="single" w:sz="4" w:space="0" w:color="auto"/>
              <w:right w:val="single" w:sz="4" w:space="0" w:color="auto"/>
            </w:tcBorders>
          </w:tcPr>
          <w:p w14:paraId="4C7F9B47" w14:textId="5BE91ECA" w:rsidR="003E0C1A" w:rsidRPr="005A7FC6" w:rsidRDefault="003E0C1A" w:rsidP="00624B04">
            <w:pPr>
              <w:rPr>
                <w:color w:val="FF0000"/>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74CDE8" w14:textId="09AD34AE" w:rsidR="003E0C1A" w:rsidRPr="005A7FC6" w:rsidRDefault="003E0C1A" w:rsidP="00624B04">
            <w:pPr>
              <w:rPr>
                <w:color w:val="FF0000"/>
              </w:rPr>
            </w:pPr>
            <w:r>
              <w:rPr>
                <w:rFonts w:eastAsia="Times New Roman" w:cs="Arial"/>
              </w:rPr>
              <w:t xml:space="preserve">Deltagande </w:t>
            </w:r>
            <w:proofErr w:type="gramStart"/>
            <w:r>
              <w:rPr>
                <w:rFonts w:eastAsia="Times New Roman" w:cs="Arial"/>
              </w:rPr>
              <w:t>övrig personer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A0C1253" w14:textId="00B7B472" w:rsidR="003E0C1A" w:rsidRPr="005A7FC6" w:rsidRDefault="003E0C1A" w:rsidP="00624B04">
            <w:pPr>
              <w:rPr>
                <w:color w:val="FF0000"/>
              </w:rPr>
            </w:pPr>
            <w:r>
              <w:t>0</w:t>
            </w:r>
            <w:proofErr w:type="gramStart"/>
            <w:r>
              <w:t>..</w:t>
            </w:r>
            <w:proofErr w:type="gramEnd"/>
            <w:r>
              <w:t>1</w:t>
            </w:r>
          </w:p>
        </w:tc>
      </w:tr>
      <w:tr w:rsidR="003E0C1A" w:rsidRPr="000B3601" w14:paraId="5C1CF34F" w14:textId="77777777" w:rsidTr="00624B04">
        <w:tc>
          <w:tcPr>
            <w:tcW w:w="2474" w:type="dxa"/>
            <w:tcBorders>
              <w:top w:val="single" w:sz="4" w:space="0" w:color="auto"/>
              <w:left w:val="single" w:sz="4" w:space="0" w:color="auto"/>
              <w:bottom w:val="single" w:sz="4" w:space="0" w:color="auto"/>
              <w:right w:val="single" w:sz="4" w:space="0" w:color="auto"/>
            </w:tcBorders>
          </w:tcPr>
          <w:p w14:paraId="3BB57063" w14:textId="5D6391E7" w:rsidR="003E0C1A" w:rsidRPr="003C622B" w:rsidRDefault="003E0C1A" w:rsidP="00624B04">
            <w:pPr>
              <w:rPr>
                <w:color w:val="FF0000"/>
                <w:lang w:val="en-US"/>
              </w:rPr>
            </w:pPr>
            <w:r>
              <w:rPr>
                <w:lang w:eastAsia="sv-SE"/>
              </w:rPr>
              <w:t>o</w:t>
            </w:r>
            <w:r w:rsidRPr="005B7E6B">
              <w:rPr>
                <w:lang w:eastAsia="sv-SE"/>
              </w:rPr>
              <w:t>rganisation</w:t>
            </w:r>
          </w:p>
        </w:tc>
        <w:tc>
          <w:tcPr>
            <w:tcW w:w="2506" w:type="dxa"/>
            <w:tcBorders>
              <w:top w:val="single" w:sz="4" w:space="0" w:color="auto"/>
              <w:left w:val="single" w:sz="4" w:space="0" w:color="auto"/>
              <w:bottom w:val="single" w:sz="4" w:space="0" w:color="auto"/>
              <w:right w:val="single" w:sz="4" w:space="0" w:color="auto"/>
            </w:tcBorders>
          </w:tcPr>
          <w:p w14:paraId="3AA568DF" w14:textId="0FF37282" w:rsidR="003E0C1A" w:rsidRPr="005A7FC6" w:rsidRDefault="003E0C1A" w:rsidP="00624B04">
            <w:pPr>
              <w:rPr>
                <w:color w:val="FF0000"/>
              </w:rPr>
            </w:pPr>
            <w:proofErr w:type="spellStart"/>
            <w:r w:rsidRPr="005B7E6B">
              <w:rPr>
                <w:lang w:eastAsia="sv-SE"/>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6B503DB" w14:textId="0E1D2A7E" w:rsidR="003E0C1A" w:rsidRPr="005A7FC6" w:rsidRDefault="003E0C1A" w:rsidP="00624B04">
            <w:pPr>
              <w:rPr>
                <w:color w:val="FF0000"/>
              </w:rPr>
            </w:pPr>
            <w:r>
              <w:rPr>
                <w:rFonts w:eastAsia="Times New Roman" w:cs="Arial"/>
              </w:rPr>
              <w:t xml:space="preserve">Deltagande </w:t>
            </w:r>
            <w:r>
              <w:rPr>
                <w:lang w:eastAsia="sv-SE"/>
              </w:rPr>
              <w:t xml:space="preserve">övrig </w:t>
            </w:r>
            <w:r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tcPr>
          <w:p w14:paraId="1961E864" w14:textId="1BE85DA5" w:rsidR="003E0C1A" w:rsidRPr="005A7FC6" w:rsidRDefault="003E0C1A" w:rsidP="00624B04">
            <w:pPr>
              <w:rPr>
                <w:color w:val="FF0000"/>
              </w:rPr>
            </w:pPr>
            <w:r w:rsidRPr="005B7E6B">
              <w:rPr>
                <w:lang w:eastAsia="sv-SE"/>
              </w:rPr>
              <w:t>0</w:t>
            </w:r>
            <w:proofErr w:type="gramStart"/>
            <w:r w:rsidRPr="005B7E6B">
              <w:rPr>
                <w:lang w:eastAsia="sv-SE"/>
              </w:rPr>
              <w:t>..</w:t>
            </w:r>
            <w:proofErr w:type="gramEnd"/>
            <w:r w:rsidRPr="005B7E6B">
              <w:rPr>
                <w:lang w:eastAsia="sv-SE"/>
              </w:rPr>
              <w:t>1</w:t>
            </w:r>
          </w:p>
        </w:tc>
      </w:tr>
      <w:tr w:rsidR="003E0C1A" w:rsidRPr="000B3601" w14:paraId="523BB7BD" w14:textId="77777777" w:rsidTr="00624B04">
        <w:tc>
          <w:tcPr>
            <w:tcW w:w="2474" w:type="dxa"/>
            <w:tcBorders>
              <w:top w:val="single" w:sz="4" w:space="0" w:color="auto"/>
              <w:left w:val="single" w:sz="4" w:space="0" w:color="auto"/>
              <w:bottom w:val="single" w:sz="4" w:space="0" w:color="auto"/>
              <w:right w:val="single" w:sz="4" w:space="0" w:color="auto"/>
            </w:tcBorders>
          </w:tcPr>
          <w:p w14:paraId="2E34F855" w14:textId="60172BDE" w:rsidR="003E0C1A" w:rsidRPr="003C622B" w:rsidRDefault="003E0C1A" w:rsidP="00624B04">
            <w:pPr>
              <w:rPr>
                <w:color w:val="FF0000"/>
                <w:lang w:val="en-US"/>
              </w:rPr>
            </w:pPr>
            <w:proofErr w:type="spellStart"/>
            <w:r>
              <w:rPr>
                <w:lang w:eastAsia="sv-SE"/>
              </w:rPr>
              <w:t>d</w:t>
            </w:r>
            <w:r w:rsidRPr="005B7E6B">
              <w:rPr>
                <w:lang w:eastAsia="sv-SE"/>
              </w:rPr>
              <w:t>evice</w:t>
            </w:r>
            <w:proofErr w:type="spellEnd"/>
          </w:p>
        </w:tc>
        <w:tc>
          <w:tcPr>
            <w:tcW w:w="2506" w:type="dxa"/>
            <w:tcBorders>
              <w:top w:val="single" w:sz="4" w:space="0" w:color="auto"/>
              <w:left w:val="single" w:sz="4" w:space="0" w:color="auto"/>
              <w:bottom w:val="single" w:sz="4" w:space="0" w:color="auto"/>
              <w:right w:val="single" w:sz="4" w:space="0" w:color="auto"/>
            </w:tcBorders>
          </w:tcPr>
          <w:p w14:paraId="41279218" w14:textId="77EA978F" w:rsidR="003E0C1A" w:rsidRPr="005A7FC6" w:rsidRDefault="003E0C1A" w:rsidP="00624B04">
            <w:pPr>
              <w:rPr>
                <w:color w:val="FF0000"/>
              </w:rPr>
            </w:pPr>
            <w:proofErr w:type="spellStart"/>
            <w:r w:rsidRPr="005B7E6B">
              <w:rPr>
                <w:lang w:eastAsia="sv-SE"/>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1C8BEC" w14:textId="128346B7" w:rsidR="003E0C1A" w:rsidRPr="005A7FC6" w:rsidRDefault="003E0C1A" w:rsidP="00624B04">
            <w:pPr>
              <w:rPr>
                <w:color w:val="FF0000"/>
              </w:rPr>
            </w:pPr>
            <w:r>
              <w:rPr>
                <w:rFonts w:eastAsia="Times New Roman" w:cs="Arial"/>
              </w:rPr>
              <w:t xml:space="preserve">Deltagande </w:t>
            </w:r>
            <w:r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tcPr>
          <w:p w14:paraId="3030911C" w14:textId="1AC2C5D1" w:rsidR="003E0C1A" w:rsidRPr="005A7FC6" w:rsidRDefault="003E0C1A" w:rsidP="00624B04">
            <w:pPr>
              <w:rPr>
                <w:color w:val="FF0000"/>
              </w:rPr>
            </w:pPr>
            <w:r w:rsidRPr="005B7E6B">
              <w:rPr>
                <w:lang w:eastAsia="sv-SE"/>
              </w:rPr>
              <w:t>0</w:t>
            </w:r>
            <w:proofErr w:type="gramStart"/>
            <w:r w:rsidRPr="005B7E6B">
              <w:rPr>
                <w:lang w:eastAsia="sv-SE"/>
              </w:rPr>
              <w:t>..</w:t>
            </w:r>
            <w:proofErr w:type="gramEnd"/>
            <w:r w:rsidRPr="005B7E6B">
              <w:rPr>
                <w:lang w:eastAsia="sv-SE"/>
              </w:rPr>
              <w:t>1</w:t>
            </w:r>
          </w:p>
        </w:tc>
      </w:tr>
      <w:tr w:rsidR="003E0C1A" w:rsidRPr="000B3601" w14:paraId="3E6E0D4F" w14:textId="77777777" w:rsidTr="00624B04">
        <w:tc>
          <w:tcPr>
            <w:tcW w:w="2474" w:type="dxa"/>
            <w:tcBorders>
              <w:top w:val="single" w:sz="4" w:space="0" w:color="auto"/>
              <w:left w:val="single" w:sz="4" w:space="0" w:color="auto"/>
              <w:bottom w:val="single" w:sz="4" w:space="0" w:color="auto"/>
              <w:right w:val="single" w:sz="4" w:space="0" w:color="auto"/>
            </w:tcBorders>
          </w:tcPr>
          <w:p w14:paraId="0EC3FF61" w14:textId="4EA862E5" w:rsidR="003E0C1A" w:rsidRPr="003C622B" w:rsidRDefault="003E0C1A" w:rsidP="00624B04">
            <w:pPr>
              <w:rPr>
                <w:color w:val="FF0000"/>
                <w:lang w:val="en-US"/>
              </w:rPr>
            </w:pPr>
            <w:proofErr w:type="spellStart"/>
            <w:r>
              <w:rPr>
                <w:lang w:eastAsia="sv-SE"/>
              </w:rPr>
              <w:t>location</w:t>
            </w:r>
            <w:proofErr w:type="spellEnd"/>
          </w:p>
        </w:tc>
        <w:tc>
          <w:tcPr>
            <w:tcW w:w="2506" w:type="dxa"/>
            <w:tcBorders>
              <w:top w:val="single" w:sz="4" w:space="0" w:color="auto"/>
              <w:left w:val="single" w:sz="4" w:space="0" w:color="auto"/>
              <w:bottom w:val="single" w:sz="4" w:space="0" w:color="auto"/>
              <w:right w:val="single" w:sz="4" w:space="0" w:color="auto"/>
            </w:tcBorders>
          </w:tcPr>
          <w:p w14:paraId="1028DDEB" w14:textId="2F68EFD1" w:rsidR="003E0C1A" w:rsidRPr="005A7FC6" w:rsidRDefault="003E0C1A" w:rsidP="00624B04">
            <w:pPr>
              <w:rPr>
                <w:color w:val="FF0000"/>
              </w:rPr>
            </w:pPr>
            <w:proofErr w:type="spellStart"/>
            <w:r>
              <w:rPr>
                <w:lang w:eastAsia="sv-SE"/>
              </w:rPr>
              <w:t>LocationType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D64442" w14:textId="0940CFF8" w:rsidR="003E0C1A" w:rsidRPr="005A7FC6" w:rsidRDefault="003E0C1A" w:rsidP="00624B04">
            <w:pPr>
              <w:rPr>
                <w:color w:val="FF0000"/>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tcPr>
          <w:p w14:paraId="5905612E" w14:textId="6FC68E17" w:rsidR="003E0C1A" w:rsidRPr="005A7FC6" w:rsidRDefault="003E0C1A" w:rsidP="00624B04">
            <w:pPr>
              <w:rPr>
                <w:color w:val="FF0000"/>
              </w:rPr>
            </w:pPr>
            <w:r>
              <w:rPr>
                <w:lang w:eastAsia="sv-SE"/>
              </w:rPr>
              <w:t>0</w:t>
            </w:r>
            <w:proofErr w:type="gramStart"/>
            <w:r>
              <w:rPr>
                <w:lang w:eastAsia="sv-SE"/>
              </w:rPr>
              <w:t>..</w:t>
            </w:r>
            <w:proofErr w:type="gramEnd"/>
            <w:r>
              <w:rPr>
                <w:lang w:eastAsia="sv-SE"/>
              </w:rPr>
              <w:t>1</w:t>
            </w:r>
          </w:p>
        </w:tc>
      </w:tr>
      <w:tr w:rsidR="003E0C1A" w:rsidRPr="00864746" w14:paraId="5EC0F143" w14:textId="77777777" w:rsidTr="00624B04">
        <w:tc>
          <w:tcPr>
            <w:tcW w:w="2474" w:type="dxa"/>
            <w:tcBorders>
              <w:left w:val="nil"/>
              <w:right w:val="nil"/>
            </w:tcBorders>
            <w:shd w:val="clear" w:color="auto" w:fill="FFFFFF" w:themeFill="background1"/>
          </w:tcPr>
          <w:p w14:paraId="376E806A" w14:textId="77777777" w:rsidR="003E0C1A" w:rsidRPr="00FD6BBB" w:rsidRDefault="003E0C1A" w:rsidP="00624B04">
            <w:pPr>
              <w:rPr>
                <w:szCs w:val="20"/>
                <w:lang w:eastAsia="sv-SE"/>
              </w:rPr>
            </w:pPr>
          </w:p>
        </w:tc>
        <w:tc>
          <w:tcPr>
            <w:tcW w:w="2506" w:type="dxa"/>
            <w:tcBorders>
              <w:left w:val="nil"/>
              <w:right w:val="nil"/>
            </w:tcBorders>
            <w:shd w:val="clear" w:color="auto" w:fill="FFFFFF" w:themeFill="background1"/>
          </w:tcPr>
          <w:p w14:paraId="254124AC" w14:textId="77777777" w:rsidR="003E0C1A" w:rsidRPr="00FD6BBB" w:rsidRDefault="003E0C1A" w:rsidP="00624B04">
            <w:pPr>
              <w:rPr>
                <w:rFonts w:eastAsia="Batang"/>
                <w:szCs w:val="20"/>
              </w:rPr>
            </w:pPr>
          </w:p>
        </w:tc>
        <w:tc>
          <w:tcPr>
            <w:tcW w:w="2925" w:type="dxa"/>
            <w:tcBorders>
              <w:left w:val="nil"/>
              <w:right w:val="nil"/>
            </w:tcBorders>
            <w:shd w:val="clear" w:color="auto" w:fill="FFFFFF" w:themeFill="background1"/>
          </w:tcPr>
          <w:p w14:paraId="4F289CDF" w14:textId="77777777" w:rsidR="003E0C1A" w:rsidRPr="00FD6BBB" w:rsidRDefault="003E0C1A" w:rsidP="00624B04">
            <w:pPr>
              <w:rPr>
                <w:rFonts w:eastAsia="Batang"/>
                <w:szCs w:val="20"/>
              </w:rPr>
            </w:pPr>
          </w:p>
        </w:tc>
        <w:tc>
          <w:tcPr>
            <w:tcW w:w="1617" w:type="dxa"/>
            <w:tcBorders>
              <w:left w:val="nil"/>
              <w:right w:val="nil"/>
            </w:tcBorders>
            <w:shd w:val="clear" w:color="auto" w:fill="FFFFFF" w:themeFill="background1"/>
          </w:tcPr>
          <w:p w14:paraId="6416EE4D" w14:textId="77777777" w:rsidR="003E0C1A" w:rsidRPr="00FD6BBB" w:rsidRDefault="003E0C1A" w:rsidP="00624B04">
            <w:pPr>
              <w:rPr>
                <w:rFonts w:eastAsia="Batang"/>
                <w:szCs w:val="20"/>
              </w:rPr>
            </w:pPr>
          </w:p>
        </w:tc>
      </w:tr>
      <w:tr w:rsidR="00DD1945" w:rsidRPr="00864746" w14:paraId="6A275EE9" w14:textId="77777777" w:rsidTr="00624B04">
        <w:tc>
          <w:tcPr>
            <w:tcW w:w="2474" w:type="dxa"/>
            <w:shd w:val="clear" w:color="auto" w:fill="D9D9D9" w:themeFill="background1" w:themeFillShade="D9"/>
          </w:tcPr>
          <w:p w14:paraId="059619E1" w14:textId="13D4B4C2" w:rsidR="00DD1945" w:rsidRDefault="00DD1945" w:rsidP="00DD1945">
            <w:pPr>
              <w:rPr>
                <w:lang w:val="en-US" w:eastAsia="sv-SE"/>
              </w:rPr>
            </w:pPr>
            <w:proofErr w:type="spellStart"/>
            <w:r>
              <w:rPr>
                <w:lang w:val="en-US" w:eastAsia="sv-SE"/>
              </w:rPr>
              <w:t>activityGroup</w:t>
            </w:r>
            <w:proofErr w:type="spellEnd"/>
            <w:r>
              <w:rPr>
                <w:lang w:val="en-US" w:eastAsia="sv-SE"/>
              </w:rPr>
              <w:t>/</w:t>
            </w:r>
          </w:p>
          <w:p w14:paraId="6A6B72E0" w14:textId="77777777" w:rsidR="00DD1945" w:rsidRDefault="00DD1945" w:rsidP="00DD1945">
            <w:pPr>
              <w:rPr>
                <w:lang w:val="en-US" w:eastAsia="sv-SE"/>
              </w:rPr>
            </w:pPr>
            <w:proofErr w:type="spellStart"/>
            <w:r>
              <w:rPr>
                <w:lang w:val="en-US"/>
              </w:rPr>
              <w:t>additionalParticipant</w:t>
            </w:r>
            <w:proofErr w:type="spellEnd"/>
            <w:r>
              <w:rPr>
                <w:lang w:val="en-US"/>
              </w:rPr>
              <w:t>/</w:t>
            </w:r>
          </w:p>
          <w:p w14:paraId="37B7245C" w14:textId="3722E6AC" w:rsidR="00DD1945" w:rsidRPr="00FD6BBB" w:rsidRDefault="00DD1945" w:rsidP="00DD1945">
            <w:pPr>
              <w:rPr>
                <w:rFonts w:eastAsia="Batang"/>
                <w:szCs w:val="20"/>
              </w:rPr>
            </w:pPr>
            <w:r>
              <w:rPr>
                <w:lang w:val="en-US" w:eastAsia="sv-SE"/>
              </w:rPr>
              <w:t>device</w:t>
            </w:r>
          </w:p>
        </w:tc>
        <w:tc>
          <w:tcPr>
            <w:tcW w:w="2506" w:type="dxa"/>
            <w:shd w:val="clear" w:color="auto" w:fill="D9D9D9" w:themeFill="background1" w:themeFillShade="D9"/>
          </w:tcPr>
          <w:p w14:paraId="07FA9C4A" w14:textId="5CB6F095" w:rsidR="00DD1945" w:rsidRPr="00FD6BBB" w:rsidRDefault="00DD1945" w:rsidP="00DD1945">
            <w:pPr>
              <w:rPr>
                <w:rFonts w:eastAsia="Batang"/>
                <w:szCs w:val="20"/>
              </w:rPr>
            </w:pPr>
            <w:proofErr w:type="spellStart"/>
            <w:r>
              <w:rPr>
                <w:lang w:val="en-GB"/>
              </w:rPr>
              <w:t>DeviceType</w:t>
            </w:r>
            <w:proofErr w:type="spellEnd"/>
          </w:p>
        </w:tc>
        <w:tc>
          <w:tcPr>
            <w:tcW w:w="2925" w:type="dxa"/>
            <w:shd w:val="clear" w:color="auto" w:fill="D9D9D9" w:themeFill="background1" w:themeFillShade="D9"/>
          </w:tcPr>
          <w:p w14:paraId="344A8592" w14:textId="77777777" w:rsidR="00DD1945" w:rsidRPr="00FD6BBB" w:rsidRDefault="00DD1945" w:rsidP="00DD1945">
            <w:pPr>
              <w:rPr>
                <w:rFonts w:eastAsia="Batang"/>
                <w:szCs w:val="20"/>
              </w:rPr>
            </w:pPr>
          </w:p>
        </w:tc>
        <w:tc>
          <w:tcPr>
            <w:tcW w:w="1617" w:type="dxa"/>
            <w:shd w:val="clear" w:color="auto" w:fill="D9D9D9" w:themeFill="background1" w:themeFillShade="D9"/>
          </w:tcPr>
          <w:p w14:paraId="29F2FED8" w14:textId="71385CEB" w:rsidR="00DD1945" w:rsidRPr="00FD6BBB" w:rsidRDefault="00DD1945" w:rsidP="00DD1945">
            <w:pPr>
              <w:rPr>
                <w:rFonts w:eastAsia="Batang"/>
                <w:szCs w:val="20"/>
              </w:rPr>
            </w:pPr>
          </w:p>
        </w:tc>
      </w:tr>
      <w:tr w:rsidR="00DD1945" w:rsidRPr="00D96D4F" w14:paraId="0E006659" w14:textId="77777777" w:rsidTr="00624B04">
        <w:tc>
          <w:tcPr>
            <w:tcW w:w="2474" w:type="dxa"/>
          </w:tcPr>
          <w:p w14:paraId="03710490" w14:textId="44A4A220" w:rsidR="00DD1945" w:rsidRPr="00FD6BBB" w:rsidRDefault="00DD1945" w:rsidP="00DD1945">
            <w:pPr>
              <w:rPr>
                <w:rFonts w:eastAsia="Batang"/>
                <w:szCs w:val="20"/>
              </w:rPr>
            </w:pPr>
            <w:r w:rsidRPr="003C622B">
              <w:rPr>
                <w:lang w:eastAsia="sv-SE"/>
              </w:rPr>
              <w:lastRenderedPageBreak/>
              <w:t>id</w:t>
            </w:r>
          </w:p>
        </w:tc>
        <w:tc>
          <w:tcPr>
            <w:tcW w:w="2506" w:type="dxa"/>
          </w:tcPr>
          <w:p w14:paraId="21C8BBB7" w14:textId="5B5C0700" w:rsidR="00DD1945" w:rsidRPr="00FD6BBB" w:rsidRDefault="00DD1945" w:rsidP="00DD1945">
            <w:pPr>
              <w:rPr>
                <w:rFonts w:eastAsia="Batang"/>
                <w:szCs w:val="20"/>
              </w:rPr>
            </w:pPr>
            <w:proofErr w:type="spellStart"/>
            <w:r w:rsidRPr="00C93E52">
              <w:t>IIType</w:t>
            </w:r>
            <w:proofErr w:type="spellEnd"/>
          </w:p>
        </w:tc>
        <w:tc>
          <w:tcPr>
            <w:tcW w:w="2925" w:type="dxa"/>
          </w:tcPr>
          <w:p w14:paraId="2CD6262F" w14:textId="3D66132C" w:rsidR="00DD1945" w:rsidRPr="00FD6BBB" w:rsidRDefault="00DD1945" w:rsidP="00DD1945">
            <w:pPr>
              <w:rPr>
                <w:rFonts w:cs="Arial"/>
                <w:szCs w:val="20"/>
              </w:rPr>
            </w:pPr>
            <w:r>
              <w:rPr>
                <w:rFonts w:eastAsia="Times New Roman" w:cs="Arial"/>
              </w:rPr>
              <w:t>Id-beteckning för instans av medicinskteknisk utrustning. Exempelvis identitet för en viss MR-kamera på röntgenavdelning 18.</w:t>
            </w:r>
          </w:p>
        </w:tc>
        <w:tc>
          <w:tcPr>
            <w:tcW w:w="1617" w:type="dxa"/>
          </w:tcPr>
          <w:p w14:paraId="2E83B696" w14:textId="1336DC6E" w:rsidR="00DD1945" w:rsidRPr="00FD6BBB" w:rsidRDefault="00DD1945" w:rsidP="00DD1945">
            <w:pPr>
              <w:rPr>
                <w:rFonts w:eastAsia="Batang"/>
                <w:szCs w:val="20"/>
              </w:rPr>
            </w:pPr>
            <w:r>
              <w:t>0</w:t>
            </w:r>
            <w:proofErr w:type="gramStart"/>
            <w:r>
              <w:t>..</w:t>
            </w:r>
            <w:proofErr w:type="gramEnd"/>
            <w:r w:rsidRPr="00C93E52">
              <w:t>1</w:t>
            </w:r>
          </w:p>
        </w:tc>
      </w:tr>
      <w:tr w:rsidR="00DD1945" w:rsidRPr="00C038EC" w14:paraId="329868AB" w14:textId="77777777" w:rsidTr="00624B04">
        <w:tc>
          <w:tcPr>
            <w:tcW w:w="2474" w:type="dxa"/>
            <w:tcBorders>
              <w:top w:val="single" w:sz="4" w:space="0" w:color="auto"/>
              <w:left w:val="single" w:sz="4" w:space="0" w:color="auto"/>
              <w:bottom w:val="single" w:sz="4" w:space="0" w:color="auto"/>
              <w:right w:val="single" w:sz="4" w:space="0" w:color="auto"/>
            </w:tcBorders>
          </w:tcPr>
          <w:p w14:paraId="40630D3E" w14:textId="04CBA261" w:rsidR="00DD1945" w:rsidRPr="00FD6BBB" w:rsidRDefault="00DD1945" w:rsidP="00DD1945">
            <w:pPr>
              <w:rPr>
                <w:rFonts w:eastAsia="Batang"/>
                <w:szCs w:val="20"/>
              </w:rPr>
            </w:pPr>
            <w:proofErr w:type="spellStart"/>
            <w:r w:rsidRPr="003C622B">
              <w:rPr>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8852FBC" w:rsidR="00DD1945" w:rsidRPr="00FD6BBB" w:rsidRDefault="00DD1945" w:rsidP="00DD1945">
            <w:pPr>
              <w:rPr>
                <w:rFonts w:eastAsia="Batang"/>
                <w:szCs w:val="20"/>
              </w:rPr>
            </w:pPr>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1DDEBED2" w14:textId="1904B8B8" w:rsidR="00DD1945" w:rsidRPr="00FD6BBB" w:rsidRDefault="00DD1945" w:rsidP="00DD1945">
            <w:pPr>
              <w:rPr>
                <w:rFonts w:cs="Arial"/>
                <w:szCs w:val="20"/>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54B3E0F" w14:textId="5BADE155" w:rsidR="00DD1945" w:rsidRPr="00FD6BBB" w:rsidRDefault="00DD1945" w:rsidP="00DD1945">
            <w:pPr>
              <w:rPr>
                <w:rFonts w:eastAsia="Batang"/>
                <w:szCs w:val="20"/>
              </w:rPr>
            </w:pPr>
            <w:r w:rsidRPr="00C93E52">
              <w:t>1</w:t>
            </w:r>
          </w:p>
        </w:tc>
      </w:tr>
      <w:tr w:rsidR="00DD1945" w:rsidRPr="00C038EC" w14:paraId="2CB94942" w14:textId="77777777" w:rsidTr="00624B04">
        <w:tc>
          <w:tcPr>
            <w:tcW w:w="2474" w:type="dxa"/>
            <w:tcBorders>
              <w:top w:val="single" w:sz="4" w:space="0" w:color="auto"/>
              <w:left w:val="single" w:sz="4" w:space="0" w:color="auto"/>
              <w:bottom w:val="single" w:sz="4" w:space="0" w:color="auto"/>
              <w:right w:val="single" w:sz="4" w:space="0" w:color="auto"/>
            </w:tcBorders>
          </w:tcPr>
          <w:p w14:paraId="1BF429D6" w14:textId="78AB3367" w:rsidR="00DD1945" w:rsidRPr="00FD6BBB" w:rsidRDefault="00DD1945" w:rsidP="00DD1945">
            <w:pPr>
              <w:rPr>
                <w:rFonts w:eastAsia="Batang"/>
                <w:szCs w:val="20"/>
              </w:rPr>
            </w:pPr>
            <w:r w:rsidRPr="003C622B">
              <w:rPr>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0F5B5B0" w14:textId="5A6181D3" w:rsidR="00DD1945" w:rsidRPr="00FD6BBB" w:rsidRDefault="00DD1945" w:rsidP="00DD1945">
            <w:pPr>
              <w:rPr>
                <w:rFonts w:eastAsia="Batang"/>
                <w:szCs w:val="20"/>
              </w:rPr>
            </w:pPr>
            <w:r w:rsidRPr="00A711EC">
              <w:t>String</w:t>
            </w:r>
          </w:p>
        </w:tc>
        <w:tc>
          <w:tcPr>
            <w:tcW w:w="2925" w:type="dxa"/>
            <w:tcBorders>
              <w:top w:val="single" w:sz="4" w:space="0" w:color="auto"/>
              <w:left w:val="single" w:sz="4" w:space="0" w:color="auto"/>
              <w:bottom w:val="single" w:sz="4" w:space="0" w:color="auto"/>
              <w:right w:val="single" w:sz="4" w:space="0" w:color="auto"/>
            </w:tcBorders>
          </w:tcPr>
          <w:p w14:paraId="6D47C43A" w14:textId="4738A50E" w:rsidR="00DD1945" w:rsidRPr="00FD6BBB" w:rsidRDefault="00DD1945" w:rsidP="00DD1945">
            <w:pPr>
              <w:rPr>
                <w:rFonts w:cs="Arial"/>
                <w:szCs w:val="20"/>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753FD41D" w14:textId="01029F32" w:rsidR="00DD1945" w:rsidRPr="00FD6BBB" w:rsidRDefault="00DD1945" w:rsidP="00DD1945">
            <w:pPr>
              <w:rPr>
                <w:rFonts w:eastAsia="Batang"/>
                <w:szCs w:val="20"/>
              </w:rPr>
            </w:pPr>
            <w:r w:rsidRPr="00C93E52">
              <w:t>1</w:t>
            </w:r>
          </w:p>
        </w:tc>
      </w:tr>
      <w:tr w:rsidR="00DD1945" w:rsidRPr="00D96D4F" w14:paraId="36CAC173" w14:textId="77777777" w:rsidTr="00624B04">
        <w:tc>
          <w:tcPr>
            <w:tcW w:w="2474" w:type="dxa"/>
          </w:tcPr>
          <w:p w14:paraId="5B3C3208" w14:textId="4A86BC85" w:rsidR="00DD1945" w:rsidRPr="00FD6BBB" w:rsidRDefault="00DD1945" w:rsidP="00DD1945">
            <w:pPr>
              <w:rPr>
                <w:rFonts w:eastAsia="Batang"/>
                <w:szCs w:val="20"/>
                <w:lang w:val="en-GB"/>
              </w:rPr>
            </w:pPr>
            <w:proofErr w:type="spellStart"/>
            <w:r w:rsidRPr="003C622B">
              <w:rPr>
                <w:lang w:eastAsia="sv-SE"/>
              </w:rPr>
              <w:t>type</w:t>
            </w:r>
            <w:proofErr w:type="spellEnd"/>
          </w:p>
        </w:tc>
        <w:tc>
          <w:tcPr>
            <w:tcW w:w="2506" w:type="dxa"/>
          </w:tcPr>
          <w:p w14:paraId="2F583A91" w14:textId="15F040CF" w:rsidR="00DD1945" w:rsidRPr="00FD6BBB" w:rsidRDefault="00DD1945" w:rsidP="00DD1945">
            <w:pPr>
              <w:rPr>
                <w:rFonts w:eastAsia="Batang"/>
                <w:szCs w:val="20"/>
                <w:lang w:val="en-GB"/>
              </w:rPr>
            </w:pPr>
            <w:proofErr w:type="spellStart"/>
            <w:r w:rsidRPr="00C93E52">
              <w:t>CVType</w:t>
            </w:r>
            <w:proofErr w:type="spellEnd"/>
          </w:p>
        </w:tc>
        <w:tc>
          <w:tcPr>
            <w:tcW w:w="2925" w:type="dxa"/>
          </w:tcPr>
          <w:p w14:paraId="2E0AA444" w14:textId="3CF2F3E1" w:rsidR="00DD1945" w:rsidRPr="00FD6BBB" w:rsidRDefault="00DD1945" w:rsidP="00DD1945">
            <w:pPr>
              <w:rPr>
                <w:rFonts w:cs="Arial"/>
              </w:rPr>
            </w:pPr>
            <w:r>
              <w:rPr>
                <w:rFonts w:eastAsia="Times New Roman" w:cs="Arial"/>
              </w:rPr>
              <w:t>Beskriver typ av medicinskteknisk utrustning.</w:t>
            </w:r>
          </w:p>
        </w:tc>
        <w:tc>
          <w:tcPr>
            <w:tcW w:w="1617" w:type="dxa"/>
          </w:tcPr>
          <w:p w14:paraId="694C7FAB" w14:textId="6AAA0CB3" w:rsidR="00DD1945" w:rsidRPr="00FD6BBB" w:rsidRDefault="00DD1945" w:rsidP="00DD1945">
            <w:pPr>
              <w:rPr>
                <w:rFonts w:eastAsia="Batang"/>
                <w:szCs w:val="20"/>
                <w:lang w:val="en-US"/>
              </w:rPr>
            </w:pPr>
            <w:r>
              <w:t>0</w:t>
            </w:r>
            <w:proofErr w:type="gramStart"/>
            <w:r>
              <w:t>..</w:t>
            </w:r>
            <w:proofErr w:type="gramEnd"/>
            <w:r w:rsidRPr="00C93E52">
              <w:t>1</w:t>
            </w:r>
          </w:p>
        </w:tc>
      </w:tr>
      <w:tr w:rsidR="00DD1945" w:rsidRPr="00C038EC" w14:paraId="41F1342F" w14:textId="77777777" w:rsidTr="00624B04">
        <w:tc>
          <w:tcPr>
            <w:tcW w:w="2474" w:type="dxa"/>
            <w:tcBorders>
              <w:top w:val="single" w:sz="4" w:space="0" w:color="auto"/>
              <w:left w:val="single" w:sz="4" w:space="0" w:color="auto"/>
              <w:bottom w:val="single" w:sz="4" w:space="0" w:color="auto"/>
              <w:right w:val="single" w:sz="4" w:space="0" w:color="auto"/>
            </w:tcBorders>
          </w:tcPr>
          <w:p w14:paraId="1B6C3C0F" w14:textId="20A91753" w:rsidR="00DD1945" w:rsidRPr="00FD6BBB" w:rsidRDefault="00DD1945" w:rsidP="00DD1945">
            <w:pPr>
              <w:rPr>
                <w:rFonts w:eastAsia="Batang"/>
                <w:szCs w:val="20"/>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524AD741"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FB10F27" w14:textId="1496AE2B" w:rsidR="00DD1945" w:rsidRPr="00FD6BBB" w:rsidRDefault="00DD1945" w:rsidP="00DD1945">
            <w:pPr>
              <w:rPr>
                <w:rFonts w:cs="Arial"/>
                <w:szCs w:val="20"/>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F223D" w14:textId="03394068" w:rsidR="00DD1945" w:rsidRPr="00FD6BBB" w:rsidRDefault="00DD1945" w:rsidP="00DD1945">
            <w:pPr>
              <w:rPr>
                <w:rFonts w:eastAsia="Batang"/>
                <w:szCs w:val="20"/>
                <w:lang w:val="en-US"/>
              </w:rPr>
            </w:pPr>
            <w:r w:rsidRPr="00C93E52">
              <w:t>1</w:t>
            </w:r>
          </w:p>
        </w:tc>
      </w:tr>
      <w:tr w:rsidR="00DD1945" w:rsidRPr="00C038EC" w14:paraId="47797FBA" w14:textId="77777777" w:rsidTr="00624B04">
        <w:tc>
          <w:tcPr>
            <w:tcW w:w="2474" w:type="dxa"/>
            <w:tcBorders>
              <w:top w:val="single" w:sz="4" w:space="0" w:color="auto"/>
              <w:left w:val="single" w:sz="4" w:space="0" w:color="auto"/>
              <w:bottom w:val="single" w:sz="4" w:space="0" w:color="auto"/>
              <w:right w:val="single" w:sz="4" w:space="0" w:color="auto"/>
            </w:tcBorders>
          </w:tcPr>
          <w:p w14:paraId="5D6BC77D" w14:textId="30AED9F3" w:rsidR="00DD1945" w:rsidRPr="00FD6BBB" w:rsidRDefault="00DD1945" w:rsidP="00DD1945">
            <w:pPr>
              <w:rPr>
                <w:rFonts w:eastAsia="Batang"/>
                <w:szCs w:val="20"/>
              </w:rPr>
            </w:pPr>
            <w:proofErr w:type="spellStart"/>
            <w:r w:rsidRPr="003C622B">
              <w:rPr>
                <w:lang w:eastAsia="sv-SE"/>
              </w:rPr>
              <w:t>type.codeSystem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0028211F"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C2632AE" w14:textId="61A46DFF" w:rsidR="00DD1945" w:rsidRPr="00FD6BBB" w:rsidRDefault="00DD1945" w:rsidP="00DD1945">
            <w:pPr>
              <w:rPr>
                <w:rFonts w:cs="Arial"/>
                <w:szCs w:val="20"/>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30730452" w14:textId="75D779DF" w:rsidR="00DD1945" w:rsidRPr="00FD6BBB" w:rsidRDefault="00DD1945" w:rsidP="00DD1945">
            <w:pPr>
              <w:rPr>
                <w:rFonts w:eastAsia="Batang"/>
                <w:szCs w:val="20"/>
                <w:lang w:val="en-US"/>
              </w:rPr>
            </w:pPr>
            <w:r w:rsidRPr="00C93E52">
              <w:t>1</w:t>
            </w:r>
          </w:p>
        </w:tc>
      </w:tr>
      <w:tr w:rsidR="00DD1945" w:rsidRPr="00C038EC" w14:paraId="0D4831E7" w14:textId="77777777" w:rsidTr="00624B04">
        <w:tc>
          <w:tcPr>
            <w:tcW w:w="2474" w:type="dxa"/>
            <w:tcBorders>
              <w:top w:val="single" w:sz="4" w:space="0" w:color="auto"/>
              <w:left w:val="single" w:sz="4" w:space="0" w:color="auto"/>
              <w:bottom w:val="single" w:sz="4" w:space="0" w:color="auto"/>
              <w:right w:val="single" w:sz="4" w:space="0" w:color="auto"/>
            </w:tcBorders>
          </w:tcPr>
          <w:p w14:paraId="1B25D66B" w14:textId="4142A51F" w:rsidR="00DD1945" w:rsidRPr="00FD6BBB" w:rsidRDefault="00DD1945" w:rsidP="00DD1945">
            <w:pPr>
              <w:rPr>
                <w:rFonts w:eastAsia="Batang"/>
                <w:szCs w:val="20"/>
              </w:rPr>
            </w:pPr>
            <w:proofErr w:type="spellStart"/>
            <w:r w:rsidRPr="003C622B">
              <w:rPr>
                <w:lang w:eastAsia="sv-SE"/>
              </w:rPr>
              <w:t>type.codeSystemName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177E2F32"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9E0910" w14:textId="1D30B19F" w:rsidR="00DD1945" w:rsidRPr="00FD6BBB" w:rsidRDefault="00DD1945" w:rsidP="00DD1945">
            <w:pPr>
              <w:rPr>
                <w:rFonts w:cs="Arial"/>
                <w:szCs w:val="20"/>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0CE816F" w14:textId="540A2EC4" w:rsidR="00DD1945" w:rsidRPr="00FD6BBB" w:rsidRDefault="00DD1945" w:rsidP="00DD1945">
            <w:pPr>
              <w:rPr>
                <w:rFonts w:eastAsia="Batang"/>
                <w:szCs w:val="20"/>
                <w:lang w:val="en-US"/>
              </w:rPr>
            </w:pPr>
            <w:r w:rsidRPr="00C93E52">
              <w:t>0</w:t>
            </w:r>
            <w:proofErr w:type="gramStart"/>
            <w:r w:rsidRPr="00C93E52">
              <w:t>..</w:t>
            </w:r>
            <w:proofErr w:type="gramEnd"/>
            <w:r w:rsidRPr="00C93E52">
              <w:t>1</w:t>
            </w:r>
          </w:p>
        </w:tc>
      </w:tr>
      <w:tr w:rsidR="00DD1945" w:rsidRPr="00C038EC" w14:paraId="184D0D1B" w14:textId="77777777" w:rsidTr="00624B04">
        <w:tc>
          <w:tcPr>
            <w:tcW w:w="2474" w:type="dxa"/>
            <w:tcBorders>
              <w:top w:val="single" w:sz="4" w:space="0" w:color="auto"/>
              <w:left w:val="single" w:sz="4" w:space="0" w:color="auto"/>
              <w:bottom w:val="single" w:sz="4" w:space="0" w:color="auto"/>
              <w:right w:val="single" w:sz="4" w:space="0" w:color="auto"/>
            </w:tcBorders>
          </w:tcPr>
          <w:p w14:paraId="25AF35B3" w14:textId="11113C30" w:rsidR="00DD1945" w:rsidRPr="00FD6BBB" w:rsidRDefault="00DD1945" w:rsidP="00DD1945">
            <w:pPr>
              <w:rPr>
                <w:rFonts w:eastAsia="Batang"/>
                <w:szCs w:val="20"/>
              </w:rPr>
            </w:pPr>
            <w:proofErr w:type="spellStart"/>
            <w:r w:rsidRPr="003C622B">
              <w:rPr>
                <w:lang w:eastAsia="sv-SE"/>
              </w:rPr>
              <w:t>type.codeSystemVersion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48D69586"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562DB51" w14:textId="22EC9BB6" w:rsidR="00DD1945" w:rsidRPr="00FD6BBB" w:rsidRDefault="00DD1945" w:rsidP="00DD1945">
            <w:pPr>
              <w:rPr>
                <w:rFonts w:cs="Arial"/>
                <w:szCs w:val="20"/>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2A999570" w:rsidR="00DD1945" w:rsidRPr="00FD6BBB" w:rsidRDefault="00DD1945" w:rsidP="00DD1945">
            <w:pPr>
              <w:rPr>
                <w:rFonts w:eastAsia="Batang"/>
                <w:szCs w:val="20"/>
                <w:lang w:val="en-US"/>
              </w:rPr>
            </w:pPr>
            <w:r w:rsidRPr="00C93E52">
              <w:t>0</w:t>
            </w:r>
            <w:proofErr w:type="gramStart"/>
            <w:r w:rsidRPr="00C93E52">
              <w:t>..</w:t>
            </w:r>
            <w:proofErr w:type="gramEnd"/>
            <w:r w:rsidRPr="00C93E52">
              <w:t>1</w:t>
            </w:r>
          </w:p>
        </w:tc>
      </w:tr>
      <w:tr w:rsidR="00DD1945" w:rsidRPr="00C038EC" w14:paraId="13F1F5BD" w14:textId="77777777" w:rsidTr="00624B04">
        <w:tc>
          <w:tcPr>
            <w:tcW w:w="2474" w:type="dxa"/>
            <w:tcBorders>
              <w:top w:val="single" w:sz="4" w:space="0" w:color="auto"/>
              <w:left w:val="single" w:sz="4" w:space="0" w:color="auto"/>
              <w:bottom w:val="single" w:sz="4" w:space="0" w:color="auto"/>
              <w:right w:val="single" w:sz="4" w:space="0" w:color="auto"/>
            </w:tcBorders>
          </w:tcPr>
          <w:p w14:paraId="5EFC7A9B" w14:textId="5AECAAB2" w:rsidR="00DD1945" w:rsidRPr="00FD6BBB" w:rsidRDefault="00DD1945" w:rsidP="00DD1945">
            <w:pPr>
              <w:rPr>
                <w:rFonts w:eastAsia="Batang"/>
                <w:szCs w:val="20"/>
              </w:rPr>
            </w:pPr>
            <w:proofErr w:type="spellStart"/>
            <w:r w:rsidRPr="003C622B">
              <w:rPr>
                <w:lang w:eastAsia="sv-SE"/>
              </w:rPr>
              <w:t>type.displayName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4E3C9A49"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4DAB5CD" w14:textId="0F66000A" w:rsidR="00DD1945" w:rsidRPr="00FD6BBB" w:rsidRDefault="00DD1945" w:rsidP="00DD1945">
            <w:pPr>
              <w:rPr>
                <w:rFonts w:cs="Arial"/>
                <w:szCs w:val="20"/>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30666A1" w:rsidR="00DD1945" w:rsidRPr="00FD6BBB" w:rsidRDefault="00DD1945" w:rsidP="00DD1945">
            <w:pPr>
              <w:rPr>
                <w:rFonts w:eastAsia="Batang"/>
                <w:szCs w:val="20"/>
              </w:rPr>
            </w:pPr>
            <w:r w:rsidRPr="00C93E52">
              <w:t>0</w:t>
            </w:r>
            <w:proofErr w:type="gramStart"/>
            <w:r w:rsidRPr="00C93E52">
              <w:t>..</w:t>
            </w:r>
            <w:proofErr w:type="gramEnd"/>
            <w:r w:rsidRPr="00C93E52">
              <w:t>1</w:t>
            </w:r>
          </w:p>
        </w:tc>
      </w:tr>
      <w:tr w:rsidR="00DD1945" w:rsidRPr="00D96D4F" w14:paraId="71512B35" w14:textId="77777777" w:rsidTr="00624B04">
        <w:tc>
          <w:tcPr>
            <w:tcW w:w="2474" w:type="dxa"/>
            <w:tcBorders>
              <w:bottom w:val="single" w:sz="4" w:space="0" w:color="auto"/>
            </w:tcBorders>
          </w:tcPr>
          <w:p w14:paraId="446D06B0" w14:textId="1D33D400" w:rsidR="00DD1945" w:rsidRPr="00FD6BBB" w:rsidRDefault="00DD1945" w:rsidP="00DD1945">
            <w:pPr>
              <w:rPr>
                <w:rFonts w:eastAsia="Batang"/>
                <w:szCs w:val="20"/>
              </w:rPr>
            </w:pPr>
            <w:proofErr w:type="spellStart"/>
            <w:r w:rsidRPr="003C622B">
              <w:rPr>
                <w:lang w:eastAsia="sv-SE"/>
              </w:rPr>
              <w:t>model</w:t>
            </w:r>
            <w:proofErr w:type="spellEnd"/>
          </w:p>
        </w:tc>
        <w:tc>
          <w:tcPr>
            <w:tcW w:w="2506" w:type="dxa"/>
            <w:tcBorders>
              <w:bottom w:val="single" w:sz="4" w:space="0" w:color="auto"/>
            </w:tcBorders>
          </w:tcPr>
          <w:p w14:paraId="25A65C2A" w14:textId="2F276D9F" w:rsidR="00DD1945" w:rsidRPr="00FD6BBB" w:rsidRDefault="00DD1945" w:rsidP="00DD1945">
            <w:pPr>
              <w:rPr>
                <w:rFonts w:eastAsia="Batang"/>
                <w:szCs w:val="20"/>
              </w:rPr>
            </w:pPr>
            <w:proofErr w:type="spellStart"/>
            <w:r>
              <w:t>SCType</w:t>
            </w:r>
            <w:proofErr w:type="spellEnd"/>
          </w:p>
        </w:tc>
        <w:tc>
          <w:tcPr>
            <w:tcW w:w="2925" w:type="dxa"/>
            <w:tcBorders>
              <w:bottom w:val="single" w:sz="4" w:space="0" w:color="auto"/>
            </w:tcBorders>
          </w:tcPr>
          <w:p w14:paraId="7A2A8302" w14:textId="5CCBFC8A" w:rsidR="00DD1945" w:rsidRPr="00FD6BBB" w:rsidRDefault="00DD1945" w:rsidP="00DD1945">
            <w:pPr>
              <w:rPr>
                <w:rFonts w:eastAsia="Batang"/>
                <w:szCs w:val="20"/>
              </w:rPr>
            </w:pPr>
            <w:r>
              <w:t>Modell för angiven medicinsk teknisk utrustning.</w:t>
            </w:r>
          </w:p>
        </w:tc>
        <w:tc>
          <w:tcPr>
            <w:tcW w:w="1617" w:type="dxa"/>
            <w:tcBorders>
              <w:bottom w:val="single" w:sz="4" w:space="0" w:color="auto"/>
            </w:tcBorders>
          </w:tcPr>
          <w:p w14:paraId="4BF0D611" w14:textId="6BEC4E9D" w:rsidR="00DD1945" w:rsidRPr="00FD6BBB" w:rsidRDefault="00DD1945" w:rsidP="00DD1945">
            <w:pPr>
              <w:rPr>
                <w:rFonts w:eastAsia="Batang"/>
                <w:szCs w:val="20"/>
              </w:rPr>
            </w:pPr>
            <w:r>
              <w:t>0</w:t>
            </w:r>
            <w:proofErr w:type="gramStart"/>
            <w:r>
              <w:t>..</w:t>
            </w:r>
            <w:proofErr w:type="gramEnd"/>
            <w:r>
              <w:t>1</w:t>
            </w:r>
          </w:p>
        </w:tc>
      </w:tr>
      <w:tr w:rsidR="00DD1945" w:rsidRPr="00D96D4F" w14:paraId="760BAEDE" w14:textId="77777777" w:rsidTr="00624B04">
        <w:tc>
          <w:tcPr>
            <w:tcW w:w="2474" w:type="dxa"/>
            <w:tcBorders>
              <w:bottom w:val="single" w:sz="4" w:space="0" w:color="auto"/>
            </w:tcBorders>
          </w:tcPr>
          <w:p w14:paraId="38EF1B29" w14:textId="6390DBF6" w:rsidR="00DD1945" w:rsidRPr="00FD6BBB" w:rsidRDefault="00DD1945" w:rsidP="00DD1945">
            <w:pPr>
              <w:rPr>
                <w:rFonts w:eastAsia="Batang"/>
                <w:szCs w:val="20"/>
              </w:rPr>
            </w:pPr>
            <w:proofErr w:type="spellStart"/>
            <w:r w:rsidRPr="003C622B">
              <w:rPr>
                <w:lang w:eastAsia="sv-SE"/>
              </w:rPr>
              <w:t>model.code</w:t>
            </w:r>
            <w:proofErr w:type="spellEnd"/>
          </w:p>
        </w:tc>
        <w:tc>
          <w:tcPr>
            <w:tcW w:w="2506" w:type="dxa"/>
            <w:tcBorders>
              <w:bottom w:val="single" w:sz="4" w:space="0" w:color="auto"/>
            </w:tcBorders>
          </w:tcPr>
          <w:p w14:paraId="47F1D321" w14:textId="4753612E" w:rsidR="00DD1945" w:rsidRPr="00FD6BBB" w:rsidRDefault="00DD1945" w:rsidP="00DD1945">
            <w:pPr>
              <w:rPr>
                <w:rFonts w:eastAsia="Batang"/>
                <w:szCs w:val="20"/>
              </w:rPr>
            </w:pPr>
            <w:proofErr w:type="spellStart"/>
            <w:r>
              <w:t>CVType</w:t>
            </w:r>
            <w:proofErr w:type="spellEnd"/>
          </w:p>
        </w:tc>
        <w:tc>
          <w:tcPr>
            <w:tcW w:w="2925" w:type="dxa"/>
            <w:tcBorders>
              <w:bottom w:val="single" w:sz="4" w:space="0" w:color="auto"/>
            </w:tcBorders>
          </w:tcPr>
          <w:p w14:paraId="233D6DA9" w14:textId="64C4025E" w:rsidR="00DD1945" w:rsidRPr="00FD6BBB" w:rsidRDefault="00DD1945" w:rsidP="00DD1945">
            <w:pPr>
              <w:rPr>
                <w:rFonts w:cs="Arial"/>
                <w:szCs w:val="20"/>
              </w:rPr>
            </w:pPr>
            <w:r>
              <w:t>Modellbeteckning</w:t>
            </w:r>
          </w:p>
        </w:tc>
        <w:tc>
          <w:tcPr>
            <w:tcW w:w="1617" w:type="dxa"/>
            <w:tcBorders>
              <w:bottom w:val="single" w:sz="4" w:space="0" w:color="auto"/>
            </w:tcBorders>
          </w:tcPr>
          <w:p w14:paraId="06A4A99D" w14:textId="4E9BB620" w:rsidR="00DD1945" w:rsidRPr="00FD6BBB" w:rsidRDefault="00DD1945" w:rsidP="00DD1945">
            <w:pPr>
              <w:rPr>
                <w:rFonts w:eastAsia="Batang"/>
                <w:szCs w:val="20"/>
              </w:rPr>
            </w:pPr>
            <w:r>
              <w:t>0</w:t>
            </w:r>
            <w:proofErr w:type="gramStart"/>
            <w:r>
              <w:t>..</w:t>
            </w:r>
            <w:proofErr w:type="gramEnd"/>
            <w:r>
              <w:t>1</w:t>
            </w:r>
          </w:p>
        </w:tc>
      </w:tr>
      <w:tr w:rsidR="00DD1945" w:rsidRPr="00D96D4F" w14:paraId="79E1C734" w14:textId="77777777" w:rsidTr="00624B04">
        <w:tc>
          <w:tcPr>
            <w:tcW w:w="2474" w:type="dxa"/>
            <w:tcBorders>
              <w:bottom w:val="single" w:sz="4" w:space="0" w:color="auto"/>
            </w:tcBorders>
          </w:tcPr>
          <w:p w14:paraId="5A82791F" w14:textId="46A6CBA2" w:rsidR="00DD1945" w:rsidRPr="00FD6BBB" w:rsidRDefault="00DD1945" w:rsidP="00DD1945">
            <w:pPr>
              <w:rPr>
                <w:rFonts w:eastAsia="Batang"/>
                <w:szCs w:val="20"/>
              </w:rPr>
            </w:pPr>
            <w:proofErr w:type="spellStart"/>
            <w:r w:rsidRPr="003C622B">
              <w:rPr>
                <w:lang w:eastAsia="sv-SE"/>
              </w:rPr>
              <w:t>model.code.code</w:t>
            </w:r>
            <w:proofErr w:type="spellEnd"/>
          </w:p>
        </w:tc>
        <w:tc>
          <w:tcPr>
            <w:tcW w:w="2506" w:type="dxa"/>
            <w:tcBorders>
              <w:bottom w:val="single" w:sz="4" w:space="0" w:color="auto"/>
            </w:tcBorders>
          </w:tcPr>
          <w:p w14:paraId="5A6D76B9" w14:textId="07DECFCF" w:rsidR="00DD1945" w:rsidRPr="00FD6BBB" w:rsidRDefault="00DD1945" w:rsidP="00DD1945">
            <w:pPr>
              <w:rPr>
                <w:rFonts w:eastAsia="Batang"/>
                <w:szCs w:val="20"/>
              </w:rPr>
            </w:pPr>
            <w:r>
              <w:t>String</w:t>
            </w:r>
          </w:p>
        </w:tc>
        <w:tc>
          <w:tcPr>
            <w:tcW w:w="2925" w:type="dxa"/>
            <w:tcBorders>
              <w:bottom w:val="single" w:sz="4" w:space="0" w:color="auto"/>
            </w:tcBorders>
          </w:tcPr>
          <w:p w14:paraId="34707697" w14:textId="09D6F665" w:rsidR="00DD1945" w:rsidRPr="00FD6BBB" w:rsidRDefault="00DD1945" w:rsidP="00DD1945">
            <w:pPr>
              <w:rPr>
                <w:rFonts w:cs="Arial"/>
                <w:szCs w:val="20"/>
              </w:rPr>
            </w:pPr>
            <w:r>
              <w:t>Kod för modellbeteckning</w:t>
            </w:r>
          </w:p>
        </w:tc>
        <w:tc>
          <w:tcPr>
            <w:tcW w:w="1617" w:type="dxa"/>
            <w:tcBorders>
              <w:bottom w:val="single" w:sz="4" w:space="0" w:color="auto"/>
            </w:tcBorders>
          </w:tcPr>
          <w:p w14:paraId="59826176" w14:textId="16B72B07" w:rsidR="00DD1945" w:rsidRPr="00FD6BBB" w:rsidRDefault="00DD1945" w:rsidP="00DD1945">
            <w:pPr>
              <w:rPr>
                <w:rFonts w:eastAsia="Batang"/>
                <w:szCs w:val="20"/>
              </w:rPr>
            </w:pPr>
            <w:r>
              <w:t>1</w:t>
            </w:r>
            <w:proofErr w:type="gramStart"/>
            <w:r>
              <w:t>..</w:t>
            </w:r>
            <w:proofErr w:type="gramEnd"/>
            <w:r>
              <w:t>1</w:t>
            </w:r>
          </w:p>
        </w:tc>
      </w:tr>
      <w:tr w:rsidR="00DD1945" w:rsidRPr="00D96D4F" w14:paraId="3591A969" w14:textId="77777777" w:rsidTr="00624B04">
        <w:tc>
          <w:tcPr>
            <w:tcW w:w="2474" w:type="dxa"/>
            <w:tcBorders>
              <w:bottom w:val="single" w:sz="4" w:space="0" w:color="auto"/>
            </w:tcBorders>
          </w:tcPr>
          <w:p w14:paraId="052CC41C" w14:textId="0BFA7713" w:rsidR="00DD1945" w:rsidRPr="00FD6BBB" w:rsidRDefault="00DD1945" w:rsidP="00DD1945">
            <w:pPr>
              <w:rPr>
                <w:rFonts w:eastAsia="Batang"/>
                <w:szCs w:val="20"/>
              </w:rPr>
            </w:pPr>
            <w:proofErr w:type="spellStart"/>
            <w:r w:rsidRPr="003C622B">
              <w:rPr>
                <w:lang w:eastAsia="sv-SE"/>
              </w:rPr>
              <w:t>model.code.codeSystem</w:t>
            </w:r>
            <w:proofErr w:type="spellEnd"/>
          </w:p>
        </w:tc>
        <w:tc>
          <w:tcPr>
            <w:tcW w:w="2506" w:type="dxa"/>
            <w:tcBorders>
              <w:bottom w:val="single" w:sz="4" w:space="0" w:color="auto"/>
            </w:tcBorders>
          </w:tcPr>
          <w:p w14:paraId="216C18C0" w14:textId="22B6CAFA" w:rsidR="00DD1945" w:rsidRPr="00FD6BBB" w:rsidRDefault="00DD1945" w:rsidP="00DD1945">
            <w:pPr>
              <w:rPr>
                <w:rFonts w:eastAsia="Batang"/>
                <w:szCs w:val="20"/>
              </w:rPr>
            </w:pPr>
            <w:r>
              <w:t>String</w:t>
            </w:r>
          </w:p>
        </w:tc>
        <w:tc>
          <w:tcPr>
            <w:tcW w:w="2925" w:type="dxa"/>
            <w:tcBorders>
              <w:bottom w:val="single" w:sz="4" w:space="0" w:color="auto"/>
            </w:tcBorders>
          </w:tcPr>
          <w:p w14:paraId="4AFE4887" w14:textId="59959FB4" w:rsidR="00DD1945" w:rsidRPr="00FD6BBB" w:rsidRDefault="00DD1945" w:rsidP="00DD1945">
            <w:pPr>
              <w:rPr>
                <w:rFonts w:cs="Arial"/>
                <w:szCs w:val="20"/>
              </w:rPr>
            </w:pPr>
            <w:r>
              <w:t>Kodsystem för modellbeteckning.</w:t>
            </w:r>
          </w:p>
        </w:tc>
        <w:tc>
          <w:tcPr>
            <w:tcW w:w="1617" w:type="dxa"/>
            <w:tcBorders>
              <w:bottom w:val="single" w:sz="4" w:space="0" w:color="auto"/>
            </w:tcBorders>
          </w:tcPr>
          <w:p w14:paraId="18314786" w14:textId="5C1C8FC9" w:rsidR="00DD1945" w:rsidRPr="00FD6BBB" w:rsidRDefault="00DD1945" w:rsidP="00DD1945">
            <w:pPr>
              <w:rPr>
                <w:rFonts w:eastAsia="Batang"/>
                <w:szCs w:val="20"/>
              </w:rPr>
            </w:pPr>
            <w:r>
              <w:t>1</w:t>
            </w:r>
            <w:proofErr w:type="gramStart"/>
            <w:r>
              <w:t>..</w:t>
            </w:r>
            <w:proofErr w:type="gramEnd"/>
            <w:r>
              <w:t>1</w:t>
            </w:r>
          </w:p>
        </w:tc>
      </w:tr>
      <w:tr w:rsidR="00DD1945" w:rsidRPr="00D96D4F" w14:paraId="784B2867" w14:textId="77777777" w:rsidTr="00624B04">
        <w:tc>
          <w:tcPr>
            <w:tcW w:w="2474" w:type="dxa"/>
            <w:tcBorders>
              <w:bottom w:val="single" w:sz="4" w:space="0" w:color="auto"/>
            </w:tcBorders>
          </w:tcPr>
          <w:p w14:paraId="09063041" w14:textId="4EC4F23A" w:rsidR="00DD1945" w:rsidRPr="00FD6BBB" w:rsidRDefault="00DD1945" w:rsidP="00DD1945">
            <w:pPr>
              <w:rPr>
                <w:rFonts w:eastAsia="Batang"/>
                <w:szCs w:val="20"/>
              </w:rPr>
            </w:pPr>
            <w:proofErr w:type="spellStart"/>
            <w:r w:rsidRPr="003C622B">
              <w:rPr>
                <w:color w:val="FF0000"/>
                <w:lang w:eastAsia="sv-SE"/>
              </w:rPr>
              <w:t>model.code.codeSystemVersion</w:t>
            </w:r>
            <w:proofErr w:type="spellEnd"/>
          </w:p>
        </w:tc>
        <w:tc>
          <w:tcPr>
            <w:tcW w:w="2506" w:type="dxa"/>
            <w:tcBorders>
              <w:bottom w:val="single" w:sz="4" w:space="0" w:color="auto"/>
            </w:tcBorders>
          </w:tcPr>
          <w:p w14:paraId="4D75D506" w14:textId="748D7D99" w:rsidR="00DD1945" w:rsidRPr="00FD6BBB" w:rsidRDefault="00DD1945" w:rsidP="00DD1945">
            <w:pPr>
              <w:rPr>
                <w:rFonts w:eastAsia="Batang"/>
                <w:szCs w:val="20"/>
              </w:rPr>
            </w:pPr>
            <w:r w:rsidRPr="005A7FC6">
              <w:rPr>
                <w:color w:val="FF0000"/>
              </w:rPr>
              <w:t>String</w:t>
            </w:r>
          </w:p>
        </w:tc>
        <w:tc>
          <w:tcPr>
            <w:tcW w:w="2925" w:type="dxa"/>
            <w:tcBorders>
              <w:bottom w:val="single" w:sz="4" w:space="0" w:color="auto"/>
            </w:tcBorders>
          </w:tcPr>
          <w:p w14:paraId="3C7A35D9" w14:textId="73185150" w:rsidR="00DD1945" w:rsidRPr="00FD6BBB" w:rsidRDefault="00DD1945" w:rsidP="00DD1945">
            <w:pPr>
              <w:rPr>
                <w:rFonts w:cs="Arial"/>
                <w:szCs w:val="2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bottom w:val="single" w:sz="4" w:space="0" w:color="auto"/>
            </w:tcBorders>
          </w:tcPr>
          <w:p w14:paraId="3770AA89" w14:textId="06F45849" w:rsidR="00DD1945" w:rsidRPr="00FD6BBB" w:rsidRDefault="00DD1945" w:rsidP="00DD1945">
            <w:pPr>
              <w:rPr>
                <w:rFonts w:eastAsia="Batang"/>
                <w:szCs w:val="20"/>
              </w:rPr>
            </w:pPr>
            <w:r w:rsidRPr="00335A96">
              <w:rPr>
                <w:color w:val="FF0000"/>
              </w:rPr>
              <w:t>0</w:t>
            </w:r>
            <w:proofErr w:type="gramStart"/>
            <w:r w:rsidRPr="00335A96">
              <w:rPr>
                <w:color w:val="FF0000"/>
              </w:rPr>
              <w:t>..</w:t>
            </w:r>
            <w:proofErr w:type="gramEnd"/>
            <w:r w:rsidRPr="00335A96">
              <w:rPr>
                <w:color w:val="FF0000"/>
              </w:rPr>
              <w:t>0</w:t>
            </w:r>
          </w:p>
        </w:tc>
      </w:tr>
      <w:tr w:rsidR="00DD1945" w:rsidRPr="00D96D4F" w14:paraId="57CD7396" w14:textId="77777777" w:rsidTr="00624B04">
        <w:tc>
          <w:tcPr>
            <w:tcW w:w="2474" w:type="dxa"/>
            <w:tcBorders>
              <w:bottom w:val="single" w:sz="4" w:space="0" w:color="auto"/>
            </w:tcBorders>
          </w:tcPr>
          <w:p w14:paraId="478D209B" w14:textId="66EBA37C" w:rsidR="00DD1945" w:rsidRPr="00FD6BBB" w:rsidRDefault="00DD1945" w:rsidP="00DD1945">
            <w:pPr>
              <w:rPr>
                <w:rFonts w:eastAsia="Batang"/>
                <w:szCs w:val="20"/>
              </w:rPr>
            </w:pPr>
            <w:proofErr w:type="spellStart"/>
            <w:r w:rsidRPr="003C622B">
              <w:rPr>
                <w:lang w:eastAsia="sv-SE"/>
              </w:rPr>
              <w:t>model.code.displayName</w:t>
            </w:r>
            <w:proofErr w:type="spellEnd"/>
          </w:p>
        </w:tc>
        <w:tc>
          <w:tcPr>
            <w:tcW w:w="2506" w:type="dxa"/>
            <w:tcBorders>
              <w:bottom w:val="single" w:sz="4" w:space="0" w:color="auto"/>
            </w:tcBorders>
          </w:tcPr>
          <w:p w14:paraId="0C28B55A" w14:textId="78EBCA5F" w:rsidR="00DD1945" w:rsidRPr="00FD6BBB" w:rsidRDefault="00DD1945" w:rsidP="00DD1945">
            <w:pPr>
              <w:rPr>
                <w:rFonts w:eastAsia="Batang"/>
                <w:szCs w:val="20"/>
              </w:rPr>
            </w:pPr>
            <w:r w:rsidRPr="005A7FC6">
              <w:t>String</w:t>
            </w:r>
          </w:p>
        </w:tc>
        <w:tc>
          <w:tcPr>
            <w:tcW w:w="2925" w:type="dxa"/>
            <w:tcBorders>
              <w:bottom w:val="single" w:sz="4" w:space="0" w:color="auto"/>
            </w:tcBorders>
          </w:tcPr>
          <w:p w14:paraId="10C1E569" w14:textId="08BFA829" w:rsidR="00DD1945" w:rsidRPr="00FD6BBB" w:rsidRDefault="00DD1945" w:rsidP="00DD1945">
            <w:pPr>
              <w:rPr>
                <w:rFonts w:cs="Arial"/>
                <w:szCs w:val="20"/>
              </w:rPr>
            </w:pPr>
            <w:r w:rsidRPr="005A7FC6">
              <w:t>Klartext för kod</w:t>
            </w:r>
          </w:p>
        </w:tc>
        <w:tc>
          <w:tcPr>
            <w:tcW w:w="1617" w:type="dxa"/>
            <w:tcBorders>
              <w:bottom w:val="single" w:sz="4" w:space="0" w:color="auto"/>
            </w:tcBorders>
          </w:tcPr>
          <w:p w14:paraId="798AAAF5" w14:textId="3BA2D3EF" w:rsidR="00DD1945" w:rsidRPr="00FD6BBB" w:rsidRDefault="00DD1945" w:rsidP="00DD1945">
            <w:pPr>
              <w:rPr>
                <w:rFonts w:eastAsia="Batang"/>
                <w:szCs w:val="20"/>
              </w:rPr>
            </w:pPr>
            <w:r w:rsidRPr="005A7FC6">
              <w:t>0</w:t>
            </w:r>
            <w:proofErr w:type="gramStart"/>
            <w:r w:rsidRPr="005A7FC6">
              <w:t>..</w:t>
            </w:r>
            <w:proofErr w:type="gramEnd"/>
            <w:r>
              <w:t>1</w:t>
            </w:r>
          </w:p>
        </w:tc>
      </w:tr>
      <w:tr w:rsidR="00DD1945" w:rsidRPr="00D96D4F" w14:paraId="7D46BAC9" w14:textId="77777777" w:rsidTr="00624B04">
        <w:tc>
          <w:tcPr>
            <w:tcW w:w="2474" w:type="dxa"/>
            <w:tcBorders>
              <w:bottom w:val="single" w:sz="4" w:space="0" w:color="auto"/>
            </w:tcBorders>
          </w:tcPr>
          <w:p w14:paraId="7571175F" w14:textId="70A943A6" w:rsidR="00DD1945" w:rsidRPr="00FD6BBB" w:rsidRDefault="00DD1945" w:rsidP="00DD1945">
            <w:pPr>
              <w:rPr>
                <w:rFonts w:eastAsia="Batang"/>
                <w:szCs w:val="20"/>
              </w:rPr>
            </w:pPr>
            <w:proofErr w:type="spellStart"/>
            <w:r w:rsidRPr="003C622B">
              <w:rPr>
                <w:lang w:eastAsia="sv-SE"/>
              </w:rPr>
              <w:t>model.value</w:t>
            </w:r>
            <w:proofErr w:type="spellEnd"/>
          </w:p>
        </w:tc>
        <w:tc>
          <w:tcPr>
            <w:tcW w:w="2506" w:type="dxa"/>
            <w:tcBorders>
              <w:bottom w:val="single" w:sz="4" w:space="0" w:color="auto"/>
            </w:tcBorders>
          </w:tcPr>
          <w:p w14:paraId="0E9A8998" w14:textId="2895309E" w:rsidR="00DD1945" w:rsidRPr="00FD6BBB" w:rsidRDefault="00DD1945" w:rsidP="00DD1945">
            <w:pPr>
              <w:rPr>
                <w:rFonts w:eastAsia="Batang"/>
                <w:szCs w:val="20"/>
              </w:rPr>
            </w:pPr>
            <w:r>
              <w:t>String</w:t>
            </w:r>
          </w:p>
        </w:tc>
        <w:tc>
          <w:tcPr>
            <w:tcW w:w="2925" w:type="dxa"/>
            <w:tcBorders>
              <w:bottom w:val="single" w:sz="4" w:space="0" w:color="auto"/>
            </w:tcBorders>
          </w:tcPr>
          <w:p w14:paraId="599D41A4" w14:textId="7E76D3DE" w:rsidR="00DD1945" w:rsidRPr="00FD6BBB" w:rsidRDefault="00DD1945" w:rsidP="00DD1945">
            <w:pPr>
              <w:rPr>
                <w:rFonts w:cs="Arial"/>
                <w:szCs w:val="20"/>
              </w:rPr>
            </w:pPr>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bottom w:val="single" w:sz="4" w:space="0" w:color="auto"/>
            </w:tcBorders>
          </w:tcPr>
          <w:p w14:paraId="00EC1DFA" w14:textId="2FAAEDE0" w:rsidR="00DD1945" w:rsidRPr="00FD6BBB" w:rsidRDefault="00DD1945" w:rsidP="00DD1945">
            <w:pPr>
              <w:rPr>
                <w:rFonts w:eastAsia="Batang"/>
                <w:szCs w:val="20"/>
              </w:rPr>
            </w:pPr>
            <w:r>
              <w:t>0</w:t>
            </w:r>
            <w:proofErr w:type="gramStart"/>
            <w:r>
              <w:t>..</w:t>
            </w:r>
            <w:proofErr w:type="gramEnd"/>
            <w:r>
              <w:t>1</w:t>
            </w:r>
          </w:p>
        </w:tc>
      </w:tr>
      <w:tr w:rsidR="00DD1945" w:rsidRPr="00D96D4F" w14:paraId="16A6E67D" w14:textId="77777777" w:rsidTr="00624B04">
        <w:tc>
          <w:tcPr>
            <w:tcW w:w="2474" w:type="dxa"/>
            <w:tcBorders>
              <w:bottom w:val="single" w:sz="4" w:space="0" w:color="auto"/>
            </w:tcBorders>
          </w:tcPr>
          <w:p w14:paraId="4B747886" w14:textId="77777777" w:rsidR="00DD1945" w:rsidRDefault="00DD1945" w:rsidP="00DD1945">
            <w:pPr>
              <w:rPr>
                <w:lang w:val="en-US" w:eastAsia="sv-SE"/>
              </w:rPr>
            </w:pPr>
            <w:proofErr w:type="spellStart"/>
            <w:r>
              <w:rPr>
                <w:lang w:val="en-US" w:eastAsia="sv-SE"/>
              </w:rPr>
              <w:t>observationGroup</w:t>
            </w:r>
            <w:proofErr w:type="spellEnd"/>
            <w:r>
              <w:rPr>
                <w:lang w:val="en-US" w:eastAsia="sv-SE"/>
              </w:rPr>
              <w:t>/</w:t>
            </w:r>
          </w:p>
          <w:p w14:paraId="4E4097D4" w14:textId="77777777" w:rsidR="00DD1945" w:rsidRDefault="00DD1945" w:rsidP="00DD1945">
            <w:pPr>
              <w:rPr>
                <w:lang w:val="en-US" w:eastAsia="sv-SE"/>
              </w:rPr>
            </w:pPr>
            <w:proofErr w:type="spellStart"/>
            <w:r>
              <w:rPr>
                <w:lang w:val="en-US"/>
              </w:rPr>
              <w:t>additionalParticipant</w:t>
            </w:r>
            <w:proofErr w:type="spellEnd"/>
            <w:r>
              <w:rPr>
                <w:lang w:val="en-US"/>
              </w:rPr>
              <w:t>/</w:t>
            </w:r>
          </w:p>
          <w:p w14:paraId="30FE243C" w14:textId="1F0D701E" w:rsidR="00DD1945" w:rsidRPr="00FD6BBB" w:rsidRDefault="00DD1945" w:rsidP="00DD1945">
            <w:pPr>
              <w:rPr>
                <w:rFonts w:eastAsia="Batang"/>
                <w:szCs w:val="20"/>
              </w:rPr>
            </w:pPr>
            <w:r>
              <w:rPr>
                <w:lang w:val="en-US" w:eastAsia="sv-SE"/>
              </w:rPr>
              <w:t>device</w:t>
            </w:r>
          </w:p>
        </w:tc>
        <w:tc>
          <w:tcPr>
            <w:tcW w:w="2506" w:type="dxa"/>
            <w:tcBorders>
              <w:bottom w:val="single" w:sz="4" w:space="0" w:color="auto"/>
            </w:tcBorders>
          </w:tcPr>
          <w:p w14:paraId="20C0E8F1" w14:textId="6192E90B" w:rsidR="00DD1945" w:rsidRPr="00FD6BBB" w:rsidRDefault="00DD1945" w:rsidP="00DD1945">
            <w:pPr>
              <w:rPr>
                <w:rFonts w:eastAsia="Batang"/>
                <w:szCs w:val="20"/>
              </w:rPr>
            </w:pPr>
            <w:proofErr w:type="spellStart"/>
            <w:r>
              <w:rPr>
                <w:lang w:val="en-GB"/>
              </w:rPr>
              <w:t>DeviceType</w:t>
            </w:r>
            <w:proofErr w:type="spellEnd"/>
          </w:p>
        </w:tc>
        <w:tc>
          <w:tcPr>
            <w:tcW w:w="2925" w:type="dxa"/>
            <w:tcBorders>
              <w:bottom w:val="single" w:sz="4" w:space="0" w:color="auto"/>
            </w:tcBorders>
          </w:tcPr>
          <w:p w14:paraId="23B5228B" w14:textId="77777777" w:rsidR="00DD1945" w:rsidRPr="00FD6BBB" w:rsidRDefault="00DD1945" w:rsidP="00DD1945">
            <w:pPr>
              <w:rPr>
                <w:rFonts w:cs="Arial"/>
                <w:szCs w:val="20"/>
              </w:rPr>
            </w:pPr>
          </w:p>
        </w:tc>
        <w:tc>
          <w:tcPr>
            <w:tcW w:w="1617" w:type="dxa"/>
            <w:tcBorders>
              <w:bottom w:val="single" w:sz="4" w:space="0" w:color="auto"/>
            </w:tcBorders>
          </w:tcPr>
          <w:p w14:paraId="76FB02CA" w14:textId="77777777" w:rsidR="00DD1945" w:rsidRPr="00FD6BBB" w:rsidRDefault="00DD1945" w:rsidP="00DD1945">
            <w:pPr>
              <w:rPr>
                <w:rFonts w:eastAsia="Batang"/>
                <w:szCs w:val="20"/>
              </w:rPr>
            </w:pPr>
          </w:p>
        </w:tc>
      </w:tr>
      <w:tr w:rsidR="00DD1945" w:rsidRPr="00D96D4F" w14:paraId="4B7D6A95" w14:textId="77777777" w:rsidTr="00624B04">
        <w:tc>
          <w:tcPr>
            <w:tcW w:w="2474" w:type="dxa"/>
            <w:tcBorders>
              <w:bottom w:val="single" w:sz="4" w:space="0" w:color="auto"/>
            </w:tcBorders>
          </w:tcPr>
          <w:p w14:paraId="02C8C874" w14:textId="5C032309" w:rsidR="00DD1945" w:rsidRPr="00FD6BBB" w:rsidRDefault="00DD1945" w:rsidP="00DD1945">
            <w:pPr>
              <w:rPr>
                <w:rFonts w:eastAsia="Batang"/>
                <w:szCs w:val="20"/>
              </w:rPr>
            </w:pPr>
            <w:r w:rsidRPr="003C622B">
              <w:rPr>
                <w:lang w:eastAsia="sv-SE"/>
              </w:rPr>
              <w:t>id</w:t>
            </w:r>
          </w:p>
        </w:tc>
        <w:tc>
          <w:tcPr>
            <w:tcW w:w="2506" w:type="dxa"/>
            <w:tcBorders>
              <w:bottom w:val="single" w:sz="4" w:space="0" w:color="auto"/>
            </w:tcBorders>
          </w:tcPr>
          <w:p w14:paraId="6BBEB2C0" w14:textId="7F63FA84" w:rsidR="00DD1945" w:rsidRPr="00FD6BBB" w:rsidRDefault="00DD1945" w:rsidP="00DD1945">
            <w:pPr>
              <w:rPr>
                <w:rFonts w:eastAsia="Batang"/>
                <w:szCs w:val="20"/>
              </w:rPr>
            </w:pPr>
            <w:proofErr w:type="spellStart"/>
            <w:r w:rsidRPr="00C93E52">
              <w:t>IIType</w:t>
            </w:r>
            <w:proofErr w:type="spellEnd"/>
          </w:p>
        </w:tc>
        <w:tc>
          <w:tcPr>
            <w:tcW w:w="2925" w:type="dxa"/>
            <w:tcBorders>
              <w:bottom w:val="single" w:sz="4" w:space="0" w:color="auto"/>
            </w:tcBorders>
          </w:tcPr>
          <w:p w14:paraId="0DDC5AD4" w14:textId="398E8986" w:rsidR="00DD1945" w:rsidRPr="00FD6BBB" w:rsidRDefault="00DD1945" w:rsidP="00DD1945">
            <w:pPr>
              <w:rPr>
                <w:rFonts w:cs="Arial"/>
                <w:szCs w:val="20"/>
              </w:rPr>
            </w:pPr>
            <w:r>
              <w:rPr>
                <w:rFonts w:eastAsia="Times New Roman" w:cs="Arial"/>
              </w:rPr>
              <w:t xml:space="preserve">Id-beteckning för instans av medicinskteknisk utrustning. Exempelvis identitet för en </w:t>
            </w:r>
            <w:r>
              <w:rPr>
                <w:rFonts w:eastAsia="Times New Roman" w:cs="Arial"/>
              </w:rPr>
              <w:lastRenderedPageBreak/>
              <w:t>viss MR-kamera på röntgenavdelning 18.</w:t>
            </w:r>
          </w:p>
        </w:tc>
        <w:tc>
          <w:tcPr>
            <w:tcW w:w="1617" w:type="dxa"/>
            <w:tcBorders>
              <w:bottom w:val="single" w:sz="4" w:space="0" w:color="auto"/>
            </w:tcBorders>
          </w:tcPr>
          <w:p w14:paraId="599530C9" w14:textId="2C3E9EFD" w:rsidR="00DD1945" w:rsidRPr="00FD6BBB" w:rsidRDefault="00DD1945" w:rsidP="00DD1945">
            <w:pPr>
              <w:rPr>
                <w:rFonts w:eastAsia="Batang"/>
                <w:szCs w:val="20"/>
              </w:rPr>
            </w:pPr>
            <w:r>
              <w:lastRenderedPageBreak/>
              <w:t>0</w:t>
            </w:r>
            <w:proofErr w:type="gramStart"/>
            <w:r>
              <w:t>..</w:t>
            </w:r>
            <w:proofErr w:type="gramEnd"/>
            <w:r w:rsidRPr="00C93E52">
              <w:t>1</w:t>
            </w:r>
          </w:p>
        </w:tc>
      </w:tr>
      <w:tr w:rsidR="00DD1945" w:rsidRPr="00D96D4F" w14:paraId="2E35770F" w14:textId="77777777" w:rsidTr="00624B04">
        <w:tc>
          <w:tcPr>
            <w:tcW w:w="2474" w:type="dxa"/>
            <w:tcBorders>
              <w:bottom w:val="single" w:sz="4" w:space="0" w:color="auto"/>
            </w:tcBorders>
          </w:tcPr>
          <w:p w14:paraId="67B32B90" w14:textId="79662A6C" w:rsidR="00DD1945" w:rsidRPr="00FD6BBB" w:rsidRDefault="00DD1945" w:rsidP="00DD1945">
            <w:pPr>
              <w:rPr>
                <w:rFonts w:eastAsia="Batang"/>
                <w:szCs w:val="20"/>
              </w:rPr>
            </w:pPr>
            <w:proofErr w:type="spellStart"/>
            <w:r w:rsidRPr="003C622B">
              <w:rPr>
                <w:lang w:eastAsia="sv-SE"/>
              </w:rPr>
              <w:lastRenderedPageBreak/>
              <w:t>id.root</w:t>
            </w:r>
            <w:proofErr w:type="spellEnd"/>
          </w:p>
        </w:tc>
        <w:tc>
          <w:tcPr>
            <w:tcW w:w="2506" w:type="dxa"/>
            <w:tcBorders>
              <w:bottom w:val="single" w:sz="4" w:space="0" w:color="auto"/>
            </w:tcBorders>
          </w:tcPr>
          <w:p w14:paraId="5F9B256D" w14:textId="5F765B42" w:rsidR="00DD1945" w:rsidRPr="00FD6BBB" w:rsidRDefault="00DD1945" w:rsidP="00DD1945">
            <w:pPr>
              <w:rPr>
                <w:rFonts w:eastAsia="Batang"/>
                <w:szCs w:val="20"/>
              </w:rPr>
            </w:pPr>
            <w:r w:rsidRPr="00C93E52">
              <w:t>S</w:t>
            </w:r>
            <w:r w:rsidRPr="00A711EC">
              <w:t>tring</w:t>
            </w:r>
          </w:p>
        </w:tc>
        <w:tc>
          <w:tcPr>
            <w:tcW w:w="2925" w:type="dxa"/>
            <w:tcBorders>
              <w:bottom w:val="single" w:sz="4" w:space="0" w:color="auto"/>
            </w:tcBorders>
          </w:tcPr>
          <w:p w14:paraId="5DF7B8F0" w14:textId="5A97CDB7" w:rsidR="00DD1945" w:rsidRPr="00FD6BBB" w:rsidRDefault="00DD1945" w:rsidP="00DD1945">
            <w:pPr>
              <w:rPr>
                <w:rFonts w:cs="Arial"/>
                <w:szCs w:val="20"/>
              </w:rPr>
            </w:pPr>
            <w:r>
              <w:rPr>
                <w:rFonts w:eastAsia="Times New Roman" w:cs="Arial"/>
              </w:rPr>
              <w:t>Typ av identitetsbeteckning.</w:t>
            </w:r>
          </w:p>
        </w:tc>
        <w:tc>
          <w:tcPr>
            <w:tcW w:w="1617" w:type="dxa"/>
            <w:tcBorders>
              <w:bottom w:val="single" w:sz="4" w:space="0" w:color="auto"/>
            </w:tcBorders>
          </w:tcPr>
          <w:p w14:paraId="037EB013" w14:textId="0CBBBE0D" w:rsidR="00DD1945" w:rsidRPr="00FD6BBB" w:rsidRDefault="00DD1945" w:rsidP="00DD1945">
            <w:pPr>
              <w:rPr>
                <w:rFonts w:eastAsia="Batang"/>
                <w:szCs w:val="20"/>
              </w:rPr>
            </w:pPr>
            <w:r w:rsidRPr="00C93E52">
              <w:t>1</w:t>
            </w:r>
          </w:p>
        </w:tc>
      </w:tr>
      <w:tr w:rsidR="003E0C1A" w:rsidRPr="008345BA" w14:paraId="6B50DA22" w14:textId="77777777" w:rsidTr="00624B04">
        <w:tc>
          <w:tcPr>
            <w:tcW w:w="2474" w:type="dxa"/>
            <w:tcBorders>
              <w:left w:val="nil"/>
              <w:right w:val="nil"/>
            </w:tcBorders>
            <w:shd w:val="clear" w:color="auto" w:fill="FFFFFF" w:themeFill="background1"/>
          </w:tcPr>
          <w:p w14:paraId="5F94A4D5" w14:textId="77777777" w:rsidR="003E0C1A" w:rsidRPr="00FD6BBB" w:rsidRDefault="003E0C1A" w:rsidP="00624B04">
            <w:pPr>
              <w:rPr>
                <w:lang w:eastAsia="sv-SE"/>
              </w:rPr>
            </w:pPr>
          </w:p>
        </w:tc>
        <w:tc>
          <w:tcPr>
            <w:tcW w:w="2506" w:type="dxa"/>
            <w:tcBorders>
              <w:left w:val="nil"/>
              <w:right w:val="nil"/>
            </w:tcBorders>
            <w:shd w:val="clear" w:color="auto" w:fill="FFFFFF" w:themeFill="background1"/>
          </w:tcPr>
          <w:p w14:paraId="64846534" w14:textId="77777777" w:rsidR="003E0C1A" w:rsidRPr="00FD6BBB" w:rsidRDefault="003E0C1A" w:rsidP="00624B04">
            <w:pPr>
              <w:rPr>
                <w:lang w:val="en-GB"/>
              </w:rPr>
            </w:pPr>
          </w:p>
        </w:tc>
        <w:tc>
          <w:tcPr>
            <w:tcW w:w="2925" w:type="dxa"/>
            <w:tcBorders>
              <w:left w:val="nil"/>
              <w:right w:val="nil"/>
            </w:tcBorders>
            <w:shd w:val="clear" w:color="auto" w:fill="FFFFFF" w:themeFill="background1"/>
          </w:tcPr>
          <w:p w14:paraId="462B7653" w14:textId="77777777" w:rsidR="003E0C1A" w:rsidRPr="00FD6BBB" w:rsidRDefault="003E0C1A" w:rsidP="00624B04"/>
        </w:tc>
        <w:tc>
          <w:tcPr>
            <w:tcW w:w="1617" w:type="dxa"/>
            <w:tcBorders>
              <w:left w:val="nil"/>
              <w:right w:val="nil"/>
            </w:tcBorders>
            <w:shd w:val="clear" w:color="auto" w:fill="FFFFFF" w:themeFill="background1"/>
          </w:tcPr>
          <w:p w14:paraId="0C67205A" w14:textId="77777777" w:rsidR="003E0C1A" w:rsidRPr="00FD6BBB" w:rsidRDefault="003E0C1A" w:rsidP="00624B04"/>
        </w:tc>
      </w:tr>
      <w:tr w:rsidR="00DD1945" w:rsidRPr="008345BA" w14:paraId="0796F423" w14:textId="77777777" w:rsidTr="00624B04">
        <w:tc>
          <w:tcPr>
            <w:tcW w:w="2474" w:type="dxa"/>
            <w:shd w:val="clear" w:color="auto" w:fill="D9D9D9" w:themeFill="background1" w:themeFillShade="D9"/>
          </w:tcPr>
          <w:p w14:paraId="57D77764" w14:textId="77777777" w:rsidR="00DD1945" w:rsidRDefault="00DD1945" w:rsidP="00DD1945">
            <w:pPr>
              <w:rPr>
                <w:lang w:eastAsia="sv-SE"/>
              </w:rPr>
            </w:pPr>
            <w:proofErr w:type="spellStart"/>
            <w:r>
              <w:rPr>
                <w:lang w:eastAsia="sv-SE"/>
              </w:rPr>
              <w:t>observationGroup</w:t>
            </w:r>
            <w:proofErr w:type="spellEnd"/>
            <w:r>
              <w:rPr>
                <w:lang w:eastAsia="sv-SE"/>
              </w:rPr>
              <w:t>/</w:t>
            </w:r>
          </w:p>
          <w:p w14:paraId="000C1F8F" w14:textId="77777777" w:rsidR="00DD1945" w:rsidRDefault="00DD1945" w:rsidP="00DD1945">
            <w:pPr>
              <w:rPr>
                <w:lang w:eastAsia="sv-SE"/>
              </w:rPr>
            </w:pPr>
            <w:proofErr w:type="spellStart"/>
            <w:r>
              <w:rPr>
                <w:lang w:val="en-US"/>
              </w:rPr>
              <w:t>additionalParticipant</w:t>
            </w:r>
            <w:proofErr w:type="spellEnd"/>
            <w:r>
              <w:rPr>
                <w:lang w:val="en-US"/>
              </w:rPr>
              <w:t>/</w:t>
            </w:r>
          </w:p>
          <w:p w14:paraId="51F372B5" w14:textId="6C235776" w:rsidR="00DD1945" w:rsidRPr="00FD6BBB" w:rsidRDefault="00DD1945" w:rsidP="00DD1945">
            <w:pPr>
              <w:rPr>
                <w:lang w:val="en-GB"/>
              </w:rPr>
            </w:pPr>
            <w:proofErr w:type="spellStart"/>
            <w:r>
              <w:rPr>
                <w:lang w:eastAsia="sv-SE"/>
              </w:rPr>
              <w:t>l</w:t>
            </w:r>
            <w:r w:rsidRPr="00C93E52">
              <w:rPr>
                <w:lang w:eastAsia="sv-SE"/>
              </w:rPr>
              <w:t>ocation</w:t>
            </w:r>
            <w:proofErr w:type="spellEnd"/>
          </w:p>
        </w:tc>
        <w:tc>
          <w:tcPr>
            <w:tcW w:w="2506" w:type="dxa"/>
            <w:shd w:val="clear" w:color="auto" w:fill="D9D9D9" w:themeFill="background1" w:themeFillShade="D9"/>
          </w:tcPr>
          <w:p w14:paraId="03847DAC" w14:textId="67805E15" w:rsidR="00DD1945" w:rsidRPr="00FD6BBB" w:rsidRDefault="00DD1945" w:rsidP="00DD1945">
            <w:pPr>
              <w:rPr>
                <w:lang w:val="en-GB"/>
              </w:rPr>
            </w:pPr>
            <w:proofErr w:type="spellStart"/>
            <w:r w:rsidRPr="00161A58">
              <w:t>LocationType</w:t>
            </w:r>
            <w:proofErr w:type="spellEnd"/>
          </w:p>
        </w:tc>
        <w:tc>
          <w:tcPr>
            <w:tcW w:w="2925" w:type="dxa"/>
            <w:shd w:val="clear" w:color="auto" w:fill="D9D9D9" w:themeFill="background1" w:themeFillShade="D9"/>
          </w:tcPr>
          <w:p w14:paraId="0CD5E2E3" w14:textId="77777777" w:rsidR="00DD1945" w:rsidRPr="00FD6BBB" w:rsidRDefault="00DD1945" w:rsidP="00DD1945"/>
        </w:tc>
        <w:tc>
          <w:tcPr>
            <w:tcW w:w="1617" w:type="dxa"/>
            <w:shd w:val="clear" w:color="auto" w:fill="D9D9D9" w:themeFill="background1" w:themeFillShade="D9"/>
          </w:tcPr>
          <w:p w14:paraId="046DE92C" w14:textId="7C654DD6" w:rsidR="00DD1945" w:rsidRPr="00FD6BBB" w:rsidRDefault="00DD1945" w:rsidP="00DD1945">
            <w:r>
              <w:t xml:space="preserve">     </w:t>
            </w:r>
          </w:p>
        </w:tc>
      </w:tr>
      <w:tr w:rsidR="00DD1945" w:rsidRPr="008345BA" w14:paraId="7E7608A9" w14:textId="77777777" w:rsidTr="00624B04">
        <w:tc>
          <w:tcPr>
            <w:tcW w:w="2474" w:type="dxa"/>
          </w:tcPr>
          <w:p w14:paraId="45208A34" w14:textId="157580B3" w:rsidR="00DD1945" w:rsidRPr="00FD6BBB" w:rsidRDefault="00DD1945" w:rsidP="00DD1945">
            <w:r w:rsidRPr="003C622B">
              <w:t>id</w:t>
            </w:r>
          </w:p>
        </w:tc>
        <w:tc>
          <w:tcPr>
            <w:tcW w:w="2506" w:type="dxa"/>
          </w:tcPr>
          <w:p w14:paraId="0C62BC2B" w14:textId="6EFBF637" w:rsidR="00DD1945" w:rsidRPr="00FD6BBB" w:rsidRDefault="00DD1945" w:rsidP="00DD1945">
            <w:proofErr w:type="spellStart"/>
            <w:r w:rsidRPr="00C93E52">
              <w:t>IIType</w:t>
            </w:r>
            <w:proofErr w:type="spellEnd"/>
          </w:p>
        </w:tc>
        <w:tc>
          <w:tcPr>
            <w:tcW w:w="2925" w:type="dxa"/>
          </w:tcPr>
          <w:p w14:paraId="42D977D7" w14:textId="47E8117C" w:rsidR="00DD1945" w:rsidRPr="00FD6BBB" w:rsidRDefault="00DD1945" w:rsidP="00DD1945">
            <w:r w:rsidRPr="00C93E52">
              <w:rPr>
                <w:rFonts w:cs="Arial"/>
              </w:rPr>
              <w:t>Identifiering för platsen. Anges om platsen är en vårdenhet.</w:t>
            </w:r>
          </w:p>
        </w:tc>
        <w:tc>
          <w:tcPr>
            <w:tcW w:w="1617" w:type="dxa"/>
          </w:tcPr>
          <w:p w14:paraId="2BD7521E" w14:textId="17B050A6" w:rsidR="00DD1945" w:rsidRPr="00FD6BBB" w:rsidRDefault="00DD1945" w:rsidP="00DD1945">
            <w:r w:rsidRPr="00C93E52">
              <w:t>0</w:t>
            </w:r>
            <w:proofErr w:type="gramStart"/>
            <w:r w:rsidRPr="00C93E52">
              <w:t>..</w:t>
            </w:r>
            <w:proofErr w:type="gramEnd"/>
            <w:r w:rsidRPr="00C93E52">
              <w:t>1</w:t>
            </w:r>
          </w:p>
        </w:tc>
      </w:tr>
      <w:tr w:rsidR="00DD1945" w:rsidRPr="0087117C" w14:paraId="674896F0" w14:textId="77777777" w:rsidTr="00624B04">
        <w:tc>
          <w:tcPr>
            <w:tcW w:w="2474" w:type="dxa"/>
            <w:tcBorders>
              <w:top w:val="single" w:sz="4" w:space="0" w:color="auto"/>
              <w:left w:val="single" w:sz="4" w:space="0" w:color="auto"/>
              <w:bottom w:val="single" w:sz="4" w:space="0" w:color="auto"/>
              <w:right w:val="single" w:sz="4" w:space="0" w:color="auto"/>
            </w:tcBorders>
          </w:tcPr>
          <w:p w14:paraId="11372B57" w14:textId="0349BCFE" w:rsidR="00DD1945" w:rsidRPr="00FD6BBB" w:rsidRDefault="00DD1945" w:rsidP="00DD1945">
            <w:proofErr w:type="spellStart"/>
            <w:r w:rsidRPr="003C622B">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4D1AB77C" w:rsidR="00DD1945" w:rsidRPr="00FD6BBB" w:rsidRDefault="00DD1945" w:rsidP="00DD194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BAF4A79" w14:textId="6E865E2A" w:rsidR="00DD1945" w:rsidRPr="00FD6BBB" w:rsidRDefault="00DD1945" w:rsidP="00DD1945">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6ABB5287" w:rsidR="00DD1945" w:rsidRPr="00FD6BBB" w:rsidRDefault="00DD1945" w:rsidP="00DD1945">
            <w:r w:rsidRPr="00C93E52">
              <w:t>1</w:t>
            </w:r>
          </w:p>
        </w:tc>
      </w:tr>
      <w:tr w:rsidR="00DD1945" w:rsidRPr="0087117C" w14:paraId="0035BED2" w14:textId="77777777" w:rsidTr="00624B04">
        <w:tc>
          <w:tcPr>
            <w:tcW w:w="2474" w:type="dxa"/>
            <w:tcBorders>
              <w:top w:val="single" w:sz="4" w:space="0" w:color="auto"/>
              <w:left w:val="single" w:sz="4" w:space="0" w:color="auto"/>
              <w:bottom w:val="single" w:sz="4" w:space="0" w:color="auto"/>
              <w:right w:val="single" w:sz="4" w:space="0" w:color="auto"/>
            </w:tcBorders>
          </w:tcPr>
          <w:p w14:paraId="66D375B0" w14:textId="273B2518" w:rsidR="00DD1945" w:rsidRPr="00FD6BBB" w:rsidRDefault="00DD1945" w:rsidP="00DD1945">
            <w:r w:rsidRPr="003C622B">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6EC9902B" w:rsidR="00DD1945" w:rsidRPr="00FD6BBB" w:rsidRDefault="00DD1945" w:rsidP="00DD194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23C33F3" w14:textId="0E60FB2A" w:rsidR="00DD1945" w:rsidRPr="00FD6BBB" w:rsidRDefault="00DD1945" w:rsidP="00DD1945">
            <w:pPr>
              <w:rPr>
                <w:rFonts w:cs="Arial"/>
              </w:rPr>
            </w:pPr>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6DFD5706" w:rsidR="00DD1945" w:rsidRPr="00FD6BBB" w:rsidRDefault="00DD1945" w:rsidP="00DD1945">
            <w:r w:rsidRPr="00C93E52">
              <w:t>1</w:t>
            </w:r>
          </w:p>
        </w:tc>
      </w:tr>
      <w:tr w:rsidR="00DD1945" w:rsidRPr="008345BA" w14:paraId="0738C7AF" w14:textId="77777777" w:rsidTr="00624B04">
        <w:tc>
          <w:tcPr>
            <w:tcW w:w="2474" w:type="dxa"/>
          </w:tcPr>
          <w:p w14:paraId="28E61E36" w14:textId="4A4E625B" w:rsidR="00DD1945" w:rsidRPr="00FD6BBB" w:rsidRDefault="00DD1945" w:rsidP="00DD1945">
            <w:proofErr w:type="spellStart"/>
            <w:r w:rsidRPr="003C622B">
              <w:t>name</w:t>
            </w:r>
            <w:proofErr w:type="spellEnd"/>
            <w:r w:rsidRPr="003C622B">
              <w:t>*</w:t>
            </w:r>
          </w:p>
        </w:tc>
        <w:tc>
          <w:tcPr>
            <w:tcW w:w="2506" w:type="dxa"/>
          </w:tcPr>
          <w:p w14:paraId="1F21BFA2" w14:textId="35DEE9F1" w:rsidR="00DD1945" w:rsidRPr="00FD6BBB" w:rsidRDefault="00DD1945" w:rsidP="00DD1945">
            <w:pPr>
              <w:rPr>
                <w:lang w:val="en-GB"/>
              </w:rPr>
            </w:pPr>
            <w:r w:rsidRPr="00C93E52">
              <w:rPr>
                <w:lang w:val="en-GB"/>
              </w:rPr>
              <w:t>String</w:t>
            </w:r>
          </w:p>
        </w:tc>
        <w:tc>
          <w:tcPr>
            <w:tcW w:w="2925" w:type="dxa"/>
          </w:tcPr>
          <w:p w14:paraId="7700C9D5" w14:textId="77777777" w:rsidR="00DD1945" w:rsidRPr="00C93E52" w:rsidRDefault="00DD1945" w:rsidP="00DD1945">
            <w:pPr>
              <w:rPr>
                <w:rFonts w:cs="Arial"/>
              </w:rPr>
            </w:pPr>
            <w:r w:rsidRPr="00C93E52">
              <w:rPr>
                <w:rFonts w:cs="Arial"/>
              </w:rPr>
              <w:t>Namn på den plats där observation har genomförts.</w:t>
            </w:r>
          </w:p>
          <w:p w14:paraId="537376AD" w14:textId="43C1A5C2" w:rsidR="00DD1945" w:rsidRPr="00FD6BBB" w:rsidRDefault="00DD1945" w:rsidP="00DD1945"/>
        </w:tc>
        <w:tc>
          <w:tcPr>
            <w:tcW w:w="1617" w:type="dxa"/>
          </w:tcPr>
          <w:p w14:paraId="0F9CA37E" w14:textId="1DD2930D" w:rsidR="00DD1945" w:rsidRPr="00FD6BBB" w:rsidRDefault="00DD1945" w:rsidP="00DD1945">
            <w:pPr>
              <w:rPr>
                <w:lang w:val="en-US"/>
              </w:rPr>
            </w:pPr>
            <w:r w:rsidRPr="00C93E52">
              <w:rPr>
                <w:lang w:val="en-US"/>
              </w:rPr>
              <w:t>1</w:t>
            </w:r>
          </w:p>
        </w:tc>
      </w:tr>
      <w:tr w:rsidR="00DD1945" w:rsidRPr="008345BA" w14:paraId="16121AF7" w14:textId="77777777" w:rsidTr="00624B04">
        <w:tc>
          <w:tcPr>
            <w:tcW w:w="2474" w:type="dxa"/>
          </w:tcPr>
          <w:p w14:paraId="28512CD0" w14:textId="2CE98C8B" w:rsidR="00DD1945" w:rsidRPr="00FD6BBB" w:rsidRDefault="00DD1945" w:rsidP="00DD1945">
            <w:pPr>
              <w:rPr>
                <w:lang w:val="en-GB"/>
              </w:rPr>
            </w:pPr>
            <w:proofErr w:type="spellStart"/>
            <w:r w:rsidRPr="003C622B">
              <w:t>address</w:t>
            </w:r>
            <w:proofErr w:type="spellEnd"/>
          </w:p>
        </w:tc>
        <w:tc>
          <w:tcPr>
            <w:tcW w:w="2506" w:type="dxa"/>
          </w:tcPr>
          <w:p w14:paraId="4D30EFCB" w14:textId="154A4BF1" w:rsidR="00DD1945" w:rsidRPr="00FD6BBB" w:rsidRDefault="00DD1945" w:rsidP="00DD1945">
            <w:pPr>
              <w:rPr>
                <w:lang w:val="en-GB"/>
              </w:rPr>
            </w:pPr>
            <w:proofErr w:type="spellStart"/>
            <w:r w:rsidRPr="00BB1FCC">
              <w:rPr>
                <w:lang w:val="en-GB"/>
              </w:rPr>
              <w:t>AddressType</w:t>
            </w:r>
            <w:proofErr w:type="spellEnd"/>
          </w:p>
        </w:tc>
        <w:tc>
          <w:tcPr>
            <w:tcW w:w="2925" w:type="dxa"/>
          </w:tcPr>
          <w:p w14:paraId="696C1C7B" w14:textId="40B1AC25" w:rsidR="00DD1945" w:rsidRPr="00FD6BBB" w:rsidRDefault="00DD1945" w:rsidP="00DD1945">
            <w:pPr>
              <w:rPr>
                <w:rFonts w:cs="Arial"/>
              </w:rPr>
            </w:pPr>
            <w:r>
              <w:rPr>
                <w:rFonts w:cs="Arial"/>
              </w:rPr>
              <w:t>Adress till plats</w:t>
            </w:r>
          </w:p>
        </w:tc>
        <w:tc>
          <w:tcPr>
            <w:tcW w:w="1617" w:type="dxa"/>
          </w:tcPr>
          <w:p w14:paraId="738D7D70" w14:textId="78CD06FA" w:rsidR="00DD1945" w:rsidRPr="00FD6BBB" w:rsidRDefault="00DD1945" w:rsidP="00DD1945">
            <w:pPr>
              <w:rPr>
                <w:lang w:val="en-US"/>
              </w:rPr>
            </w:pPr>
            <w:r>
              <w:rPr>
                <w:lang w:val="en-US"/>
              </w:rPr>
              <w:t>0..*</w:t>
            </w:r>
          </w:p>
        </w:tc>
      </w:tr>
      <w:tr w:rsidR="00DD1945" w:rsidRPr="00C74AA6" w14:paraId="723752F3" w14:textId="77777777" w:rsidTr="00624B04">
        <w:tc>
          <w:tcPr>
            <w:tcW w:w="2474" w:type="dxa"/>
            <w:tcBorders>
              <w:top w:val="single" w:sz="4" w:space="0" w:color="auto"/>
              <w:left w:val="single" w:sz="4" w:space="0" w:color="auto"/>
              <w:bottom w:val="single" w:sz="4" w:space="0" w:color="auto"/>
              <w:right w:val="single" w:sz="4" w:space="0" w:color="auto"/>
            </w:tcBorders>
          </w:tcPr>
          <w:p w14:paraId="4FA13126" w14:textId="2B661E11" w:rsidR="00DD1945" w:rsidRPr="00FD6BBB" w:rsidRDefault="00DD1945" w:rsidP="00DD1945">
            <w:pPr>
              <w:rPr>
                <w:lang w:val="en-GB"/>
              </w:rPr>
            </w:pPr>
            <w:proofErr w:type="spellStart"/>
            <w:r w:rsidRPr="002D399A">
              <w:t>electronicAddress</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0D37BF84" w:rsidR="00DD1945" w:rsidRPr="00FD6BBB" w:rsidRDefault="00DD1945" w:rsidP="00DD1945">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477CE0E6" w14:textId="50F13F45" w:rsidR="00DD1945" w:rsidRPr="00FD6BBB" w:rsidRDefault="00DD1945" w:rsidP="00DD1945">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1CCCA735" w14:textId="116F5181" w:rsidR="00DD1945" w:rsidRPr="00FD6BBB" w:rsidRDefault="00DD1945" w:rsidP="00DD1945">
            <w:r>
              <w:rPr>
                <w:lang w:val="en-US"/>
              </w:rPr>
              <w:t>0..*</w:t>
            </w:r>
          </w:p>
        </w:tc>
      </w:tr>
      <w:tr w:rsidR="00DD1945" w:rsidRPr="00C74AA6" w14:paraId="11B1BD50" w14:textId="77777777" w:rsidTr="00624B04">
        <w:tc>
          <w:tcPr>
            <w:tcW w:w="2474" w:type="dxa"/>
            <w:tcBorders>
              <w:top w:val="single" w:sz="4" w:space="0" w:color="auto"/>
              <w:left w:val="single" w:sz="4" w:space="0" w:color="auto"/>
              <w:bottom w:val="single" w:sz="4" w:space="0" w:color="auto"/>
              <w:right w:val="single" w:sz="4" w:space="0" w:color="auto"/>
            </w:tcBorders>
          </w:tcPr>
          <w:p w14:paraId="04852344" w14:textId="77777777" w:rsidR="00DD1945" w:rsidRDefault="00DD1945" w:rsidP="00DD1945">
            <w:pPr>
              <w:rPr>
                <w:lang w:eastAsia="sv-SE"/>
              </w:rPr>
            </w:pPr>
            <w:proofErr w:type="spellStart"/>
            <w:r>
              <w:rPr>
                <w:lang w:eastAsia="sv-SE"/>
              </w:rPr>
              <w:t>observationGroup</w:t>
            </w:r>
            <w:proofErr w:type="spellEnd"/>
            <w:r>
              <w:rPr>
                <w:lang w:eastAsia="sv-SE"/>
              </w:rPr>
              <w:t>/</w:t>
            </w:r>
          </w:p>
          <w:p w14:paraId="02A69317" w14:textId="77777777" w:rsidR="00DD1945" w:rsidRDefault="00DD1945" w:rsidP="00DD1945">
            <w:pPr>
              <w:rPr>
                <w:lang w:eastAsia="sv-SE"/>
              </w:rPr>
            </w:pPr>
            <w:proofErr w:type="spellStart"/>
            <w:r>
              <w:rPr>
                <w:lang w:val="en-US"/>
              </w:rPr>
              <w:t>additionalParticipant</w:t>
            </w:r>
            <w:proofErr w:type="spellEnd"/>
            <w:r>
              <w:rPr>
                <w:lang w:val="en-US"/>
              </w:rPr>
              <w:t>/</w:t>
            </w:r>
          </w:p>
          <w:p w14:paraId="4F76250B" w14:textId="4B659359" w:rsidR="00DD1945" w:rsidRPr="00FD6BBB" w:rsidRDefault="00DD1945" w:rsidP="00DD1945">
            <w:proofErr w:type="spellStart"/>
            <w:r>
              <w:rPr>
                <w:lang w:eastAsia="sv-SE"/>
              </w:rPr>
              <w:t>l</w:t>
            </w:r>
            <w:r w:rsidRPr="00C93E52">
              <w:rPr>
                <w:lang w:eastAsia="sv-SE"/>
              </w:rPr>
              <w:t>ocation</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3762749B" w:rsidR="00DD1945" w:rsidRPr="00FD6BBB" w:rsidRDefault="00DD1945" w:rsidP="00DD1945">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0813AD7" w14:textId="57201DB2" w:rsidR="00DD1945" w:rsidRPr="00FD6BBB" w:rsidRDefault="00DD1945" w:rsidP="00DD1945">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8BB3A21" w14:textId="1AD6AD4F" w:rsidR="00DD1945" w:rsidRPr="00FD6BBB" w:rsidRDefault="00DD1945" w:rsidP="00DD1945">
            <w:r>
              <w:t xml:space="preserve">     </w:t>
            </w:r>
          </w:p>
        </w:tc>
      </w:tr>
      <w:tr w:rsidR="00DD1945" w:rsidRPr="00C74AA6" w14:paraId="1F4892A6" w14:textId="77777777" w:rsidTr="00624B04">
        <w:tc>
          <w:tcPr>
            <w:tcW w:w="2474" w:type="dxa"/>
            <w:tcBorders>
              <w:top w:val="single" w:sz="4" w:space="0" w:color="auto"/>
              <w:left w:val="single" w:sz="4" w:space="0" w:color="auto"/>
              <w:bottom w:val="single" w:sz="4" w:space="0" w:color="auto"/>
              <w:right w:val="single" w:sz="4" w:space="0" w:color="auto"/>
            </w:tcBorders>
          </w:tcPr>
          <w:p w14:paraId="6AB857D0" w14:textId="3C307677" w:rsidR="00DD1945" w:rsidRPr="00FD6BBB" w:rsidRDefault="00DD1945" w:rsidP="00DD1945">
            <w:pPr>
              <w:rPr>
                <w:lang w:val="en-GB"/>
              </w:rPr>
            </w:pPr>
            <w:r w:rsidRPr="003C622B">
              <w:t>id</w:t>
            </w:r>
          </w:p>
        </w:tc>
        <w:tc>
          <w:tcPr>
            <w:tcW w:w="2506" w:type="dxa"/>
            <w:tcBorders>
              <w:top w:val="single" w:sz="4" w:space="0" w:color="auto"/>
              <w:left w:val="single" w:sz="4" w:space="0" w:color="auto"/>
              <w:bottom w:val="single" w:sz="4" w:space="0" w:color="auto"/>
              <w:right w:val="single" w:sz="4" w:space="0" w:color="auto"/>
            </w:tcBorders>
          </w:tcPr>
          <w:p w14:paraId="3D0DB7C8" w14:textId="17B86D70" w:rsidR="00DD1945" w:rsidRPr="00FD6BBB" w:rsidRDefault="00DD1945" w:rsidP="00DD1945">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0642EE9" w14:textId="6FCB45B0" w:rsidR="00DD1945" w:rsidRPr="00DD1945" w:rsidRDefault="00DD1945" w:rsidP="00DD1945">
            <w:pPr>
              <w:rPr>
                <w:rFonts w:cs="Arial"/>
              </w:rPr>
            </w:pPr>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4E68A32B" w14:textId="20E8A955" w:rsidR="00DD1945" w:rsidRPr="00FD6BBB" w:rsidRDefault="00DD1945" w:rsidP="00DD1945">
            <w:pPr>
              <w:rPr>
                <w:lang w:val="en-US"/>
              </w:rPr>
            </w:pPr>
            <w:r w:rsidRPr="00C93E52">
              <w:t>0</w:t>
            </w:r>
            <w:proofErr w:type="gramStart"/>
            <w:r w:rsidRPr="00C93E52">
              <w:t>..</w:t>
            </w:r>
            <w:proofErr w:type="gramEnd"/>
            <w:r w:rsidRPr="00C93E52">
              <w:t>1</w:t>
            </w:r>
          </w:p>
        </w:tc>
      </w:tr>
      <w:tr w:rsidR="003E0C1A" w:rsidRPr="00C74AA6" w14:paraId="4BC7D81D" w14:textId="77777777" w:rsidTr="00624B04">
        <w:tc>
          <w:tcPr>
            <w:tcW w:w="2474" w:type="dxa"/>
            <w:tcBorders>
              <w:top w:val="single" w:sz="4" w:space="0" w:color="auto"/>
              <w:left w:val="single" w:sz="4" w:space="0" w:color="auto"/>
              <w:bottom w:val="single" w:sz="4" w:space="0" w:color="auto"/>
              <w:right w:val="single" w:sz="4" w:space="0" w:color="auto"/>
            </w:tcBorders>
          </w:tcPr>
          <w:p w14:paraId="3E2E9E9B" w14:textId="77777777" w:rsidR="003E0C1A" w:rsidRPr="00FD6BBB" w:rsidRDefault="003E0C1A" w:rsidP="00624B04">
            <w:pPr>
              <w:rPr>
                <w:lang w:val="en-GB"/>
              </w:rPr>
            </w:pPr>
            <w:r w:rsidRPr="00FD6BBB">
              <w:rPr>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3E0C1A" w:rsidRPr="00FD6BBB" w:rsidRDefault="003E0C1A" w:rsidP="00624B04">
            <w:pPr>
              <w:rPr>
                <w:lang w:val="en-GB"/>
              </w:rPr>
            </w:pPr>
            <w:r w:rsidRPr="00FD6BBB">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3E0C1A" w:rsidRPr="00FD6BBB" w:rsidRDefault="003E0C1A" w:rsidP="00624B04">
            <w:pPr>
              <w:rPr>
                <w:rFonts w:cs="Arial"/>
              </w:rPr>
            </w:pPr>
            <w:r w:rsidRPr="00FD6BBB">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3E0C1A" w:rsidRPr="00FD6BBB" w:rsidRDefault="003E0C1A" w:rsidP="00624B04">
            <w:pPr>
              <w:rPr>
                <w:lang w:val="en-US"/>
              </w:rPr>
            </w:pPr>
            <w:r w:rsidRPr="00FD6BBB">
              <w:rPr>
                <w:lang w:val="en-US"/>
              </w:rPr>
              <w:t>0..1</w:t>
            </w:r>
          </w:p>
        </w:tc>
      </w:tr>
      <w:tr w:rsidR="003E0C1A" w:rsidRPr="00C74AA6" w14:paraId="31002B8B" w14:textId="77777777" w:rsidTr="00624B04">
        <w:tc>
          <w:tcPr>
            <w:tcW w:w="2474" w:type="dxa"/>
            <w:tcBorders>
              <w:top w:val="single" w:sz="4" w:space="0" w:color="auto"/>
              <w:left w:val="single" w:sz="4" w:space="0" w:color="auto"/>
              <w:bottom w:val="single" w:sz="4" w:space="0" w:color="auto"/>
              <w:right w:val="single" w:sz="4" w:space="0" w:color="auto"/>
            </w:tcBorders>
          </w:tcPr>
          <w:p w14:paraId="4CBAA701" w14:textId="77777777" w:rsidR="003E0C1A" w:rsidRPr="00FD6BBB" w:rsidRDefault="003E0C1A" w:rsidP="00624B04">
            <w:pPr>
              <w:rPr>
                <w:lang w:val="en-GB"/>
              </w:rPr>
            </w:pPr>
            <w:r w:rsidRPr="00FD6BBB">
              <w:rPr>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3E0C1A" w:rsidRPr="00FD6BBB" w:rsidRDefault="003E0C1A" w:rsidP="00624B04">
            <w:pPr>
              <w:rPr>
                <w:lang w:val="en-GB"/>
              </w:rPr>
            </w:pPr>
            <w:r w:rsidRPr="00FD6BBB">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3E0C1A" w:rsidRPr="00FD6BBB" w:rsidRDefault="003E0C1A" w:rsidP="00624B04">
            <w:pPr>
              <w:rPr>
                <w:rFonts w:cs="Arial"/>
              </w:rPr>
            </w:pPr>
            <w:r w:rsidRPr="00FD6BBB">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3E0C1A" w:rsidRPr="00FD6BBB" w:rsidRDefault="003E0C1A" w:rsidP="00624B04">
            <w:pPr>
              <w:rPr>
                <w:lang w:val="en-US"/>
              </w:rPr>
            </w:pPr>
            <w:r w:rsidRPr="00FD6BBB">
              <w:rPr>
                <w:lang w:val="en-US"/>
              </w:rPr>
              <w:t>0..1</w:t>
            </w:r>
          </w:p>
        </w:tc>
      </w:tr>
      <w:tr w:rsidR="003E0C1A" w:rsidRPr="00C74AA6" w14:paraId="5D9640F4" w14:textId="77777777" w:rsidTr="00624B04">
        <w:tc>
          <w:tcPr>
            <w:tcW w:w="2474" w:type="dxa"/>
            <w:tcBorders>
              <w:top w:val="single" w:sz="4" w:space="0" w:color="auto"/>
              <w:left w:val="single" w:sz="4" w:space="0" w:color="auto"/>
              <w:bottom w:val="single" w:sz="4" w:space="0" w:color="auto"/>
              <w:right w:val="single" w:sz="4" w:space="0" w:color="auto"/>
            </w:tcBorders>
          </w:tcPr>
          <w:p w14:paraId="6E934CF5" w14:textId="77777777" w:rsidR="003E0C1A" w:rsidRPr="00FD6BBB" w:rsidRDefault="003E0C1A" w:rsidP="00624B04">
            <w:pPr>
              <w:rPr>
                <w:lang w:val="en-GB"/>
              </w:rPr>
            </w:pPr>
            <w:r w:rsidRPr="00FD6BBB">
              <w:rPr>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3E0C1A" w:rsidRPr="00FD6BBB" w:rsidRDefault="003E0C1A" w:rsidP="00624B04">
            <w:pPr>
              <w:rPr>
                <w:lang w:val="en-GB"/>
              </w:rPr>
            </w:pPr>
            <w:r w:rsidRPr="00FD6BBB">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3E0C1A" w:rsidRPr="00FD6BBB" w:rsidRDefault="003E0C1A" w:rsidP="00624B04">
            <w:pPr>
              <w:rPr>
                <w:rFonts w:cs="Arial"/>
              </w:rPr>
            </w:pPr>
            <w:r w:rsidRPr="00FD6BBB">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3E0C1A" w:rsidRPr="00FD6BBB" w:rsidRDefault="003E0C1A" w:rsidP="00624B04">
            <w:pPr>
              <w:rPr>
                <w:lang w:val="en-US"/>
              </w:rPr>
            </w:pPr>
            <w:r w:rsidRPr="00FD6BBB">
              <w:rPr>
                <w:lang w:val="en-US"/>
              </w:rPr>
              <w:t>0..1</w:t>
            </w:r>
          </w:p>
        </w:tc>
      </w:tr>
      <w:tr w:rsidR="003E0C1A" w:rsidRPr="00964D8F" w14:paraId="32ECD637" w14:textId="77777777" w:rsidTr="00624B04">
        <w:tc>
          <w:tcPr>
            <w:tcW w:w="2474" w:type="dxa"/>
          </w:tcPr>
          <w:p w14:paraId="6846B74A" w14:textId="77777777" w:rsidR="003E0C1A" w:rsidRPr="00FD6BBB" w:rsidRDefault="003E0C1A" w:rsidP="00624B04">
            <w:pPr>
              <w:rPr>
                <w:lang w:val="en-GB"/>
              </w:rPr>
            </w:pPr>
            <w:r w:rsidRPr="00FD6BBB">
              <w:rPr>
                <w:lang w:val="en-GB"/>
              </w:rPr>
              <w:t>../LocationType.address.purpose.</w:t>
            </w:r>
            <w:r w:rsidRPr="00FD6BBB">
              <w:rPr>
                <w:rFonts w:cs="Arial"/>
                <w:color w:val="000000"/>
                <w:lang w:eastAsia="sv-SE"/>
              </w:rPr>
              <w:t>value</w:t>
            </w:r>
          </w:p>
        </w:tc>
        <w:tc>
          <w:tcPr>
            <w:tcW w:w="2506" w:type="dxa"/>
          </w:tcPr>
          <w:p w14:paraId="7BF28C3D" w14:textId="77777777" w:rsidR="003E0C1A" w:rsidRPr="00FD6BBB" w:rsidRDefault="003E0C1A" w:rsidP="00624B04">
            <w:pPr>
              <w:rPr>
                <w:lang w:val="en-GB"/>
              </w:rPr>
            </w:pPr>
            <w:r w:rsidRPr="00FD6BBB">
              <w:rPr>
                <w:rFonts w:cs="Arial"/>
                <w:color w:val="000000"/>
                <w:highlight w:val="white"/>
                <w:lang w:eastAsia="sv-SE"/>
              </w:rPr>
              <w:t>AddressPartType</w:t>
            </w:r>
          </w:p>
        </w:tc>
        <w:tc>
          <w:tcPr>
            <w:tcW w:w="2925" w:type="dxa"/>
          </w:tcPr>
          <w:p w14:paraId="22FAF1C1" w14:textId="77777777" w:rsidR="003E0C1A" w:rsidRPr="00FD6BBB" w:rsidRDefault="003E0C1A" w:rsidP="00624B04">
            <w:pPr>
              <w:rPr>
                <w:rFonts w:cs="Arial"/>
              </w:rPr>
            </w:pPr>
            <w:r w:rsidRPr="00FD6BBB">
              <w:rPr>
                <w:rFonts w:cs="Arial"/>
              </w:rPr>
              <w:t xml:space="preserve">Själva adressen anges. </w:t>
            </w:r>
          </w:p>
        </w:tc>
        <w:tc>
          <w:tcPr>
            <w:tcW w:w="1617" w:type="dxa"/>
          </w:tcPr>
          <w:p w14:paraId="10193AAE" w14:textId="77777777" w:rsidR="003E0C1A" w:rsidRPr="00FD6BBB" w:rsidRDefault="003E0C1A" w:rsidP="00624B04">
            <w:r w:rsidRPr="00FD6BBB">
              <w:t>1</w:t>
            </w:r>
            <w:proofErr w:type="gramStart"/>
            <w:r w:rsidRPr="00FD6BBB">
              <w:t>..</w:t>
            </w:r>
            <w:proofErr w:type="gramEnd"/>
            <w:r w:rsidRPr="00FD6BBB">
              <w:t>*</w:t>
            </w:r>
          </w:p>
        </w:tc>
      </w:tr>
      <w:tr w:rsidR="003E0C1A" w:rsidRPr="00964D8F" w14:paraId="14333008" w14:textId="77777777" w:rsidTr="00624B04">
        <w:tc>
          <w:tcPr>
            <w:tcW w:w="2474" w:type="dxa"/>
          </w:tcPr>
          <w:p w14:paraId="42E2CDE1" w14:textId="77777777" w:rsidR="003E0C1A" w:rsidRPr="00FD6BBB" w:rsidRDefault="003E0C1A" w:rsidP="00624B04">
            <w:pPr>
              <w:rPr>
                <w:lang w:val="en-US"/>
              </w:rPr>
            </w:pPr>
            <w:r w:rsidRPr="00FD6BBB">
              <w:rPr>
                <w:lang w:val="en-US"/>
              </w:rPr>
              <w:t>../LocationType.address.purpose.</w:t>
            </w:r>
            <w:r w:rsidRPr="00FD6BBB">
              <w:rPr>
                <w:rFonts w:cs="Arial"/>
                <w:color w:val="000000"/>
                <w:lang w:val="en-US" w:eastAsia="sv-SE"/>
              </w:rPr>
              <w:t>value.</w:t>
            </w:r>
            <w:r w:rsidRPr="00FD6BBB">
              <w:rPr>
                <w:rFonts w:cs="Arial"/>
                <w:color w:val="000000"/>
                <w:highlight w:val="white"/>
                <w:lang w:val="en-US" w:eastAsia="sv-SE"/>
              </w:rPr>
              <w:t xml:space="preserve"> AddressPartType</w:t>
            </w:r>
            <w:r w:rsidRPr="00FD6BBB">
              <w:rPr>
                <w:rFonts w:cs="Arial"/>
                <w:color w:val="000000"/>
                <w:lang w:val="en-US" w:eastAsia="sv-SE"/>
              </w:rPr>
              <w:t>.value</w:t>
            </w:r>
          </w:p>
        </w:tc>
        <w:tc>
          <w:tcPr>
            <w:tcW w:w="2506" w:type="dxa"/>
          </w:tcPr>
          <w:p w14:paraId="1200F8AC" w14:textId="77777777" w:rsidR="003E0C1A" w:rsidRPr="00FD6BBB" w:rsidRDefault="003E0C1A" w:rsidP="00624B04">
            <w:r w:rsidRPr="00FD6BBB">
              <w:rPr>
                <w:rFonts w:cs="Arial"/>
                <w:color w:val="000000"/>
                <w:lang w:eastAsia="sv-SE"/>
              </w:rPr>
              <w:t>String</w:t>
            </w:r>
          </w:p>
        </w:tc>
        <w:tc>
          <w:tcPr>
            <w:tcW w:w="2925" w:type="dxa"/>
          </w:tcPr>
          <w:p w14:paraId="4A50A059" w14:textId="77777777" w:rsidR="003E0C1A" w:rsidRPr="00FD6BBB" w:rsidRDefault="003E0C1A" w:rsidP="00624B04">
            <w:pPr>
              <w:rPr>
                <w:rFonts w:cs="Arial"/>
              </w:rPr>
            </w:pPr>
            <w:r w:rsidRPr="00FD6BBB">
              <w:rPr>
                <w:rFonts w:cs="Arial"/>
              </w:rPr>
              <w:t>Namn på adressdel som bygger upp addressrymden.</w:t>
            </w:r>
          </w:p>
        </w:tc>
        <w:tc>
          <w:tcPr>
            <w:tcW w:w="1617" w:type="dxa"/>
          </w:tcPr>
          <w:p w14:paraId="12244336" w14:textId="77777777" w:rsidR="003E0C1A" w:rsidRPr="00FD6BBB" w:rsidRDefault="003E0C1A" w:rsidP="00624B04">
            <w:pPr>
              <w:rPr>
                <w:lang w:val="en-US"/>
              </w:rPr>
            </w:pPr>
            <w:r w:rsidRPr="00FD6BBB">
              <w:rPr>
                <w:lang w:val="en-US"/>
              </w:rPr>
              <w:t>1</w:t>
            </w:r>
          </w:p>
        </w:tc>
      </w:tr>
      <w:tr w:rsidR="003E0C1A" w:rsidRPr="00964D8F" w14:paraId="5ABA15E1" w14:textId="77777777" w:rsidTr="00624B04">
        <w:tc>
          <w:tcPr>
            <w:tcW w:w="2474" w:type="dxa"/>
          </w:tcPr>
          <w:p w14:paraId="0AC66C57" w14:textId="77777777" w:rsidR="003E0C1A" w:rsidRPr="00FD6BBB" w:rsidRDefault="003E0C1A" w:rsidP="00624B04">
            <w:pPr>
              <w:rPr>
                <w:lang w:val="en-GB"/>
              </w:rPr>
            </w:pPr>
            <w:r w:rsidRPr="00FD6BBB">
              <w:rPr>
                <w:lang w:val="en-GB"/>
              </w:rPr>
              <w:t>../LocationType.address.purpose.</w:t>
            </w:r>
            <w:r w:rsidRPr="00FD6BBB">
              <w:rPr>
                <w:rFonts w:cs="Arial"/>
                <w:color w:val="000000"/>
                <w:lang w:val="en-US" w:eastAsia="sv-SE"/>
              </w:rPr>
              <w:t>value.</w:t>
            </w:r>
            <w:r w:rsidRPr="00FD6BBB">
              <w:rPr>
                <w:rFonts w:cs="Arial"/>
                <w:color w:val="000000"/>
                <w:highlight w:val="white"/>
                <w:lang w:val="en-US" w:eastAsia="sv-SE"/>
              </w:rPr>
              <w:t xml:space="preserve"> </w:t>
            </w:r>
            <w:r w:rsidRPr="00FD6BBB">
              <w:rPr>
                <w:rFonts w:cs="Arial"/>
                <w:color w:val="000000"/>
                <w:highlight w:val="white"/>
                <w:lang w:val="en-US" w:eastAsia="sv-SE"/>
              </w:rPr>
              <w:lastRenderedPageBreak/>
              <w:t>AddressPartType</w:t>
            </w:r>
            <w:r w:rsidRPr="00FD6BBB">
              <w:rPr>
                <w:rFonts w:cs="Arial"/>
                <w:color w:val="000000"/>
                <w:lang w:val="en-US" w:eastAsia="sv-SE"/>
              </w:rPr>
              <w:t>.role</w:t>
            </w:r>
          </w:p>
        </w:tc>
        <w:tc>
          <w:tcPr>
            <w:tcW w:w="2506" w:type="dxa"/>
          </w:tcPr>
          <w:p w14:paraId="7936F961" w14:textId="77777777" w:rsidR="003E0C1A" w:rsidRPr="00FD6BBB" w:rsidRDefault="003E0C1A" w:rsidP="00624B04">
            <w:pPr>
              <w:rPr>
                <w:rFonts w:cs="Arial"/>
                <w:color w:val="000000"/>
                <w:lang w:eastAsia="sv-SE"/>
              </w:rPr>
            </w:pPr>
            <w:r w:rsidRPr="00FD6BBB">
              <w:rPr>
                <w:rFonts w:cs="Arial"/>
                <w:color w:val="000000"/>
                <w:highlight w:val="white"/>
                <w:lang w:eastAsia="sv-SE"/>
              </w:rPr>
              <w:lastRenderedPageBreak/>
              <w:t>AddressPartTypeEnum</w:t>
            </w:r>
          </w:p>
          <w:p w14:paraId="4D09EBC8" w14:textId="77777777" w:rsidR="003E0C1A" w:rsidRPr="00FD6BBB" w:rsidRDefault="003E0C1A" w:rsidP="00624B04">
            <w:pPr>
              <w:rPr>
                <w:lang w:val="en-GB"/>
              </w:rPr>
            </w:pPr>
          </w:p>
        </w:tc>
        <w:tc>
          <w:tcPr>
            <w:tcW w:w="2925" w:type="dxa"/>
          </w:tcPr>
          <w:p w14:paraId="10A74714" w14:textId="77777777" w:rsidR="003E0C1A" w:rsidRPr="00FD6BBB" w:rsidRDefault="003E0C1A" w:rsidP="00624B04">
            <w:pPr>
              <w:rPr>
                <w:rFonts w:cs="Arial"/>
              </w:rPr>
            </w:pPr>
            <w:r w:rsidRPr="00FD6BBB">
              <w:rPr>
                <w:rFonts w:cs="Arial"/>
                <w:color w:val="000000"/>
                <w:lang w:eastAsia="sv-SE"/>
              </w:rPr>
              <w:t xml:space="preserve">Enumeration baserat på </w:t>
            </w:r>
            <w:r w:rsidRPr="00FD6BBB">
              <w:rPr>
                <w:rFonts w:cs="Arial"/>
              </w:rPr>
              <w:t>KV HL7 v3:</w:t>
            </w:r>
          </w:p>
          <w:p w14:paraId="7C5E818F" w14:textId="77777777" w:rsidR="003E0C1A" w:rsidRPr="00FD6BBB" w:rsidRDefault="003E0C1A" w:rsidP="00624B04">
            <w:pPr>
              <w:rPr>
                <w:rFonts w:cs="Arial"/>
                <w:color w:val="000000"/>
                <w:lang w:eastAsia="sv-SE"/>
              </w:rPr>
            </w:pPr>
          </w:p>
          <w:p w14:paraId="509D4D19" w14:textId="77777777" w:rsidR="003E0C1A" w:rsidRPr="00FD6BBB" w:rsidRDefault="003E0C1A" w:rsidP="00624B04">
            <w:pPr>
              <w:rPr>
                <w:rFonts w:cs="Arial"/>
              </w:rPr>
            </w:pPr>
            <w:r w:rsidRPr="00FD6BBB">
              <w:rPr>
                <w:rFonts w:cs="Arial"/>
              </w:rPr>
              <w:t xml:space="preserve">AL = Adressrad (används för leveransadress, tilläggsinfo eller en gatuadress men </w:t>
            </w:r>
            <w:proofErr w:type="gramStart"/>
            <w:r w:rsidRPr="00FD6BBB">
              <w:rPr>
                <w:rFonts w:cs="Arial"/>
              </w:rPr>
              <w:t>ej</w:t>
            </w:r>
            <w:proofErr w:type="gramEnd"/>
            <w:r w:rsidRPr="00FD6BBB">
              <w:rPr>
                <w:rFonts w:cs="Arial"/>
              </w:rPr>
              <w:t xml:space="preserve"> leveransadress och gatuadress tillsammans)</w:t>
            </w:r>
          </w:p>
          <w:p w14:paraId="3DA3A58D" w14:textId="77777777" w:rsidR="003E0C1A" w:rsidRPr="00FD6BBB" w:rsidRDefault="003E0C1A" w:rsidP="00624B04">
            <w:pPr>
              <w:rPr>
                <w:rFonts w:cs="Arial"/>
              </w:rPr>
            </w:pPr>
            <w:r w:rsidRPr="00FD6BBB">
              <w:rPr>
                <w:rFonts w:cs="Arial"/>
              </w:rPr>
              <w:t>ADL = Tillägg lokalisationsinfo (t.ex. våningsnr "3", lägenhetsnr "122")</w:t>
            </w:r>
          </w:p>
          <w:p w14:paraId="09FD8A57" w14:textId="77777777" w:rsidR="003E0C1A" w:rsidRPr="00FD6BBB" w:rsidRDefault="003E0C1A" w:rsidP="00624B04">
            <w:pPr>
              <w:rPr>
                <w:rFonts w:cs="Arial"/>
              </w:rPr>
            </w:pPr>
            <w:r w:rsidRPr="00FD6BBB">
              <w:rPr>
                <w:rFonts w:cs="Arial"/>
              </w:rPr>
              <w:t>DAL = Leveransadressrad (tillåts inte stå i kombination med leveransadress och gatuadress)</w:t>
            </w:r>
          </w:p>
          <w:p w14:paraId="766DF39E" w14:textId="77777777" w:rsidR="003E0C1A" w:rsidRPr="00FD6BBB" w:rsidRDefault="003E0C1A" w:rsidP="00624B04">
            <w:pPr>
              <w:rPr>
                <w:rFonts w:cs="Arial"/>
              </w:rPr>
            </w:pPr>
            <w:r w:rsidRPr="00FD6BBB">
              <w:rPr>
                <w:rFonts w:cs="Arial"/>
              </w:rPr>
              <w:t>DMOD = Leveranssätt (t.ex. "postutdelning", "postbox")</w:t>
            </w:r>
          </w:p>
          <w:p w14:paraId="5ABDB948" w14:textId="77777777" w:rsidR="003E0C1A" w:rsidRPr="00FD6BBB" w:rsidRDefault="003E0C1A" w:rsidP="00624B04">
            <w:pPr>
              <w:rPr>
                <w:rFonts w:cs="Arial"/>
              </w:rPr>
            </w:pPr>
            <w:r w:rsidRPr="00FD6BBB">
              <w:rPr>
                <w:rFonts w:cs="Arial"/>
              </w:rPr>
              <w:t>SAL = Gatuadressrad (används frekvent då man inte vill bryta ned adressrymden i gatutyper, byggnadsnr etc.)</w:t>
            </w:r>
          </w:p>
          <w:p w14:paraId="22937994" w14:textId="77777777" w:rsidR="003E0C1A" w:rsidRPr="00FD6BBB" w:rsidRDefault="003E0C1A" w:rsidP="00624B04">
            <w:pPr>
              <w:rPr>
                <w:rFonts w:cs="Arial"/>
              </w:rPr>
            </w:pPr>
            <w:r w:rsidRPr="00FD6BBB">
              <w:rPr>
                <w:rFonts w:cs="Arial"/>
              </w:rPr>
              <w:t>STR = Gatunamn (namnet samt typen av gatan)</w:t>
            </w:r>
          </w:p>
          <w:p w14:paraId="0EABECB9" w14:textId="77777777" w:rsidR="003E0C1A" w:rsidRPr="00FD6BBB" w:rsidRDefault="003E0C1A" w:rsidP="00624B04">
            <w:pPr>
              <w:rPr>
                <w:rFonts w:cs="Arial"/>
              </w:rPr>
            </w:pPr>
            <w:r w:rsidRPr="00FD6BBB">
              <w:rPr>
                <w:rFonts w:cs="Arial"/>
              </w:rPr>
              <w:t>STB = Gatunamnbasen (namnet på anknytande huvudgata utan riktning)</w:t>
            </w:r>
          </w:p>
          <w:p w14:paraId="39106BE3" w14:textId="77777777" w:rsidR="003E0C1A" w:rsidRPr="00FD6BBB" w:rsidRDefault="003E0C1A" w:rsidP="00624B04">
            <w:pPr>
              <w:rPr>
                <w:rFonts w:cs="Arial"/>
                <w:lang w:val="en-US"/>
              </w:rPr>
            </w:pPr>
            <w:r w:rsidRPr="00FD6BBB">
              <w:rPr>
                <w:rFonts w:cs="Arial"/>
                <w:lang w:val="en-US"/>
              </w:rPr>
              <w:t>CAR = C/O (care of) adress</w:t>
            </w:r>
          </w:p>
          <w:p w14:paraId="30389F0E" w14:textId="77777777" w:rsidR="003E0C1A" w:rsidRPr="00FD6BBB" w:rsidRDefault="003E0C1A" w:rsidP="00624B04">
            <w:pPr>
              <w:rPr>
                <w:rFonts w:cs="Arial"/>
              </w:rPr>
            </w:pPr>
            <w:r w:rsidRPr="00FD6BBB">
              <w:rPr>
                <w:rFonts w:cs="Arial"/>
              </w:rPr>
              <w:t>CNT = Land</w:t>
            </w:r>
          </w:p>
          <w:p w14:paraId="073AA811" w14:textId="77777777" w:rsidR="003E0C1A" w:rsidRPr="00FD6BBB" w:rsidRDefault="003E0C1A" w:rsidP="00624B04">
            <w:pPr>
              <w:rPr>
                <w:rFonts w:cs="Arial"/>
              </w:rPr>
            </w:pPr>
            <w:r w:rsidRPr="00FD6BBB">
              <w:rPr>
                <w:rFonts w:cs="Arial"/>
              </w:rPr>
              <w:t>CPA = Län</w:t>
            </w:r>
          </w:p>
          <w:p w14:paraId="704E4EB1" w14:textId="77777777" w:rsidR="003E0C1A" w:rsidRPr="00FD6BBB" w:rsidRDefault="003E0C1A" w:rsidP="00624B04">
            <w:pPr>
              <w:rPr>
                <w:rFonts w:cs="Arial"/>
              </w:rPr>
            </w:pPr>
            <w:r w:rsidRPr="00FD6BBB">
              <w:rPr>
                <w:rFonts w:cs="Arial"/>
              </w:rPr>
              <w:t>DEL = Skiljetecken (används för att särskilja text i adressrymden)</w:t>
            </w:r>
          </w:p>
          <w:p w14:paraId="072DD730" w14:textId="77777777" w:rsidR="003E0C1A" w:rsidRPr="00FD6BBB" w:rsidRDefault="003E0C1A" w:rsidP="00624B04">
            <w:pPr>
              <w:rPr>
                <w:rFonts w:cs="Arial"/>
              </w:rPr>
            </w:pPr>
            <w:r w:rsidRPr="00FD6BBB">
              <w:rPr>
                <w:rFonts w:cs="Arial"/>
              </w:rPr>
              <w:t>CTY = Postort</w:t>
            </w:r>
          </w:p>
          <w:p w14:paraId="04A4FBB9" w14:textId="77777777" w:rsidR="003E0C1A" w:rsidRPr="00FD6BBB" w:rsidRDefault="003E0C1A" w:rsidP="00624B04">
            <w:pPr>
              <w:rPr>
                <w:rFonts w:cs="Arial"/>
              </w:rPr>
            </w:pPr>
            <w:r w:rsidRPr="00FD6BBB">
              <w:rPr>
                <w:rFonts w:cs="Arial"/>
              </w:rPr>
              <w:t>POB = Postbox</w:t>
            </w:r>
          </w:p>
          <w:p w14:paraId="48598CEC" w14:textId="77777777" w:rsidR="003E0C1A" w:rsidRPr="00FD6BBB" w:rsidRDefault="003E0C1A" w:rsidP="00624B04">
            <w:pPr>
              <w:rPr>
                <w:rFonts w:cs="Arial"/>
              </w:rPr>
            </w:pPr>
            <w:r w:rsidRPr="00FD6BBB">
              <w:rPr>
                <w:rFonts w:cs="Arial"/>
              </w:rPr>
              <w:t>ZIP = Postnummer</w:t>
            </w:r>
          </w:p>
          <w:p w14:paraId="2E8013BA" w14:textId="77777777" w:rsidR="003E0C1A" w:rsidRPr="00FD6BBB" w:rsidRDefault="003E0C1A" w:rsidP="00624B04">
            <w:pPr>
              <w:rPr>
                <w:rFonts w:cs="Arial"/>
              </w:rPr>
            </w:pPr>
            <w:r w:rsidRPr="00FD6BBB">
              <w:rPr>
                <w:rFonts w:cs="Arial"/>
              </w:rPr>
              <w:t>PRE = Distriktsområde</w:t>
            </w:r>
          </w:p>
          <w:p w14:paraId="02817FD2" w14:textId="77777777" w:rsidR="003E0C1A" w:rsidRPr="00FD6BBB" w:rsidRDefault="003E0C1A" w:rsidP="00624B04">
            <w:pPr>
              <w:rPr>
                <w:rFonts w:cs="Arial"/>
                <w:lang w:val="en-US"/>
              </w:rPr>
            </w:pPr>
            <w:r w:rsidRPr="00FD6BBB">
              <w:rPr>
                <w:rFonts w:cs="Arial"/>
                <w:lang w:val="en-US"/>
              </w:rPr>
              <w:t>STA = Region eller provins</w:t>
            </w:r>
          </w:p>
        </w:tc>
        <w:tc>
          <w:tcPr>
            <w:tcW w:w="1617" w:type="dxa"/>
          </w:tcPr>
          <w:p w14:paraId="3D114613" w14:textId="77777777" w:rsidR="003E0C1A" w:rsidRPr="00FD6BBB" w:rsidRDefault="003E0C1A" w:rsidP="00624B04">
            <w:r w:rsidRPr="00FD6BBB">
              <w:lastRenderedPageBreak/>
              <w:t>0</w:t>
            </w:r>
            <w:proofErr w:type="gramStart"/>
            <w:r w:rsidRPr="00FD6BBB">
              <w:t>..</w:t>
            </w:r>
            <w:proofErr w:type="gramEnd"/>
            <w:r w:rsidRPr="00FD6BBB">
              <w:t>1</w:t>
            </w:r>
          </w:p>
        </w:tc>
      </w:tr>
      <w:tr w:rsidR="003E0C1A" w:rsidRPr="008345BA" w14:paraId="1E50FCA3" w14:textId="77777777" w:rsidTr="00624B04">
        <w:tc>
          <w:tcPr>
            <w:tcW w:w="2474" w:type="dxa"/>
          </w:tcPr>
          <w:p w14:paraId="2FE63474" w14:textId="77777777" w:rsidR="003E0C1A" w:rsidRPr="00FD6BBB" w:rsidRDefault="003E0C1A" w:rsidP="00624B04">
            <w:proofErr w:type="gramStart"/>
            <w:r w:rsidRPr="00FD6BBB">
              <w:lastRenderedPageBreak/>
              <w:t>..</w:t>
            </w:r>
            <w:proofErr w:type="gramEnd"/>
            <w:r w:rsidRPr="00FD6BBB">
              <w:t>/LocationType.telecom</w:t>
            </w:r>
          </w:p>
        </w:tc>
        <w:tc>
          <w:tcPr>
            <w:tcW w:w="2506" w:type="dxa"/>
          </w:tcPr>
          <w:p w14:paraId="2D770635" w14:textId="77777777" w:rsidR="003E0C1A" w:rsidRPr="00FD6BBB" w:rsidRDefault="003E0C1A" w:rsidP="00624B04">
            <w:r w:rsidRPr="00FD6BBB">
              <w:t>TelType</w:t>
            </w:r>
          </w:p>
        </w:tc>
        <w:tc>
          <w:tcPr>
            <w:tcW w:w="2925" w:type="dxa"/>
          </w:tcPr>
          <w:p w14:paraId="7BD22DBF" w14:textId="28A301FB" w:rsidR="003E0C1A" w:rsidRPr="00FD6BBB" w:rsidRDefault="003E0C1A" w:rsidP="00624B04">
            <w:pPr>
              <w:rPr>
                <w:rFonts w:cs="Arial"/>
              </w:rPr>
            </w:pPr>
            <w:r w:rsidRPr="00FD6BBB">
              <w:rPr>
                <w:rFonts w:cs="Arial"/>
              </w:rPr>
              <w:t>Platsens telefon och/eller mail adress för vilken den är knuten till observationen.</w:t>
            </w:r>
          </w:p>
        </w:tc>
        <w:tc>
          <w:tcPr>
            <w:tcW w:w="1617" w:type="dxa"/>
          </w:tcPr>
          <w:p w14:paraId="493200AE" w14:textId="77777777" w:rsidR="003E0C1A" w:rsidRPr="00FD6BBB" w:rsidRDefault="003E0C1A" w:rsidP="00624B04">
            <w:pPr>
              <w:rPr>
                <w:lang w:val="en-US"/>
              </w:rPr>
            </w:pPr>
            <w:r w:rsidRPr="00FD6BBB">
              <w:rPr>
                <w:lang w:val="en-US"/>
              </w:rPr>
              <w:t>0..*</w:t>
            </w:r>
          </w:p>
        </w:tc>
      </w:tr>
      <w:tr w:rsidR="003E0C1A" w:rsidRPr="00B81FE2" w14:paraId="01482D73" w14:textId="77777777" w:rsidTr="00624B04">
        <w:tc>
          <w:tcPr>
            <w:tcW w:w="2474" w:type="dxa"/>
          </w:tcPr>
          <w:p w14:paraId="23F8C27F" w14:textId="77777777" w:rsidR="003E0C1A" w:rsidRPr="00FD6BBB" w:rsidRDefault="003E0C1A" w:rsidP="00624B04">
            <w:proofErr w:type="gramStart"/>
            <w:r w:rsidRPr="00FD6BBB">
              <w:t>..</w:t>
            </w:r>
            <w:proofErr w:type="gramEnd"/>
            <w:r w:rsidRPr="00FD6BBB">
              <w:t>/LocationType.telecom.</w:t>
            </w:r>
            <w:r w:rsidRPr="00FD6BBB">
              <w:lastRenderedPageBreak/>
              <w:t>use</w:t>
            </w:r>
          </w:p>
        </w:tc>
        <w:tc>
          <w:tcPr>
            <w:tcW w:w="2506" w:type="dxa"/>
          </w:tcPr>
          <w:p w14:paraId="194A4E57" w14:textId="77777777" w:rsidR="003E0C1A" w:rsidRPr="00FD6BBB" w:rsidRDefault="003E0C1A" w:rsidP="00624B04">
            <w:r w:rsidRPr="00FD6BBB">
              <w:lastRenderedPageBreak/>
              <w:t>TelTypeEnum</w:t>
            </w:r>
          </w:p>
        </w:tc>
        <w:tc>
          <w:tcPr>
            <w:tcW w:w="2925" w:type="dxa"/>
          </w:tcPr>
          <w:p w14:paraId="52AC2F07" w14:textId="77777777" w:rsidR="003E0C1A" w:rsidRPr="00FD6BBB" w:rsidRDefault="003E0C1A" w:rsidP="00624B04">
            <w:pPr>
              <w:rPr>
                <w:rFonts w:cs="Arial"/>
              </w:rPr>
            </w:pPr>
            <w:r w:rsidRPr="00FD6BBB">
              <w:rPr>
                <w:rFonts w:cs="Arial"/>
                <w:color w:val="000000"/>
                <w:lang w:eastAsia="sv-SE"/>
              </w:rPr>
              <w:t xml:space="preserve">Enumeration baserat på </w:t>
            </w:r>
            <w:r w:rsidRPr="00FD6BBB">
              <w:rPr>
                <w:rFonts w:cs="Arial"/>
              </w:rPr>
              <w:t xml:space="preserve">KV </w:t>
            </w:r>
            <w:r w:rsidRPr="00FD6BBB">
              <w:rPr>
                <w:rFonts w:cs="Arial"/>
              </w:rPr>
              <w:lastRenderedPageBreak/>
              <w:t>HL7 v3:</w:t>
            </w:r>
          </w:p>
          <w:p w14:paraId="32950E10" w14:textId="77777777" w:rsidR="003E0C1A" w:rsidRPr="00FD6BBB" w:rsidRDefault="003E0C1A" w:rsidP="00624B04">
            <w:pPr>
              <w:rPr>
                <w:rFonts w:cs="Arial"/>
              </w:rPr>
            </w:pPr>
          </w:p>
          <w:p w14:paraId="1B495295" w14:textId="77777777" w:rsidR="003E0C1A" w:rsidRPr="00FD6BBB" w:rsidRDefault="003E0C1A" w:rsidP="00624B04">
            <w:pPr>
              <w:rPr>
                <w:rFonts w:cs="Arial"/>
              </w:rPr>
            </w:pPr>
            <w:r w:rsidRPr="00FD6BBB">
              <w:rPr>
                <w:rFonts w:cs="Arial"/>
              </w:rPr>
              <w:t>voice = Nummer för att föra ett röstsamtal</w:t>
            </w:r>
          </w:p>
          <w:p w14:paraId="66F1DEA4" w14:textId="77777777" w:rsidR="003E0C1A" w:rsidRPr="00FD6BBB" w:rsidRDefault="003E0C1A" w:rsidP="00624B04">
            <w:pPr>
              <w:rPr>
                <w:rFonts w:cs="Arial"/>
                <w:lang w:val="en-US"/>
              </w:rPr>
            </w:pPr>
            <w:r w:rsidRPr="00FD6BBB">
              <w:rPr>
                <w:rFonts w:cs="Arial"/>
                <w:lang w:val="en-US"/>
              </w:rPr>
              <w:t>fax = Faxnummer</w:t>
            </w:r>
          </w:p>
          <w:p w14:paraId="67F7227A" w14:textId="77777777" w:rsidR="003E0C1A" w:rsidRPr="00FD6BBB" w:rsidRDefault="003E0C1A" w:rsidP="00624B04">
            <w:pPr>
              <w:rPr>
                <w:rFonts w:cs="Arial"/>
                <w:lang w:val="en-US"/>
              </w:rPr>
            </w:pPr>
            <w:r w:rsidRPr="00FD6BBB">
              <w:rPr>
                <w:rFonts w:cs="Arial"/>
                <w:lang w:val="en-US"/>
              </w:rPr>
              <w:t>data = E-post adress</w:t>
            </w:r>
          </w:p>
          <w:p w14:paraId="0EF2878D" w14:textId="77777777" w:rsidR="003E0C1A" w:rsidRPr="00FD6BBB" w:rsidRDefault="003E0C1A" w:rsidP="00624B04">
            <w:pPr>
              <w:rPr>
                <w:rFonts w:cs="Arial"/>
              </w:rPr>
            </w:pPr>
            <w:r w:rsidRPr="00FD6BBB">
              <w:rPr>
                <w:rFonts w:cs="Arial"/>
              </w:rPr>
              <w:t>sms = Nummer för mobila textmeddelanden</w:t>
            </w:r>
          </w:p>
        </w:tc>
        <w:tc>
          <w:tcPr>
            <w:tcW w:w="1617" w:type="dxa"/>
          </w:tcPr>
          <w:p w14:paraId="0946EEEA" w14:textId="77777777" w:rsidR="003E0C1A" w:rsidRPr="00FD6BBB" w:rsidRDefault="003E0C1A" w:rsidP="00624B04">
            <w:pPr>
              <w:rPr>
                <w:lang w:val="en-US"/>
              </w:rPr>
            </w:pPr>
            <w:r w:rsidRPr="00FD6BBB">
              <w:rPr>
                <w:lang w:val="en-US"/>
              </w:rPr>
              <w:lastRenderedPageBreak/>
              <w:t>0..1</w:t>
            </w:r>
          </w:p>
        </w:tc>
      </w:tr>
      <w:tr w:rsidR="003E0C1A" w:rsidRPr="00B81FE2" w14:paraId="0708F95B" w14:textId="77777777" w:rsidTr="00624B04">
        <w:tc>
          <w:tcPr>
            <w:tcW w:w="2474" w:type="dxa"/>
            <w:tcBorders>
              <w:bottom w:val="single" w:sz="4" w:space="0" w:color="auto"/>
            </w:tcBorders>
          </w:tcPr>
          <w:p w14:paraId="49044F39" w14:textId="77777777" w:rsidR="003E0C1A" w:rsidRPr="00FD6BBB" w:rsidRDefault="003E0C1A" w:rsidP="00624B04">
            <w:proofErr w:type="gramStart"/>
            <w:r w:rsidRPr="00FD6BBB">
              <w:lastRenderedPageBreak/>
              <w:t>..</w:t>
            </w:r>
            <w:proofErr w:type="gramEnd"/>
            <w:r w:rsidRPr="00FD6BBB">
              <w:t>/LocationType.telecom.value</w:t>
            </w:r>
          </w:p>
        </w:tc>
        <w:tc>
          <w:tcPr>
            <w:tcW w:w="2506" w:type="dxa"/>
            <w:tcBorders>
              <w:bottom w:val="single" w:sz="4" w:space="0" w:color="auto"/>
            </w:tcBorders>
          </w:tcPr>
          <w:p w14:paraId="45600B42" w14:textId="77777777" w:rsidR="003E0C1A" w:rsidRPr="00FD6BBB" w:rsidRDefault="003E0C1A" w:rsidP="00624B04">
            <w:r w:rsidRPr="00FD6BBB">
              <w:t>String</w:t>
            </w:r>
          </w:p>
        </w:tc>
        <w:tc>
          <w:tcPr>
            <w:tcW w:w="2925" w:type="dxa"/>
            <w:tcBorders>
              <w:bottom w:val="single" w:sz="4" w:space="0" w:color="auto"/>
            </w:tcBorders>
          </w:tcPr>
          <w:p w14:paraId="109CC835" w14:textId="77777777" w:rsidR="003E0C1A" w:rsidRPr="00FD6BBB" w:rsidRDefault="003E0C1A" w:rsidP="00624B04">
            <w:pPr>
              <w:rPr>
                <w:rFonts w:cs="Arial"/>
              </w:rPr>
            </w:pPr>
            <w:r w:rsidRPr="00FD6BBB">
              <w:rPr>
                <w:rFonts w:cs="Arial"/>
                <w:color w:val="000000"/>
                <w:lang w:eastAsia="sv-SE"/>
              </w:rPr>
              <w:t>Namn på alternativ för telekom kommunikation.</w:t>
            </w:r>
          </w:p>
        </w:tc>
        <w:tc>
          <w:tcPr>
            <w:tcW w:w="1617" w:type="dxa"/>
            <w:tcBorders>
              <w:bottom w:val="single" w:sz="4" w:space="0" w:color="auto"/>
            </w:tcBorders>
          </w:tcPr>
          <w:p w14:paraId="69B95BF0" w14:textId="77777777" w:rsidR="003E0C1A" w:rsidRPr="00FD6BBB" w:rsidRDefault="003E0C1A" w:rsidP="00624B04">
            <w:pPr>
              <w:rPr>
                <w:lang w:val="en-US"/>
              </w:rPr>
            </w:pPr>
            <w:r w:rsidRPr="00FD6BBB">
              <w:rPr>
                <w:lang w:val="en-US"/>
              </w:rPr>
              <w:t>0..1</w:t>
            </w:r>
          </w:p>
        </w:tc>
      </w:tr>
      <w:tr w:rsidR="003E0C1A" w:rsidRPr="008345BA" w14:paraId="16A41310" w14:textId="77777777" w:rsidTr="00624B04">
        <w:tc>
          <w:tcPr>
            <w:tcW w:w="2474" w:type="dxa"/>
            <w:tcBorders>
              <w:left w:val="nil"/>
              <w:right w:val="nil"/>
            </w:tcBorders>
            <w:shd w:val="clear" w:color="auto" w:fill="FFFFFF" w:themeFill="background1"/>
          </w:tcPr>
          <w:p w14:paraId="1B566121" w14:textId="77777777" w:rsidR="003E0C1A" w:rsidRPr="00FD6BBB" w:rsidRDefault="003E0C1A" w:rsidP="00624B04">
            <w:pPr>
              <w:rPr>
                <w:lang w:val="en-US" w:eastAsia="sv-SE"/>
              </w:rPr>
            </w:pPr>
          </w:p>
        </w:tc>
        <w:tc>
          <w:tcPr>
            <w:tcW w:w="2506" w:type="dxa"/>
            <w:tcBorders>
              <w:left w:val="nil"/>
              <w:right w:val="nil"/>
            </w:tcBorders>
            <w:shd w:val="clear" w:color="auto" w:fill="FFFFFF" w:themeFill="background1"/>
          </w:tcPr>
          <w:p w14:paraId="5BD9012F" w14:textId="77777777" w:rsidR="003E0C1A" w:rsidRPr="00FD6BBB" w:rsidRDefault="003E0C1A" w:rsidP="00624B04">
            <w:pPr>
              <w:rPr>
                <w:lang w:val="en-GB"/>
              </w:rPr>
            </w:pPr>
          </w:p>
        </w:tc>
        <w:tc>
          <w:tcPr>
            <w:tcW w:w="2925" w:type="dxa"/>
            <w:tcBorders>
              <w:left w:val="nil"/>
              <w:right w:val="nil"/>
            </w:tcBorders>
            <w:shd w:val="clear" w:color="auto" w:fill="FFFFFF" w:themeFill="background1"/>
          </w:tcPr>
          <w:p w14:paraId="2F0F4BE1" w14:textId="77777777" w:rsidR="003E0C1A" w:rsidRPr="00FD6BBB" w:rsidRDefault="003E0C1A" w:rsidP="00624B04">
            <w:pPr>
              <w:rPr>
                <w:lang w:val="en-US"/>
              </w:rPr>
            </w:pPr>
          </w:p>
        </w:tc>
        <w:tc>
          <w:tcPr>
            <w:tcW w:w="1617" w:type="dxa"/>
            <w:tcBorders>
              <w:left w:val="nil"/>
              <w:right w:val="nil"/>
            </w:tcBorders>
            <w:shd w:val="clear" w:color="auto" w:fill="FFFFFF" w:themeFill="background1"/>
          </w:tcPr>
          <w:p w14:paraId="78DECE7A" w14:textId="77777777" w:rsidR="003E0C1A" w:rsidRPr="00FD6BBB" w:rsidRDefault="003E0C1A" w:rsidP="00624B04">
            <w:pPr>
              <w:rPr>
                <w:lang w:val="en-US"/>
              </w:rPr>
            </w:pPr>
          </w:p>
        </w:tc>
      </w:tr>
      <w:tr w:rsidR="003E0C1A" w:rsidRPr="008345BA" w14:paraId="76253FC0" w14:textId="77777777" w:rsidTr="00624B04">
        <w:tc>
          <w:tcPr>
            <w:tcW w:w="2474" w:type="dxa"/>
            <w:shd w:val="clear" w:color="auto" w:fill="D9D9D9" w:themeFill="background1" w:themeFillShade="D9"/>
          </w:tcPr>
          <w:p w14:paraId="7E52D280" w14:textId="77777777" w:rsidR="003E0C1A" w:rsidRPr="00FD6BBB" w:rsidRDefault="003E0C1A" w:rsidP="00624B04">
            <w:pPr>
              <w:rPr>
                <w:lang w:val="en-GB"/>
              </w:rPr>
            </w:pPr>
            <w:r w:rsidRPr="00FD6BBB">
              <w:rPr>
                <w:lang w:val="en-US" w:eastAsia="sv-SE"/>
              </w:rPr>
              <w:t>patient</w:t>
            </w:r>
          </w:p>
        </w:tc>
        <w:tc>
          <w:tcPr>
            <w:tcW w:w="2506" w:type="dxa"/>
            <w:shd w:val="clear" w:color="auto" w:fill="D9D9D9" w:themeFill="background1" w:themeFillShade="D9"/>
          </w:tcPr>
          <w:p w14:paraId="4A626C6A" w14:textId="77777777" w:rsidR="003E0C1A" w:rsidRPr="00FD6BBB" w:rsidRDefault="003E0C1A" w:rsidP="00624B04">
            <w:pPr>
              <w:rPr>
                <w:lang w:val="en-GB"/>
              </w:rPr>
            </w:pPr>
            <w:r w:rsidRPr="00FD6BBB">
              <w:rPr>
                <w:lang w:val="en-GB"/>
              </w:rPr>
              <w:t>PatientType</w:t>
            </w:r>
          </w:p>
        </w:tc>
        <w:tc>
          <w:tcPr>
            <w:tcW w:w="2925" w:type="dxa"/>
            <w:shd w:val="clear" w:color="auto" w:fill="D9D9D9" w:themeFill="background1" w:themeFillShade="D9"/>
          </w:tcPr>
          <w:p w14:paraId="3CE5F859" w14:textId="77777777" w:rsidR="003E0C1A" w:rsidRPr="00FD6BBB" w:rsidRDefault="003E0C1A" w:rsidP="00624B04">
            <w:pPr>
              <w:rPr>
                <w:lang w:val="en-US"/>
              </w:rPr>
            </w:pPr>
          </w:p>
        </w:tc>
        <w:tc>
          <w:tcPr>
            <w:tcW w:w="1617" w:type="dxa"/>
            <w:shd w:val="clear" w:color="auto" w:fill="D9D9D9" w:themeFill="background1" w:themeFillShade="D9"/>
          </w:tcPr>
          <w:p w14:paraId="5D754001" w14:textId="77777777" w:rsidR="003E0C1A" w:rsidRPr="00FD6BBB" w:rsidRDefault="003E0C1A" w:rsidP="00624B04">
            <w:pPr>
              <w:rPr>
                <w:lang w:val="en-US"/>
              </w:rPr>
            </w:pPr>
            <w:r w:rsidRPr="00FD6BBB">
              <w:rPr>
                <w:lang w:val="en-US"/>
              </w:rPr>
              <w:t>1</w:t>
            </w:r>
          </w:p>
        </w:tc>
      </w:tr>
      <w:tr w:rsidR="003E0C1A" w:rsidRPr="008345BA" w14:paraId="3DF6C373" w14:textId="77777777" w:rsidTr="00624B04">
        <w:tc>
          <w:tcPr>
            <w:tcW w:w="2474" w:type="dxa"/>
          </w:tcPr>
          <w:p w14:paraId="0E0B9D57" w14:textId="3321D575" w:rsidR="003E0C1A" w:rsidRPr="00FD6BBB" w:rsidRDefault="003E0C1A" w:rsidP="00624B04">
            <w:pPr>
              <w:rPr>
                <w:lang w:val="en-GB"/>
              </w:rPr>
            </w:pPr>
            <w:r w:rsidRPr="003C622B">
              <w:rPr>
                <w:lang w:val="en-GB"/>
              </w:rPr>
              <w:t>id</w:t>
            </w:r>
          </w:p>
        </w:tc>
        <w:tc>
          <w:tcPr>
            <w:tcW w:w="2506" w:type="dxa"/>
          </w:tcPr>
          <w:p w14:paraId="6E9FDE5B" w14:textId="02C5D58A" w:rsidR="003E0C1A" w:rsidRPr="00FD6BBB" w:rsidRDefault="003E0C1A" w:rsidP="00624B04">
            <w:proofErr w:type="spellStart"/>
            <w:r w:rsidRPr="00C93E52">
              <w:t>IIType</w:t>
            </w:r>
            <w:proofErr w:type="spellEnd"/>
          </w:p>
        </w:tc>
        <w:tc>
          <w:tcPr>
            <w:tcW w:w="2925" w:type="dxa"/>
          </w:tcPr>
          <w:p w14:paraId="06223B67" w14:textId="139B5131" w:rsidR="003E0C1A" w:rsidRPr="00FD6BBB" w:rsidRDefault="003E0C1A" w:rsidP="00624B04">
            <w:pPr>
              <w:rPr>
                <w:rFonts w:eastAsia="Times New Roman" w:cs="Arial"/>
              </w:rPr>
            </w:pPr>
            <w:r w:rsidRPr="00C93E52">
              <w:rPr>
                <w:rFonts w:eastAsia="Times New Roman" w:cs="Arial"/>
              </w:rPr>
              <w:t>Id för patienten. Skall anges med 12 tecken utan avskiljare.</w:t>
            </w:r>
          </w:p>
        </w:tc>
        <w:tc>
          <w:tcPr>
            <w:tcW w:w="1617" w:type="dxa"/>
          </w:tcPr>
          <w:p w14:paraId="6A4D9916" w14:textId="69EF0B65" w:rsidR="003E0C1A" w:rsidRPr="00FD6BBB" w:rsidRDefault="003E0C1A" w:rsidP="00624B04">
            <w:r w:rsidRPr="00C93E52">
              <w:t>1</w:t>
            </w:r>
          </w:p>
        </w:tc>
      </w:tr>
      <w:tr w:rsidR="003E0C1A" w:rsidRPr="000D472E" w14:paraId="44A23722" w14:textId="77777777" w:rsidTr="00624B04">
        <w:tc>
          <w:tcPr>
            <w:tcW w:w="2474" w:type="dxa"/>
            <w:tcBorders>
              <w:top w:val="single" w:sz="4" w:space="0" w:color="auto"/>
              <w:left w:val="single" w:sz="4" w:space="0" w:color="auto"/>
              <w:bottom w:val="single" w:sz="4" w:space="0" w:color="auto"/>
              <w:right w:val="single" w:sz="4" w:space="0" w:color="auto"/>
            </w:tcBorders>
          </w:tcPr>
          <w:p w14:paraId="3EB4E02E" w14:textId="7A0F103A" w:rsidR="003E0C1A" w:rsidRPr="00FD6BBB" w:rsidRDefault="003E0C1A" w:rsidP="00624B04">
            <w:pPr>
              <w:rPr>
                <w:lang w:val="en-GB"/>
              </w:rPr>
            </w:pPr>
            <w:proofErr w:type="spellStart"/>
            <w:r w:rsidRPr="003C622B">
              <w:rPr>
                <w:lang w:val="en-GB"/>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0FD3A151" w:rsidR="003E0C1A" w:rsidRPr="00FD6BBB" w:rsidRDefault="003E0C1A"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DD72CE3" w14:textId="77777777" w:rsidR="003E0C1A" w:rsidRPr="00C93E52" w:rsidRDefault="003E0C1A" w:rsidP="00624B04">
            <w:r w:rsidRPr="00C93E52">
              <w:t>KV OID för typ av identifierare:</w:t>
            </w:r>
          </w:p>
          <w:p w14:paraId="72E1FE0B" w14:textId="77777777" w:rsidR="003E0C1A" w:rsidRPr="00C93E52" w:rsidRDefault="003E0C1A" w:rsidP="00624B04"/>
          <w:p w14:paraId="62DBD651" w14:textId="77777777" w:rsidR="003E0C1A" w:rsidRPr="00C93E52" w:rsidRDefault="003E0C1A" w:rsidP="00624B04">
            <w:pPr>
              <w:rPr>
                <w:rFonts w:eastAsia="Times New Roman" w:cs="Arial"/>
              </w:rPr>
            </w:pPr>
            <w:r w:rsidRPr="00C93E52">
              <w:t>För personnummer används OID (1.2.752.129.2.1.3.1).</w:t>
            </w:r>
            <w:r w:rsidRPr="00C93E52">
              <w:br/>
              <w:t>För samordningsnummer anv</w:t>
            </w:r>
            <w:r>
              <w:t>änds OID (1.2.752.129.2.1.3.3).</w:t>
            </w:r>
          </w:p>
          <w:p w14:paraId="47B3A8CF" w14:textId="44E05985"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525FEA09" w14:textId="42A1BFB7" w:rsidR="003E0C1A" w:rsidRPr="00FD6BBB" w:rsidRDefault="003E0C1A" w:rsidP="00624B04">
            <w:r w:rsidRPr="00C93E52">
              <w:t>1</w:t>
            </w:r>
          </w:p>
        </w:tc>
      </w:tr>
      <w:tr w:rsidR="003E0C1A" w:rsidRPr="000D472E" w14:paraId="7E4C497E" w14:textId="77777777" w:rsidTr="00624B04">
        <w:tc>
          <w:tcPr>
            <w:tcW w:w="2474" w:type="dxa"/>
            <w:tcBorders>
              <w:top w:val="single" w:sz="4" w:space="0" w:color="auto"/>
              <w:left w:val="single" w:sz="4" w:space="0" w:color="auto"/>
              <w:bottom w:val="single" w:sz="4" w:space="0" w:color="auto"/>
              <w:right w:val="single" w:sz="4" w:space="0" w:color="auto"/>
            </w:tcBorders>
          </w:tcPr>
          <w:p w14:paraId="1E29E15B" w14:textId="2D9F51CB" w:rsidR="003E0C1A" w:rsidRPr="00FD6BBB" w:rsidRDefault="003E0C1A" w:rsidP="00624B04">
            <w:pPr>
              <w:rPr>
                <w:lang w:val="en-GB"/>
              </w:rPr>
            </w:pPr>
            <w:proofErr w:type="spellStart"/>
            <w:r w:rsidRPr="003C622B">
              <w:rPr>
                <w:lang w:val="en-GB"/>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42709F08" w:rsidR="003E0C1A" w:rsidRPr="00FD6BBB" w:rsidRDefault="003E0C1A"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E58BE66" w14:textId="7591CD32" w:rsidR="003E0C1A" w:rsidRPr="00FD6BBB" w:rsidRDefault="003E0C1A" w:rsidP="00624B04">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0D8D3C3B" w14:textId="60D79C8E" w:rsidR="003E0C1A" w:rsidRPr="00FD6BBB" w:rsidRDefault="003E0C1A" w:rsidP="00624B04">
            <w:r w:rsidRPr="00C93E52">
              <w:t>1</w:t>
            </w:r>
          </w:p>
        </w:tc>
      </w:tr>
      <w:tr w:rsidR="003E0C1A" w:rsidRPr="008345BA" w14:paraId="56F58F44" w14:textId="77777777" w:rsidTr="00624B04">
        <w:tc>
          <w:tcPr>
            <w:tcW w:w="2474" w:type="dxa"/>
          </w:tcPr>
          <w:p w14:paraId="4FAC7177" w14:textId="24FB07F5" w:rsidR="003E0C1A" w:rsidRPr="00FD6BBB" w:rsidRDefault="003E0C1A" w:rsidP="00624B04">
            <w:pPr>
              <w:rPr>
                <w:lang w:val="en-GB"/>
              </w:rPr>
            </w:pPr>
            <w:proofErr w:type="spellStart"/>
            <w:r w:rsidRPr="003C622B">
              <w:rPr>
                <w:lang w:val="en-GB"/>
              </w:rPr>
              <w:t>dateOfBirth</w:t>
            </w:r>
            <w:proofErr w:type="spellEnd"/>
          </w:p>
        </w:tc>
        <w:tc>
          <w:tcPr>
            <w:tcW w:w="2506" w:type="dxa"/>
          </w:tcPr>
          <w:p w14:paraId="2589C477" w14:textId="6CA14CD9" w:rsidR="003E0C1A" w:rsidRPr="00FD6BBB" w:rsidRDefault="003E0C1A" w:rsidP="00624B04">
            <w:pPr>
              <w:rPr>
                <w:lang w:val="en-GB"/>
              </w:rPr>
            </w:pPr>
            <w:proofErr w:type="spellStart"/>
            <w:r w:rsidRPr="00C93E52">
              <w:rPr>
                <w:lang w:val="en-GB"/>
              </w:rPr>
              <w:t>DateTime</w:t>
            </w:r>
            <w:proofErr w:type="spellEnd"/>
          </w:p>
        </w:tc>
        <w:tc>
          <w:tcPr>
            <w:tcW w:w="2925" w:type="dxa"/>
          </w:tcPr>
          <w:p w14:paraId="4C7E5166" w14:textId="77777777" w:rsidR="003E0C1A" w:rsidRPr="00C93E52" w:rsidRDefault="003E0C1A" w:rsidP="00624B04">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2505A4CE" w14:textId="77777777" w:rsidR="003E0C1A" w:rsidRPr="00C93E52" w:rsidRDefault="003E0C1A" w:rsidP="00624B04">
            <w:pPr>
              <w:rPr>
                <w:rFonts w:cs="Arial"/>
              </w:rPr>
            </w:pPr>
          </w:p>
          <w:p w14:paraId="79050EA9" w14:textId="649028C8" w:rsidR="003E0C1A" w:rsidRPr="00FD6BBB" w:rsidRDefault="003E0C1A" w:rsidP="00624B04">
            <w:r w:rsidRPr="00C93E52">
              <w:rPr>
                <w:rFonts w:cs="Arial"/>
              </w:rPr>
              <w:t>Datum. Format ÅÅÅÅMMDD</w:t>
            </w:r>
          </w:p>
        </w:tc>
        <w:tc>
          <w:tcPr>
            <w:tcW w:w="1617" w:type="dxa"/>
          </w:tcPr>
          <w:p w14:paraId="521050B8" w14:textId="140F5815" w:rsidR="003E0C1A" w:rsidRPr="00FD6BBB" w:rsidRDefault="003E0C1A" w:rsidP="00624B04">
            <w:pPr>
              <w:rPr>
                <w:lang w:val="en-US"/>
              </w:rPr>
            </w:pPr>
            <w:r w:rsidRPr="00C93E52">
              <w:rPr>
                <w:lang w:val="en-US"/>
              </w:rPr>
              <w:t>1</w:t>
            </w:r>
          </w:p>
        </w:tc>
      </w:tr>
      <w:tr w:rsidR="003E0C1A" w:rsidRPr="008345BA" w14:paraId="7733B7E3" w14:textId="77777777" w:rsidTr="00624B04">
        <w:tc>
          <w:tcPr>
            <w:tcW w:w="2474" w:type="dxa"/>
          </w:tcPr>
          <w:p w14:paraId="2585F72D" w14:textId="06298931" w:rsidR="003E0C1A" w:rsidRPr="00FD6BBB" w:rsidRDefault="003E0C1A" w:rsidP="00624B04">
            <w:pPr>
              <w:rPr>
                <w:lang w:val="en-GB"/>
              </w:rPr>
            </w:pPr>
            <w:r w:rsidRPr="003C622B">
              <w:rPr>
                <w:lang w:val="en-GB"/>
              </w:rPr>
              <w:t>gender</w:t>
            </w:r>
          </w:p>
        </w:tc>
        <w:tc>
          <w:tcPr>
            <w:tcW w:w="2506" w:type="dxa"/>
          </w:tcPr>
          <w:p w14:paraId="1F683A2A" w14:textId="22448B28" w:rsidR="003E0C1A" w:rsidRPr="00FD6BBB" w:rsidRDefault="003E0C1A" w:rsidP="00624B04">
            <w:pPr>
              <w:rPr>
                <w:lang w:val="en-GB"/>
              </w:rPr>
            </w:pPr>
            <w:proofErr w:type="spellStart"/>
            <w:r w:rsidRPr="00C93E52">
              <w:rPr>
                <w:lang w:val="en-GB"/>
              </w:rPr>
              <w:t>CVType</w:t>
            </w:r>
            <w:proofErr w:type="spellEnd"/>
          </w:p>
        </w:tc>
        <w:tc>
          <w:tcPr>
            <w:tcW w:w="2925" w:type="dxa"/>
          </w:tcPr>
          <w:p w14:paraId="7C8C154D" w14:textId="72D01311" w:rsidR="003E0C1A" w:rsidRPr="00FD6BBB" w:rsidRDefault="003E0C1A" w:rsidP="00624B04">
            <w:pPr>
              <w:rPr>
                <w:rFonts w:cs="Arial"/>
              </w:rPr>
            </w:pPr>
            <w:r w:rsidRPr="00C93E52">
              <w:rPr>
                <w:rFonts w:cs="Arial"/>
              </w:rPr>
              <w:t>Anger patientens kön.</w:t>
            </w:r>
          </w:p>
        </w:tc>
        <w:tc>
          <w:tcPr>
            <w:tcW w:w="1617" w:type="dxa"/>
          </w:tcPr>
          <w:p w14:paraId="251A2615" w14:textId="2BB06770" w:rsidR="003E0C1A" w:rsidRPr="00FD6BBB" w:rsidRDefault="003E0C1A" w:rsidP="00624B04">
            <w:r w:rsidRPr="00C93E52">
              <w:t>0</w:t>
            </w:r>
            <w:proofErr w:type="gramStart"/>
            <w:r w:rsidRPr="00C93E52">
              <w:t>..</w:t>
            </w:r>
            <w:proofErr w:type="gramEnd"/>
            <w:r w:rsidRPr="00C93E52">
              <w:t>1</w:t>
            </w:r>
          </w:p>
        </w:tc>
      </w:tr>
      <w:tr w:rsidR="003E0C1A" w:rsidRPr="000D472E" w14:paraId="7652A872" w14:textId="77777777" w:rsidTr="00624B04">
        <w:tc>
          <w:tcPr>
            <w:tcW w:w="2474" w:type="dxa"/>
            <w:tcBorders>
              <w:top w:val="single" w:sz="4" w:space="0" w:color="auto"/>
              <w:left w:val="single" w:sz="4" w:space="0" w:color="auto"/>
              <w:bottom w:val="single" w:sz="4" w:space="0" w:color="auto"/>
              <w:right w:val="single" w:sz="4" w:space="0" w:color="auto"/>
            </w:tcBorders>
          </w:tcPr>
          <w:p w14:paraId="16226B84" w14:textId="3A048DAD" w:rsidR="003E0C1A" w:rsidRPr="00FD6BBB" w:rsidRDefault="003E0C1A" w:rsidP="00624B04">
            <w:pPr>
              <w:rPr>
                <w:lang w:val="en-GB"/>
              </w:rPr>
            </w:pPr>
            <w:proofErr w:type="spellStart"/>
            <w:r w:rsidRPr="003C622B">
              <w:rPr>
                <w:lang w:val="en-GB"/>
              </w:rPr>
              <w:t>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57582895"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63DCE5" w14:textId="77777777" w:rsidR="003E0C1A" w:rsidRDefault="003E0C1A" w:rsidP="00624B04">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5F1E1AC6" w14:textId="77777777" w:rsidR="003E0C1A" w:rsidRPr="00DE065A" w:rsidRDefault="003E0C1A" w:rsidP="00624B04">
            <w:pPr>
              <w:rPr>
                <w:rFonts w:cs="Arial"/>
              </w:rPr>
            </w:pPr>
            <w:r>
              <w:rPr>
                <w:rFonts w:cs="Arial"/>
              </w:rPr>
              <w:t xml:space="preserve">0 </w:t>
            </w:r>
            <w:r w:rsidRPr="00DE065A">
              <w:rPr>
                <w:rFonts w:cs="Arial"/>
              </w:rPr>
              <w:t>okänt</w:t>
            </w:r>
          </w:p>
          <w:p w14:paraId="20F6191D" w14:textId="77777777" w:rsidR="003E0C1A" w:rsidRPr="00DE065A" w:rsidRDefault="003E0C1A" w:rsidP="00624B04">
            <w:pPr>
              <w:rPr>
                <w:rFonts w:cs="Arial"/>
              </w:rPr>
            </w:pPr>
            <w:r w:rsidRPr="00DE065A">
              <w:rPr>
                <w:rFonts w:cs="Arial"/>
              </w:rPr>
              <w:t>1</w:t>
            </w:r>
            <w:r>
              <w:rPr>
                <w:rFonts w:cs="Arial"/>
              </w:rPr>
              <w:t xml:space="preserve"> </w:t>
            </w:r>
            <w:r w:rsidRPr="00DE065A">
              <w:rPr>
                <w:rFonts w:cs="Arial"/>
              </w:rPr>
              <w:t>man</w:t>
            </w:r>
          </w:p>
          <w:p w14:paraId="1C2E38B1" w14:textId="77777777" w:rsidR="003E0C1A" w:rsidRPr="00DE065A" w:rsidRDefault="003E0C1A" w:rsidP="00624B04">
            <w:pPr>
              <w:rPr>
                <w:rFonts w:cs="Arial"/>
              </w:rPr>
            </w:pPr>
            <w:r w:rsidRPr="00DE065A">
              <w:rPr>
                <w:rFonts w:cs="Arial"/>
              </w:rPr>
              <w:t>2</w:t>
            </w:r>
            <w:r>
              <w:rPr>
                <w:rFonts w:cs="Arial"/>
              </w:rPr>
              <w:t xml:space="preserve"> </w:t>
            </w:r>
            <w:r w:rsidRPr="00DE065A">
              <w:rPr>
                <w:rFonts w:cs="Arial"/>
              </w:rPr>
              <w:t>kvinna</w:t>
            </w:r>
          </w:p>
          <w:p w14:paraId="66C98449" w14:textId="344198E5" w:rsidR="003E0C1A" w:rsidRPr="00FD6BBB" w:rsidRDefault="003E0C1A" w:rsidP="00624B04">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588A38BB" w:rsidR="003E0C1A" w:rsidRPr="00FD6BBB" w:rsidRDefault="003E0C1A" w:rsidP="00624B04">
            <w:r w:rsidRPr="00C93E52">
              <w:t>1</w:t>
            </w:r>
          </w:p>
        </w:tc>
      </w:tr>
      <w:tr w:rsidR="003E0C1A" w:rsidRPr="000D472E" w14:paraId="02D78AA5" w14:textId="77777777" w:rsidTr="00624B04">
        <w:tc>
          <w:tcPr>
            <w:tcW w:w="2474" w:type="dxa"/>
            <w:tcBorders>
              <w:top w:val="single" w:sz="4" w:space="0" w:color="auto"/>
              <w:left w:val="single" w:sz="4" w:space="0" w:color="auto"/>
              <w:bottom w:val="single" w:sz="4" w:space="0" w:color="auto"/>
              <w:right w:val="single" w:sz="4" w:space="0" w:color="auto"/>
            </w:tcBorders>
          </w:tcPr>
          <w:p w14:paraId="5C151B38" w14:textId="65934F37" w:rsidR="003E0C1A" w:rsidRPr="00FD6BBB" w:rsidRDefault="003E0C1A" w:rsidP="00624B04">
            <w:pPr>
              <w:rPr>
                <w:lang w:val="en-GB"/>
              </w:rPr>
            </w:pPr>
            <w:proofErr w:type="spellStart"/>
            <w:r w:rsidRPr="003C622B">
              <w:rPr>
                <w:lang w:val="en-GB"/>
              </w:rPr>
              <w:t>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09C2435B"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EB76C" w14:textId="77777777" w:rsidR="003E0C1A" w:rsidRPr="00C93E52" w:rsidRDefault="003E0C1A" w:rsidP="00624B04">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6FEFA15E" w14:textId="77777777" w:rsidR="003E0C1A" w:rsidRPr="00C93E52" w:rsidRDefault="003E0C1A" w:rsidP="00624B04">
            <w:pPr>
              <w:rPr>
                <w:rFonts w:cs="Arial"/>
              </w:rPr>
            </w:pPr>
          </w:p>
          <w:p w14:paraId="4E6D7316" w14:textId="570E8C28" w:rsidR="003E0C1A" w:rsidRPr="00FD6BBB" w:rsidRDefault="003E0C1A" w:rsidP="00624B04">
            <w:pPr>
              <w:rPr>
                <w:rFonts w:cs="Arial"/>
              </w:rPr>
            </w:pPr>
            <w:r w:rsidRPr="00C93E52">
              <w:rPr>
                <w:rFonts w:cs="Arial"/>
              </w:rPr>
              <w:t xml:space="preserve">KV kön från V-TIM (OID: </w:t>
            </w:r>
            <w:r w:rsidRPr="00C93E52">
              <w:rPr>
                <w:rFonts w:cs="Arial"/>
              </w:rPr>
              <w:lastRenderedPageBreak/>
              <w:t>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4AD0DAE8" w:rsidR="003E0C1A" w:rsidRPr="00FD6BBB" w:rsidRDefault="003E0C1A" w:rsidP="00624B04">
            <w:r w:rsidRPr="00C93E52">
              <w:lastRenderedPageBreak/>
              <w:t>1</w:t>
            </w:r>
          </w:p>
        </w:tc>
      </w:tr>
      <w:tr w:rsidR="003E0C1A" w:rsidRPr="000D472E" w14:paraId="63AF208C" w14:textId="77777777" w:rsidTr="00624B04">
        <w:tc>
          <w:tcPr>
            <w:tcW w:w="2474" w:type="dxa"/>
            <w:tcBorders>
              <w:top w:val="single" w:sz="4" w:space="0" w:color="auto"/>
              <w:left w:val="single" w:sz="4" w:space="0" w:color="auto"/>
              <w:bottom w:val="single" w:sz="4" w:space="0" w:color="auto"/>
              <w:right w:val="single" w:sz="4" w:space="0" w:color="auto"/>
            </w:tcBorders>
          </w:tcPr>
          <w:p w14:paraId="21EE7FFC" w14:textId="1FBF5DF5" w:rsidR="003E0C1A" w:rsidRPr="00FD6BBB" w:rsidRDefault="003E0C1A" w:rsidP="00624B04">
            <w:pPr>
              <w:rPr>
                <w:lang w:val="en-GB"/>
              </w:rPr>
            </w:pPr>
            <w:proofErr w:type="spellStart"/>
            <w:r w:rsidRPr="003C622B">
              <w:rPr>
                <w:lang w:val="en-GB"/>
              </w:rPr>
              <w:lastRenderedPageBreak/>
              <w:t>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6A58C01C"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430CE05C" w:rsidR="003E0C1A" w:rsidRPr="00FD6BBB" w:rsidRDefault="003E0C1A" w:rsidP="00624B04">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2B8694A3" w:rsidR="003E0C1A" w:rsidRPr="00FD6BBB" w:rsidRDefault="003E0C1A" w:rsidP="00624B04">
            <w:r w:rsidRPr="00C93E52">
              <w:t>0</w:t>
            </w:r>
            <w:proofErr w:type="gramStart"/>
            <w:r w:rsidRPr="00C93E52">
              <w:t>..</w:t>
            </w:r>
            <w:proofErr w:type="gramEnd"/>
            <w:r w:rsidRPr="00C93E52">
              <w:t>1</w:t>
            </w:r>
          </w:p>
        </w:tc>
      </w:tr>
      <w:tr w:rsidR="003E0C1A" w:rsidRPr="000D472E" w14:paraId="6992B399" w14:textId="77777777" w:rsidTr="00624B04">
        <w:tc>
          <w:tcPr>
            <w:tcW w:w="2474" w:type="dxa"/>
            <w:tcBorders>
              <w:top w:val="single" w:sz="4" w:space="0" w:color="auto"/>
              <w:left w:val="single" w:sz="4" w:space="0" w:color="auto"/>
              <w:bottom w:val="single" w:sz="4" w:space="0" w:color="auto"/>
              <w:right w:val="single" w:sz="4" w:space="0" w:color="auto"/>
            </w:tcBorders>
          </w:tcPr>
          <w:p w14:paraId="50808688" w14:textId="73992F30" w:rsidR="003E0C1A" w:rsidRPr="00FD6BBB" w:rsidRDefault="003E0C1A" w:rsidP="00624B04">
            <w:pPr>
              <w:rPr>
                <w:lang w:val="en-GB"/>
              </w:rPr>
            </w:pPr>
            <w:proofErr w:type="spellStart"/>
            <w:r w:rsidRPr="003C622B">
              <w:rPr>
                <w:lang w:val="en-GB"/>
              </w:rPr>
              <w:t>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59DA3A6E"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4274E8C9" w:rsidR="003E0C1A" w:rsidRPr="00FD6BBB" w:rsidRDefault="003E0C1A" w:rsidP="00624B04">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07DE026" w:rsidR="003E0C1A" w:rsidRPr="00FD6BBB" w:rsidRDefault="003E0C1A" w:rsidP="00624B04">
            <w:r w:rsidRPr="00C93E52">
              <w:t>0</w:t>
            </w:r>
            <w:proofErr w:type="gramStart"/>
            <w:r w:rsidRPr="00C93E52">
              <w:t>..</w:t>
            </w:r>
            <w:proofErr w:type="gramEnd"/>
            <w:r w:rsidRPr="00C93E52">
              <w:t>1</w:t>
            </w:r>
          </w:p>
        </w:tc>
      </w:tr>
      <w:tr w:rsidR="003E0C1A" w:rsidRPr="000D472E" w14:paraId="40E5B45D" w14:textId="77777777" w:rsidTr="00624B04">
        <w:tc>
          <w:tcPr>
            <w:tcW w:w="2474" w:type="dxa"/>
            <w:tcBorders>
              <w:top w:val="single" w:sz="4" w:space="0" w:color="auto"/>
              <w:left w:val="single" w:sz="4" w:space="0" w:color="auto"/>
              <w:bottom w:val="single" w:sz="4" w:space="0" w:color="auto"/>
              <w:right w:val="single" w:sz="4" w:space="0" w:color="auto"/>
            </w:tcBorders>
          </w:tcPr>
          <w:p w14:paraId="3C00F037" w14:textId="19503EDA" w:rsidR="003E0C1A" w:rsidRPr="00FD6BBB" w:rsidRDefault="003E0C1A" w:rsidP="00624B04">
            <w:pPr>
              <w:rPr>
                <w:lang w:val="en-GB"/>
              </w:rPr>
            </w:pPr>
            <w:proofErr w:type="spellStart"/>
            <w:r w:rsidRPr="003C622B">
              <w:rPr>
                <w:lang w:val="en-GB"/>
              </w:rPr>
              <w:t>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180E78A1"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0D426195" w:rsidR="003E0C1A" w:rsidRPr="00FD6BBB" w:rsidRDefault="003E0C1A" w:rsidP="00624B04">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2554EFB" w:rsidR="003E0C1A" w:rsidRPr="00FD6BBB" w:rsidRDefault="003E0C1A" w:rsidP="00624B04">
            <w:r w:rsidRPr="00C93E52">
              <w:t>0</w:t>
            </w:r>
            <w:proofErr w:type="gramStart"/>
            <w:r w:rsidRPr="00C93E52">
              <w:t>..</w:t>
            </w:r>
            <w:proofErr w:type="gramEnd"/>
            <w:r w:rsidRPr="00C93E52">
              <w:t>1</w:t>
            </w:r>
          </w:p>
        </w:tc>
      </w:tr>
      <w:tr w:rsidR="003E0C1A" w:rsidRPr="008345BA" w14:paraId="1CB5BE45" w14:textId="77777777" w:rsidTr="00624B04">
        <w:tc>
          <w:tcPr>
            <w:tcW w:w="2474" w:type="dxa"/>
            <w:tcBorders>
              <w:top w:val="single" w:sz="4" w:space="0" w:color="auto"/>
              <w:left w:val="nil"/>
              <w:bottom w:val="single" w:sz="4" w:space="0" w:color="auto"/>
              <w:right w:val="nil"/>
            </w:tcBorders>
            <w:shd w:val="clear" w:color="auto" w:fill="FFFFFF" w:themeFill="background1"/>
          </w:tcPr>
          <w:p w14:paraId="2D9D2F79" w14:textId="77777777" w:rsidR="003E0C1A" w:rsidRPr="00FD6BBB" w:rsidRDefault="003E0C1A" w:rsidP="00624B04">
            <w:pPr>
              <w:rPr>
                <w:lang w:val="en-US" w:eastAsia="sv-SE"/>
              </w:rPr>
            </w:pPr>
          </w:p>
        </w:tc>
        <w:tc>
          <w:tcPr>
            <w:tcW w:w="2506" w:type="dxa"/>
            <w:tcBorders>
              <w:top w:val="single" w:sz="4" w:space="0" w:color="auto"/>
              <w:left w:val="nil"/>
              <w:bottom w:val="single" w:sz="4" w:space="0" w:color="auto"/>
              <w:right w:val="nil"/>
            </w:tcBorders>
            <w:shd w:val="clear" w:color="auto" w:fill="FFFFFF" w:themeFill="background1"/>
          </w:tcPr>
          <w:p w14:paraId="0233097B" w14:textId="77777777" w:rsidR="003E0C1A" w:rsidRPr="00FD6BBB" w:rsidRDefault="003E0C1A" w:rsidP="00624B04">
            <w:pPr>
              <w:rPr>
                <w:lang w:val="en-GB"/>
              </w:rPr>
            </w:pPr>
          </w:p>
        </w:tc>
        <w:tc>
          <w:tcPr>
            <w:tcW w:w="2925" w:type="dxa"/>
            <w:tcBorders>
              <w:top w:val="single" w:sz="4" w:space="0" w:color="auto"/>
              <w:left w:val="nil"/>
              <w:bottom w:val="single" w:sz="4" w:space="0" w:color="auto"/>
              <w:right w:val="nil"/>
            </w:tcBorders>
            <w:shd w:val="clear" w:color="auto" w:fill="FFFFFF" w:themeFill="background1"/>
          </w:tcPr>
          <w:p w14:paraId="7AFF62F6" w14:textId="77777777" w:rsidR="003E0C1A" w:rsidRPr="00FD6BBB" w:rsidRDefault="003E0C1A" w:rsidP="00624B04">
            <w:pPr>
              <w:rPr>
                <w:rFonts w:eastAsia="Times New Roman" w:cs="Arial"/>
              </w:rPr>
            </w:pPr>
          </w:p>
        </w:tc>
        <w:tc>
          <w:tcPr>
            <w:tcW w:w="1617" w:type="dxa"/>
            <w:tcBorders>
              <w:top w:val="single" w:sz="4" w:space="0" w:color="auto"/>
              <w:left w:val="nil"/>
              <w:bottom w:val="single" w:sz="4" w:space="0" w:color="auto"/>
              <w:right w:val="nil"/>
            </w:tcBorders>
            <w:shd w:val="clear" w:color="auto" w:fill="FFFFFF" w:themeFill="background1"/>
          </w:tcPr>
          <w:p w14:paraId="328468D0" w14:textId="77777777" w:rsidR="003E0C1A" w:rsidRPr="00FD6BBB" w:rsidRDefault="003E0C1A" w:rsidP="00624B04"/>
        </w:tc>
      </w:tr>
      <w:tr w:rsidR="00624B04" w:rsidRPr="008345BA" w14:paraId="2556BCBB"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07158" w14:textId="2D2E2ECD" w:rsidR="00624B04" w:rsidRPr="009A0B16" w:rsidRDefault="00624B04" w:rsidP="00624B04">
            <w:pPr>
              <w:rPr>
                <w:lang w:val="en-US" w:eastAsia="sv-SE"/>
              </w:rPr>
            </w:pPr>
            <w:proofErr w:type="spellStart"/>
            <w:r>
              <w:rPr>
                <w:lang w:val="en-US" w:eastAsia="sv-SE"/>
              </w:rPr>
              <w:t>activity</w:t>
            </w:r>
            <w:r w:rsidRPr="009A0B16">
              <w:rPr>
                <w:lang w:val="en-US" w:eastAsia="sv-SE"/>
              </w:rPr>
              <w:t>Group</w:t>
            </w:r>
            <w:proofErr w:type="spellEnd"/>
            <w:r w:rsidRPr="009A0B16">
              <w:rPr>
                <w:lang w:val="en-US" w:eastAsia="sv-SE"/>
              </w:rPr>
              <w:t>/</w:t>
            </w:r>
          </w:p>
          <w:p w14:paraId="47451DAA" w14:textId="1D693754" w:rsidR="00624B04" w:rsidRPr="00FD6BBB" w:rsidRDefault="00624B04" w:rsidP="00624B04">
            <w:pPr>
              <w:rPr>
                <w:lang w:val="en-US" w:eastAsia="sv-SE"/>
              </w:rPr>
            </w:pPr>
            <w:r>
              <w:rPr>
                <w:lang w:eastAsia="sv-SE"/>
              </w:rPr>
              <w:t>s</w:t>
            </w:r>
            <w:proofErr w:type="spellStart"/>
            <w:r w:rsidRPr="00C93E52">
              <w:rPr>
                <w:lang w:val="en-US" w:eastAsia="sv-SE"/>
              </w:rPr>
              <w:t>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05FECCF4" w:rsidR="00624B04" w:rsidRPr="00FD6BBB" w:rsidRDefault="00624B04" w:rsidP="00624B04">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624B04" w:rsidRPr="00FD6BBB" w:rsidRDefault="00624B04" w:rsidP="00624B0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1B095DA5" w:rsidR="00624B04" w:rsidRPr="00FD6BBB" w:rsidRDefault="00624B04" w:rsidP="00624B04"/>
        </w:tc>
      </w:tr>
      <w:tr w:rsidR="00624B04" w:rsidRPr="008345BA" w14:paraId="1B98D328" w14:textId="77777777" w:rsidTr="00624B04">
        <w:tc>
          <w:tcPr>
            <w:tcW w:w="2474" w:type="dxa"/>
            <w:tcBorders>
              <w:top w:val="single" w:sz="4" w:space="0" w:color="auto"/>
              <w:left w:val="single" w:sz="4" w:space="0" w:color="auto"/>
              <w:bottom w:val="single" w:sz="4" w:space="0" w:color="auto"/>
              <w:right w:val="single" w:sz="4" w:space="0" w:color="auto"/>
            </w:tcBorders>
          </w:tcPr>
          <w:p w14:paraId="0B930710" w14:textId="173708A1" w:rsidR="00624B04" w:rsidRPr="00FD6BBB" w:rsidRDefault="00624B04" w:rsidP="00624B04">
            <w:pPr>
              <w:rPr>
                <w:lang w:eastAsia="sv-SE"/>
              </w:rPr>
            </w:pPr>
            <w:r>
              <w:rPr>
                <w:lang w:eastAsia="sv-SE"/>
              </w:rPr>
              <w:t>i</w:t>
            </w:r>
            <w:r w:rsidRPr="003C622B">
              <w:rPr>
                <w:lang w:eastAsia="sv-SE"/>
              </w:rPr>
              <w:t>d</w:t>
            </w:r>
          </w:p>
        </w:tc>
        <w:tc>
          <w:tcPr>
            <w:tcW w:w="2506" w:type="dxa"/>
            <w:tcBorders>
              <w:top w:val="single" w:sz="4" w:space="0" w:color="auto"/>
              <w:left w:val="single" w:sz="4" w:space="0" w:color="auto"/>
              <w:bottom w:val="single" w:sz="4" w:space="0" w:color="auto"/>
              <w:right w:val="single" w:sz="4" w:space="0" w:color="auto"/>
            </w:tcBorders>
          </w:tcPr>
          <w:p w14:paraId="07A66AEA" w14:textId="00AC1604" w:rsidR="00624B04" w:rsidRPr="00FD6BBB" w:rsidRDefault="00624B04" w:rsidP="00624B04">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67BF0614" w:rsidR="00624B04" w:rsidRPr="00FD6BBB" w:rsidRDefault="00624B04" w:rsidP="00624B04">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05FB7A8B" w14:textId="4235B42D" w:rsidR="00624B04" w:rsidRPr="00FD6BBB" w:rsidRDefault="00624B04" w:rsidP="00624B04">
            <w:r w:rsidRPr="00C93E52">
              <w:t>1</w:t>
            </w:r>
          </w:p>
        </w:tc>
      </w:tr>
      <w:tr w:rsidR="00624B04" w:rsidRPr="00455CC0" w14:paraId="4DD4D40A" w14:textId="77777777" w:rsidTr="00624B04">
        <w:tc>
          <w:tcPr>
            <w:tcW w:w="2474" w:type="dxa"/>
            <w:tcBorders>
              <w:top w:val="single" w:sz="4" w:space="0" w:color="auto"/>
              <w:left w:val="single" w:sz="4" w:space="0" w:color="auto"/>
              <w:bottom w:val="single" w:sz="4" w:space="0" w:color="auto"/>
              <w:right w:val="single" w:sz="4" w:space="0" w:color="auto"/>
            </w:tcBorders>
          </w:tcPr>
          <w:p w14:paraId="50E962E6" w14:textId="4885A6F6" w:rsidR="00624B04" w:rsidRPr="00FD6BBB" w:rsidRDefault="00624B04" w:rsidP="00624B04">
            <w:pPr>
              <w:rPr>
                <w:lang w:eastAsia="sv-SE"/>
              </w:rPr>
            </w:pPr>
            <w:proofErr w:type="spellStart"/>
            <w:r w:rsidRPr="003C622B">
              <w:rPr>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55106550" w:rsidR="00624B04" w:rsidRPr="00FD6BBB" w:rsidRDefault="00624B04" w:rsidP="00624B04">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618C248C" w:rsidR="00624B04" w:rsidRPr="00FD6BBB" w:rsidRDefault="00624B04" w:rsidP="00624B04">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67071B5E" w:rsidR="00624B04" w:rsidRPr="00FD6BBB" w:rsidRDefault="00624B04" w:rsidP="00624B04">
            <w:r w:rsidRPr="00C93E52">
              <w:t>1</w:t>
            </w:r>
          </w:p>
        </w:tc>
      </w:tr>
      <w:tr w:rsidR="00624B04" w:rsidRPr="00455CC0" w14:paraId="2F1CB32B" w14:textId="77777777" w:rsidTr="00624B04">
        <w:tc>
          <w:tcPr>
            <w:tcW w:w="2474" w:type="dxa"/>
            <w:tcBorders>
              <w:top w:val="single" w:sz="4" w:space="0" w:color="auto"/>
              <w:left w:val="single" w:sz="4" w:space="0" w:color="auto"/>
              <w:bottom w:val="single" w:sz="4" w:space="0" w:color="auto"/>
              <w:right w:val="single" w:sz="4" w:space="0" w:color="auto"/>
            </w:tcBorders>
          </w:tcPr>
          <w:p w14:paraId="78D75381" w14:textId="3F629A44" w:rsidR="00624B04" w:rsidRPr="00FD6BBB" w:rsidRDefault="00624B04" w:rsidP="00624B04">
            <w:pPr>
              <w:rPr>
                <w:lang w:val="en-US" w:eastAsia="sv-SE"/>
              </w:rPr>
            </w:pPr>
            <w:proofErr w:type="spellStart"/>
            <w:r w:rsidRPr="003C622B">
              <w:rPr>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5601DC2E" w:rsidR="00624B04" w:rsidRPr="00FD6BBB" w:rsidRDefault="00624B04"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6E9104C8" w:rsidR="00624B04" w:rsidRPr="00FD6BBB" w:rsidRDefault="00624B04" w:rsidP="00624B04">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369243DC" w:rsidR="00624B04" w:rsidRPr="00FD6BBB" w:rsidRDefault="00624B04" w:rsidP="00624B04">
            <w:r w:rsidRPr="00C93E52">
              <w:t>1</w:t>
            </w:r>
          </w:p>
        </w:tc>
      </w:tr>
      <w:tr w:rsidR="003E0C1A" w:rsidRPr="008345BA" w14:paraId="5FC24D7C" w14:textId="77777777" w:rsidTr="00624B04">
        <w:tc>
          <w:tcPr>
            <w:tcW w:w="2474" w:type="dxa"/>
            <w:tcBorders>
              <w:left w:val="nil"/>
              <w:right w:val="nil"/>
            </w:tcBorders>
            <w:shd w:val="clear" w:color="auto" w:fill="FFFFFF" w:themeFill="background1"/>
          </w:tcPr>
          <w:p w14:paraId="3BE28BA3" w14:textId="77777777" w:rsidR="003E0C1A" w:rsidRPr="00FD6BBB" w:rsidRDefault="003E0C1A" w:rsidP="00624B04">
            <w:pPr>
              <w:rPr>
                <w:lang w:val="en-US" w:eastAsia="sv-SE"/>
              </w:rPr>
            </w:pPr>
          </w:p>
        </w:tc>
        <w:tc>
          <w:tcPr>
            <w:tcW w:w="2506" w:type="dxa"/>
            <w:tcBorders>
              <w:left w:val="nil"/>
              <w:right w:val="nil"/>
            </w:tcBorders>
            <w:shd w:val="clear" w:color="auto" w:fill="FFFFFF" w:themeFill="background1"/>
          </w:tcPr>
          <w:p w14:paraId="7D13CD52" w14:textId="77777777" w:rsidR="003E0C1A" w:rsidRPr="00FD6BBB" w:rsidRDefault="003E0C1A" w:rsidP="00624B04">
            <w:pPr>
              <w:rPr>
                <w:lang w:val="en-US"/>
              </w:rPr>
            </w:pPr>
          </w:p>
        </w:tc>
        <w:tc>
          <w:tcPr>
            <w:tcW w:w="2925" w:type="dxa"/>
            <w:tcBorders>
              <w:left w:val="nil"/>
              <w:right w:val="nil"/>
            </w:tcBorders>
            <w:shd w:val="clear" w:color="auto" w:fill="FFFFFF" w:themeFill="background1"/>
          </w:tcPr>
          <w:p w14:paraId="7BB8AC36" w14:textId="77777777" w:rsidR="003E0C1A" w:rsidRPr="00FD6BBB" w:rsidRDefault="003E0C1A" w:rsidP="00624B04">
            <w:pPr>
              <w:rPr>
                <w:lang w:val="en-US"/>
              </w:rPr>
            </w:pPr>
          </w:p>
        </w:tc>
        <w:tc>
          <w:tcPr>
            <w:tcW w:w="1617" w:type="dxa"/>
            <w:tcBorders>
              <w:left w:val="nil"/>
              <w:right w:val="nil"/>
            </w:tcBorders>
            <w:shd w:val="clear" w:color="auto" w:fill="FFFFFF" w:themeFill="background1"/>
          </w:tcPr>
          <w:p w14:paraId="76B38355" w14:textId="77777777" w:rsidR="003E0C1A" w:rsidRPr="00FD6BBB" w:rsidRDefault="003E0C1A" w:rsidP="00624B04"/>
        </w:tc>
      </w:tr>
      <w:tr w:rsidR="003E0C1A" w:rsidRPr="008345BA" w14:paraId="2039D664" w14:textId="77777777" w:rsidTr="00624B04">
        <w:tc>
          <w:tcPr>
            <w:tcW w:w="2474" w:type="dxa"/>
            <w:shd w:val="clear" w:color="auto" w:fill="D9D9D9" w:themeFill="background1" w:themeFillShade="D9"/>
          </w:tcPr>
          <w:p w14:paraId="7B12518F" w14:textId="77777777" w:rsidR="003E0C1A" w:rsidRPr="00FD6BBB" w:rsidRDefault="003E0C1A" w:rsidP="00624B04">
            <w:pPr>
              <w:rPr>
                <w:lang w:val="en-GB"/>
              </w:rPr>
            </w:pPr>
            <w:r w:rsidRPr="00FD6BBB">
              <w:rPr>
                <w:lang w:val="en-US" w:eastAsia="sv-SE"/>
              </w:rPr>
              <w:t>relation</w:t>
            </w:r>
          </w:p>
        </w:tc>
        <w:tc>
          <w:tcPr>
            <w:tcW w:w="2506" w:type="dxa"/>
            <w:shd w:val="clear" w:color="auto" w:fill="D9D9D9" w:themeFill="background1" w:themeFillShade="D9"/>
          </w:tcPr>
          <w:p w14:paraId="08CFCC18" w14:textId="77777777" w:rsidR="003E0C1A" w:rsidRPr="00FD6BBB" w:rsidRDefault="003E0C1A" w:rsidP="00624B04">
            <w:pPr>
              <w:rPr>
                <w:lang w:val="en-US"/>
              </w:rPr>
            </w:pPr>
            <w:r w:rsidRPr="00FD6BBB">
              <w:rPr>
                <w:lang w:val="en-US"/>
              </w:rPr>
              <w:t>RelationType</w:t>
            </w:r>
          </w:p>
        </w:tc>
        <w:tc>
          <w:tcPr>
            <w:tcW w:w="2925" w:type="dxa"/>
            <w:shd w:val="clear" w:color="auto" w:fill="D9D9D9" w:themeFill="background1" w:themeFillShade="D9"/>
          </w:tcPr>
          <w:p w14:paraId="26D572FC" w14:textId="77777777" w:rsidR="003E0C1A" w:rsidRPr="00FD6BBB" w:rsidRDefault="003E0C1A" w:rsidP="00624B04">
            <w:pPr>
              <w:rPr>
                <w:lang w:val="en-US"/>
              </w:rPr>
            </w:pPr>
          </w:p>
        </w:tc>
        <w:tc>
          <w:tcPr>
            <w:tcW w:w="1617" w:type="dxa"/>
            <w:shd w:val="clear" w:color="auto" w:fill="D9D9D9" w:themeFill="background1" w:themeFillShade="D9"/>
          </w:tcPr>
          <w:p w14:paraId="65A90536" w14:textId="77777777" w:rsidR="003E0C1A" w:rsidRPr="00FD6BBB" w:rsidRDefault="003E0C1A" w:rsidP="00624B04">
            <w:r w:rsidRPr="00FD6BBB">
              <w:t>0</w:t>
            </w:r>
            <w:proofErr w:type="gramStart"/>
            <w:r w:rsidRPr="00FD6BBB">
              <w:t>..</w:t>
            </w:r>
            <w:proofErr w:type="gramEnd"/>
            <w:r w:rsidRPr="00FD6BBB">
              <w:t>*</w:t>
            </w:r>
          </w:p>
        </w:tc>
      </w:tr>
      <w:tr w:rsidR="003E0C1A" w:rsidRPr="008345BA" w14:paraId="386A6C6F" w14:textId="77777777" w:rsidTr="00624B04">
        <w:tc>
          <w:tcPr>
            <w:tcW w:w="2474" w:type="dxa"/>
          </w:tcPr>
          <w:p w14:paraId="65E271C6" w14:textId="77777777" w:rsidR="003E0C1A" w:rsidRPr="00FD6BBB" w:rsidRDefault="003E0C1A" w:rsidP="00624B04">
            <w:proofErr w:type="gramStart"/>
            <w:r w:rsidRPr="00FD6BBB">
              <w:rPr>
                <w:lang w:eastAsia="sv-SE"/>
              </w:rPr>
              <w:t>..</w:t>
            </w:r>
            <w:proofErr w:type="gramEnd"/>
            <w:r w:rsidRPr="00FD6BBB">
              <w:rPr>
                <w:lang w:eastAsia="sv-SE"/>
              </w:rPr>
              <w:t>/RelationType.code</w:t>
            </w:r>
          </w:p>
        </w:tc>
        <w:tc>
          <w:tcPr>
            <w:tcW w:w="2506" w:type="dxa"/>
          </w:tcPr>
          <w:p w14:paraId="3B33A2A7" w14:textId="77777777" w:rsidR="003E0C1A" w:rsidRPr="00FD6BBB" w:rsidRDefault="003E0C1A" w:rsidP="00624B04">
            <w:r w:rsidRPr="00FD6BBB">
              <w:t>CVType</w:t>
            </w:r>
          </w:p>
        </w:tc>
        <w:tc>
          <w:tcPr>
            <w:tcW w:w="2925" w:type="dxa"/>
          </w:tcPr>
          <w:p w14:paraId="46F3C5D2" w14:textId="77777777" w:rsidR="003E0C1A" w:rsidRPr="00FD6BBB" w:rsidRDefault="003E0C1A" w:rsidP="00624B04">
            <w:r w:rsidRPr="00FD6BBB">
              <w:t>Anger vilken typ av relation den refererade informationen har till hämtad observation.</w:t>
            </w:r>
          </w:p>
        </w:tc>
        <w:tc>
          <w:tcPr>
            <w:tcW w:w="1617" w:type="dxa"/>
          </w:tcPr>
          <w:p w14:paraId="10F8EB60" w14:textId="77777777" w:rsidR="003E0C1A" w:rsidRPr="00FD6BBB" w:rsidRDefault="003E0C1A" w:rsidP="00624B04">
            <w:r w:rsidRPr="00FD6BBB">
              <w:t>1</w:t>
            </w:r>
          </w:p>
        </w:tc>
      </w:tr>
      <w:tr w:rsidR="003E0C1A" w:rsidRPr="00D1172A" w14:paraId="5CF9050C" w14:textId="77777777" w:rsidTr="00624B04">
        <w:tc>
          <w:tcPr>
            <w:tcW w:w="2474" w:type="dxa"/>
            <w:tcBorders>
              <w:top w:val="single" w:sz="4" w:space="0" w:color="auto"/>
              <w:left w:val="single" w:sz="4" w:space="0" w:color="auto"/>
              <w:bottom w:val="single" w:sz="4" w:space="0" w:color="auto"/>
              <w:right w:val="single" w:sz="4" w:space="0" w:color="auto"/>
            </w:tcBorders>
          </w:tcPr>
          <w:p w14:paraId="65CEBEC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3E0C1A" w:rsidRPr="00FD6BBB" w:rsidRDefault="003E0C1A" w:rsidP="00624B04">
            <w:r w:rsidRPr="00FD6BBB">
              <w:t>Kod för relationstyp.</w:t>
            </w:r>
          </w:p>
          <w:p w14:paraId="079931F1" w14:textId="1D258414"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1B1DB016" w14:textId="77777777" w:rsidR="003E0C1A" w:rsidRPr="00FD6BBB" w:rsidRDefault="003E0C1A" w:rsidP="00624B04">
            <w:r w:rsidRPr="00FD6BBB">
              <w:t>1</w:t>
            </w:r>
          </w:p>
        </w:tc>
      </w:tr>
      <w:tr w:rsidR="003E0C1A" w:rsidRPr="00D1172A" w14:paraId="5E5CDD06" w14:textId="77777777" w:rsidTr="00624B04">
        <w:tc>
          <w:tcPr>
            <w:tcW w:w="2474" w:type="dxa"/>
            <w:tcBorders>
              <w:top w:val="single" w:sz="4" w:space="0" w:color="auto"/>
              <w:left w:val="single" w:sz="4" w:space="0" w:color="auto"/>
              <w:bottom w:val="single" w:sz="4" w:space="0" w:color="auto"/>
              <w:right w:val="single" w:sz="4" w:space="0" w:color="auto"/>
            </w:tcBorders>
          </w:tcPr>
          <w:p w14:paraId="58437B05"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3E0C1A" w:rsidRPr="00FD6BBB" w:rsidRDefault="003E0C1A" w:rsidP="00624B04">
            <w:r w:rsidRPr="00FD6BBB">
              <w:t xml:space="preserve">Kodsystem för angiven kod för relationstyp. </w:t>
            </w:r>
          </w:p>
          <w:p w14:paraId="21E4048A" w14:textId="4348B068"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438EF514" w14:textId="77777777" w:rsidR="003E0C1A" w:rsidRPr="00FD6BBB" w:rsidRDefault="003E0C1A" w:rsidP="00624B04">
            <w:r w:rsidRPr="00FD6BBB">
              <w:t>1</w:t>
            </w:r>
          </w:p>
        </w:tc>
      </w:tr>
      <w:tr w:rsidR="003E0C1A" w:rsidRPr="00D1172A" w14:paraId="0A6BE55B" w14:textId="77777777" w:rsidTr="00624B04">
        <w:tc>
          <w:tcPr>
            <w:tcW w:w="2474" w:type="dxa"/>
            <w:tcBorders>
              <w:top w:val="single" w:sz="4" w:space="0" w:color="auto"/>
              <w:left w:val="single" w:sz="4" w:space="0" w:color="auto"/>
              <w:bottom w:val="single" w:sz="4" w:space="0" w:color="auto"/>
              <w:right w:val="single" w:sz="4" w:space="0" w:color="auto"/>
            </w:tcBorders>
          </w:tcPr>
          <w:p w14:paraId="2B982A70"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3E0C1A" w:rsidRPr="00FD6BBB" w:rsidRDefault="003E0C1A" w:rsidP="00624B04">
            <w:r w:rsidRPr="00FD6BBB">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3E0C1A" w:rsidRPr="00FD6BBB" w:rsidRDefault="003E0C1A" w:rsidP="00624B04">
            <w:r w:rsidRPr="00FD6BBB">
              <w:t>0</w:t>
            </w:r>
            <w:proofErr w:type="gramStart"/>
            <w:r w:rsidRPr="00FD6BBB">
              <w:t>..</w:t>
            </w:r>
            <w:proofErr w:type="gramEnd"/>
            <w:r w:rsidRPr="00FD6BBB">
              <w:t>1</w:t>
            </w:r>
          </w:p>
        </w:tc>
      </w:tr>
      <w:tr w:rsidR="003E0C1A" w:rsidRPr="00D1172A" w14:paraId="799AF039" w14:textId="77777777" w:rsidTr="00624B04">
        <w:tc>
          <w:tcPr>
            <w:tcW w:w="2474" w:type="dxa"/>
            <w:tcBorders>
              <w:top w:val="single" w:sz="4" w:space="0" w:color="auto"/>
              <w:left w:val="single" w:sz="4" w:space="0" w:color="auto"/>
              <w:bottom w:val="single" w:sz="4" w:space="0" w:color="auto"/>
              <w:right w:val="single" w:sz="4" w:space="0" w:color="auto"/>
            </w:tcBorders>
          </w:tcPr>
          <w:p w14:paraId="684A8AE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3E0C1A" w:rsidRPr="00FD6BBB" w:rsidRDefault="003E0C1A" w:rsidP="00624B04">
            <w:r w:rsidRPr="00FD6BBB">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3E0C1A" w:rsidRPr="00FD6BBB" w:rsidRDefault="003E0C1A" w:rsidP="00624B04">
            <w:r w:rsidRPr="00FD6BBB">
              <w:t>0</w:t>
            </w:r>
            <w:proofErr w:type="gramStart"/>
            <w:r w:rsidRPr="00FD6BBB">
              <w:t>..</w:t>
            </w:r>
            <w:proofErr w:type="gramEnd"/>
            <w:r w:rsidRPr="00FD6BBB">
              <w:t>1</w:t>
            </w:r>
          </w:p>
        </w:tc>
      </w:tr>
      <w:tr w:rsidR="003E0C1A" w:rsidRPr="00D1172A" w14:paraId="6BA80EDE" w14:textId="77777777" w:rsidTr="00624B04">
        <w:tc>
          <w:tcPr>
            <w:tcW w:w="2474" w:type="dxa"/>
            <w:tcBorders>
              <w:top w:val="single" w:sz="4" w:space="0" w:color="auto"/>
              <w:left w:val="single" w:sz="4" w:space="0" w:color="auto"/>
              <w:bottom w:val="single" w:sz="4" w:space="0" w:color="auto"/>
              <w:right w:val="single" w:sz="4" w:space="0" w:color="auto"/>
            </w:tcBorders>
          </w:tcPr>
          <w:p w14:paraId="47FEAD7F"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3E0C1A" w:rsidRPr="00FD6BBB" w:rsidRDefault="003E0C1A" w:rsidP="00624B04">
            <w:r w:rsidRPr="00FD6BBB">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3E0C1A" w:rsidRPr="00FD6BBB" w:rsidRDefault="003E0C1A" w:rsidP="00624B04">
            <w:r w:rsidRPr="00FD6BBB">
              <w:t>0</w:t>
            </w:r>
            <w:proofErr w:type="gramStart"/>
            <w:r w:rsidRPr="00FD6BBB">
              <w:t>..</w:t>
            </w:r>
            <w:proofErr w:type="gramEnd"/>
            <w:r w:rsidRPr="00FD6BBB">
              <w:t>1</w:t>
            </w:r>
          </w:p>
        </w:tc>
      </w:tr>
      <w:tr w:rsidR="00624B04" w:rsidRPr="008345BA" w14:paraId="4ABF8A06" w14:textId="77777777" w:rsidTr="00624B04">
        <w:tc>
          <w:tcPr>
            <w:tcW w:w="2474" w:type="dxa"/>
            <w:tcBorders>
              <w:left w:val="nil"/>
              <w:right w:val="nil"/>
            </w:tcBorders>
            <w:shd w:val="clear" w:color="auto" w:fill="FFFFFF" w:themeFill="background1"/>
          </w:tcPr>
          <w:p w14:paraId="3B18532C" w14:textId="77777777" w:rsidR="00624B04" w:rsidRPr="00FD6BBB" w:rsidRDefault="00624B04" w:rsidP="00624B04">
            <w:pPr>
              <w:rPr>
                <w:lang w:eastAsia="sv-SE"/>
              </w:rPr>
            </w:pPr>
          </w:p>
        </w:tc>
        <w:tc>
          <w:tcPr>
            <w:tcW w:w="2506" w:type="dxa"/>
            <w:tcBorders>
              <w:left w:val="nil"/>
              <w:right w:val="nil"/>
            </w:tcBorders>
            <w:shd w:val="clear" w:color="auto" w:fill="FFFFFF" w:themeFill="background1"/>
          </w:tcPr>
          <w:p w14:paraId="2F3B90CF" w14:textId="77777777" w:rsidR="00624B04" w:rsidRPr="00FD6BBB" w:rsidRDefault="00624B04" w:rsidP="00624B04"/>
        </w:tc>
        <w:tc>
          <w:tcPr>
            <w:tcW w:w="2925" w:type="dxa"/>
            <w:tcBorders>
              <w:left w:val="nil"/>
              <w:right w:val="nil"/>
            </w:tcBorders>
            <w:shd w:val="clear" w:color="auto" w:fill="FFFFFF" w:themeFill="background1"/>
          </w:tcPr>
          <w:p w14:paraId="1B2F162A" w14:textId="77777777" w:rsidR="00624B04" w:rsidRPr="00FD6BBB" w:rsidRDefault="00624B04" w:rsidP="00624B04"/>
        </w:tc>
        <w:tc>
          <w:tcPr>
            <w:tcW w:w="1617" w:type="dxa"/>
            <w:tcBorders>
              <w:left w:val="nil"/>
              <w:right w:val="nil"/>
            </w:tcBorders>
            <w:shd w:val="clear" w:color="auto" w:fill="FFFFFF" w:themeFill="background1"/>
          </w:tcPr>
          <w:p w14:paraId="78720F3D" w14:textId="77777777" w:rsidR="00624B04" w:rsidRPr="00FD6BBB" w:rsidRDefault="00624B04" w:rsidP="00624B04"/>
        </w:tc>
      </w:tr>
      <w:tr w:rsidR="003E0C1A" w:rsidRPr="008345BA" w14:paraId="1CD9478D" w14:textId="77777777" w:rsidTr="00624B04">
        <w:tc>
          <w:tcPr>
            <w:tcW w:w="2474" w:type="dxa"/>
            <w:shd w:val="clear" w:color="auto" w:fill="D9D9D9" w:themeFill="background1" w:themeFillShade="D9"/>
          </w:tcPr>
          <w:p w14:paraId="294F5276" w14:textId="77777777" w:rsidR="003E0C1A" w:rsidRPr="00FD6BBB" w:rsidRDefault="003E0C1A" w:rsidP="00624B04">
            <w:proofErr w:type="gramStart"/>
            <w:r w:rsidRPr="00FD6BBB">
              <w:rPr>
                <w:lang w:eastAsia="sv-SE"/>
              </w:rPr>
              <w:t>..</w:t>
            </w:r>
            <w:proofErr w:type="gramEnd"/>
            <w:r w:rsidRPr="00FD6BBB">
              <w:rPr>
                <w:lang w:eastAsia="sv-SE"/>
              </w:rPr>
              <w:t>/</w:t>
            </w:r>
            <w:proofErr w:type="spellStart"/>
            <w:r w:rsidRPr="00FD6BBB">
              <w:t>RelationType</w:t>
            </w:r>
            <w:r w:rsidRPr="00FD6BBB">
              <w:rPr>
                <w:lang w:eastAsia="sv-SE"/>
              </w:rPr>
              <w:t>.referredInformation</w:t>
            </w:r>
            <w:proofErr w:type="spellEnd"/>
          </w:p>
        </w:tc>
        <w:tc>
          <w:tcPr>
            <w:tcW w:w="2506" w:type="dxa"/>
            <w:shd w:val="clear" w:color="auto" w:fill="D9D9D9" w:themeFill="background1" w:themeFillShade="D9"/>
          </w:tcPr>
          <w:p w14:paraId="631B3D6D" w14:textId="77777777" w:rsidR="003E0C1A" w:rsidRPr="00FD6BBB" w:rsidRDefault="003E0C1A" w:rsidP="00624B04">
            <w:r w:rsidRPr="00FD6BBB">
              <w:t>ReferredInformationType</w:t>
            </w:r>
          </w:p>
        </w:tc>
        <w:tc>
          <w:tcPr>
            <w:tcW w:w="2925" w:type="dxa"/>
            <w:shd w:val="clear" w:color="auto" w:fill="D9D9D9" w:themeFill="background1" w:themeFillShade="D9"/>
          </w:tcPr>
          <w:p w14:paraId="27106028" w14:textId="77777777" w:rsidR="003E0C1A" w:rsidRPr="00FD6BBB" w:rsidRDefault="003E0C1A" w:rsidP="00624B04"/>
        </w:tc>
        <w:tc>
          <w:tcPr>
            <w:tcW w:w="1617" w:type="dxa"/>
            <w:shd w:val="clear" w:color="auto" w:fill="D9D9D9" w:themeFill="background1" w:themeFillShade="D9"/>
          </w:tcPr>
          <w:p w14:paraId="3A45A50A" w14:textId="0DE0039B" w:rsidR="003E0C1A" w:rsidRPr="00FD6BBB" w:rsidRDefault="003E0C1A" w:rsidP="00624B04">
            <w:r w:rsidRPr="00FD6BBB">
              <w:t>1</w:t>
            </w:r>
            <w:proofErr w:type="gramStart"/>
            <w:r w:rsidRPr="00FD6BBB">
              <w:t>..</w:t>
            </w:r>
            <w:proofErr w:type="gramEnd"/>
            <w:r w:rsidRPr="00FD6BBB">
              <w:t>1</w:t>
            </w:r>
          </w:p>
        </w:tc>
      </w:tr>
      <w:tr w:rsidR="003E0C1A" w:rsidRPr="008345BA" w14:paraId="74E091AC" w14:textId="77777777" w:rsidTr="00624B04">
        <w:tc>
          <w:tcPr>
            <w:tcW w:w="2474" w:type="dxa"/>
          </w:tcPr>
          <w:p w14:paraId="569ABAAC"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ReferredInformationType.id</w:t>
            </w:r>
          </w:p>
        </w:tc>
        <w:tc>
          <w:tcPr>
            <w:tcW w:w="2506" w:type="dxa"/>
          </w:tcPr>
          <w:p w14:paraId="08F83925" w14:textId="77777777" w:rsidR="003E0C1A" w:rsidRPr="00FD6BBB" w:rsidRDefault="003E0C1A" w:rsidP="00624B04">
            <w:r w:rsidRPr="00FD6BBB">
              <w:t>IIType</w:t>
            </w:r>
          </w:p>
        </w:tc>
        <w:tc>
          <w:tcPr>
            <w:tcW w:w="2925" w:type="dxa"/>
          </w:tcPr>
          <w:p w14:paraId="35B5000E" w14:textId="3A249B3D" w:rsidR="003E0C1A" w:rsidRPr="00FD6BBB" w:rsidRDefault="003E0C1A" w:rsidP="00624B04">
            <w:pPr>
              <w:rPr>
                <w:rFonts w:cs="Arial"/>
              </w:rPr>
            </w:pPr>
            <w:r w:rsidRPr="00FD6BBB">
              <w:rPr>
                <w:rFonts w:cs="Arial"/>
              </w:rPr>
              <w:t xml:space="preserve">Den refererade externa informationens identitet </w:t>
            </w:r>
          </w:p>
        </w:tc>
        <w:tc>
          <w:tcPr>
            <w:tcW w:w="1617" w:type="dxa"/>
          </w:tcPr>
          <w:p w14:paraId="7BCFFB17" w14:textId="29644D4D" w:rsidR="003E0C1A" w:rsidRPr="00FD6BBB" w:rsidRDefault="003E0C1A" w:rsidP="00624B04">
            <w:pPr>
              <w:rPr>
                <w:lang w:val="en-US"/>
              </w:rPr>
            </w:pPr>
            <w:r w:rsidRPr="00FD6BBB">
              <w:rPr>
                <w:lang w:val="en-US"/>
              </w:rPr>
              <w:t>1..1</w:t>
            </w:r>
          </w:p>
        </w:tc>
      </w:tr>
      <w:tr w:rsidR="003E0C1A" w:rsidRPr="00AC5622" w14:paraId="3B6C098A" w14:textId="77777777" w:rsidTr="00624B04">
        <w:tc>
          <w:tcPr>
            <w:tcW w:w="2474" w:type="dxa"/>
            <w:tcBorders>
              <w:top w:val="single" w:sz="4" w:space="0" w:color="auto"/>
              <w:left w:val="single" w:sz="4" w:space="0" w:color="auto"/>
              <w:bottom w:val="single" w:sz="4" w:space="0" w:color="auto"/>
              <w:right w:val="single" w:sz="4" w:space="0" w:color="auto"/>
            </w:tcBorders>
          </w:tcPr>
          <w:p w14:paraId="6641581C"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ReferredInformationType.id</w:t>
            </w:r>
            <w:r w:rsidRPr="00FD6BBB">
              <w:rPr>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3E0C1A" w:rsidRPr="00FD6BBB" w:rsidRDefault="003E0C1A" w:rsidP="00624B04">
            <w:pPr>
              <w:rPr>
                <w:rFonts w:cs="Arial"/>
              </w:rPr>
            </w:pPr>
            <w:r w:rsidRPr="00FD6BBB">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3E0C1A" w:rsidRPr="00FD6BBB" w:rsidRDefault="003E0C1A" w:rsidP="00624B04">
            <w:pPr>
              <w:rPr>
                <w:lang w:val="en-US"/>
              </w:rPr>
            </w:pPr>
            <w:r w:rsidRPr="00FD6BBB">
              <w:rPr>
                <w:lang w:val="en-US"/>
              </w:rPr>
              <w:t>1..1</w:t>
            </w:r>
          </w:p>
        </w:tc>
      </w:tr>
      <w:tr w:rsidR="003E0C1A" w:rsidRPr="00AC5622" w14:paraId="67E4C8C4" w14:textId="77777777" w:rsidTr="00624B04">
        <w:tc>
          <w:tcPr>
            <w:tcW w:w="2474" w:type="dxa"/>
            <w:tcBorders>
              <w:top w:val="single" w:sz="4" w:space="0" w:color="auto"/>
              <w:left w:val="single" w:sz="4" w:space="0" w:color="auto"/>
              <w:bottom w:val="single" w:sz="4" w:space="0" w:color="auto"/>
              <w:right w:val="single" w:sz="4" w:space="0" w:color="auto"/>
            </w:tcBorders>
          </w:tcPr>
          <w:p w14:paraId="3AB6CC86"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w:t>
            </w:r>
            <w:r w:rsidRPr="00FD6BBB">
              <w:lastRenderedPageBreak/>
              <w:t>nType.id</w:t>
            </w:r>
            <w:r w:rsidRPr="00FD6BBB">
              <w:rPr>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3E0C1A" w:rsidRPr="00FD6BBB" w:rsidRDefault="003E0C1A" w:rsidP="00624B04">
            <w:r w:rsidRPr="00FD6BBB">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3E0C1A" w:rsidRPr="00FD6BBB" w:rsidRDefault="003E0C1A" w:rsidP="00624B04">
            <w:pPr>
              <w:rPr>
                <w:rFonts w:cs="Arial"/>
              </w:rPr>
            </w:pPr>
            <w:r w:rsidRPr="00FD6BBB">
              <w:rPr>
                <w:rFonts w:cs="Arial"/>
              </w:rPr>
              <w:t xml:space="preserve">Det unika id-värdet för den </w:t>
            </w:r>
            <w:r w:rsidRPr="00FD6BBB">
              <w:rPr>
                <w:rFonts w:cs="Arial"/>
              </w:rPr>
              <w:lastRenderedPageBreak/>
              <w:t>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3E0C1A" w:rsidRPr="00FD6BBB" w:rsidRDefault="003E0C1A" w:rsidP="00624B04">
            <w:pPr>
              <w:rPr>
                <w:lang w:val="en-US"/>
              </w:rPr>
            </w:pPr>
            <w:r w:rsidRPr="00FD6BBB">
              <w:rPr>
                <w:lang w:val="en-US"/>
              </w:rPr>
              <w:lastRenderedPageBreak/>
              <w:t>1..1</w:t>
            </w:r>
          </w:p>
        </w:tc>
      </w:tr>
      <w:tr w:rsidR="003E0C1A" w:rsidRPr="008345BA" w14:paraId="06663727" w14:textId="77777777" w:rsidTr="00624B04">
        <w:tc>
          <w:tcPr>
            <w:tcW w:w="2474" w:type="dxa"/>
          </w:tcPr>
          <w:p w14:paraId="4EF70216" w14:textId="77777777" w:rsidR="003E0C1A" w:rsidRPr="00FD6BBB" w:rsidRDefault="003E0C1A" w:rsidP="00624B04">
            <w:proofErr w:type="gramStart"/>
            <w:r w:rsidRPr="00FD6BBB">
              <w:rPr>
                <w:lang w:eastAsia="sv-SE"/>
              </w:rPr>
              <w:lastRenderedPageBreak/>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ReferredInformationType.time</w:t>
            </w:r>
          </w:p>
        </w:tc>
        <w:tc>
          <w:tcPr>
            <w:tcW w:w="2506" w:type="dxa"/>
          </w:tcPr>
          <w:p w14:paraId="7517DBA2" w14:textId="77777777" w:rsidR="003E0C1A" w:rsidRPr="00FD6BBB" w:rsidRDefault="003E0C1A" w:rsidP="00624B04">
            <w:r w:rsidRPr="00FD6BBB">
              <w:t>TimeStamp</w:t>
            </w:r>
          </w:p>
        </w:tc>
        <w:tc>
          <w:tcPr>
            <w:tcW w:w="2925" w:type="dxa"/>
          </w:tcPr>
          <w:p w14:paraId="2F51C74B" w14:textId="60EB1BB7" w:rsidR="003E0C1A" w:rsidRPr="00FD6BBB" w:rsidRDefault="003E0C1A" w:rsidP="009E7E75">
            <w:pPr>
              <w:rPr>
                <w:rFonts w:cs="Arial"/>
              </w:rPr>
            </w:pPr>
            <w:r w:rsidRPr="00FD6BBB">
              <w:rPr>
                <w:rFonts w:cs="Arial"/>
              </w:rPr>
              <w:t xml:space="preserve">Starttid av refererad information. Tiden är till för att användas som sökparameter när man ska hämta den relaterade informationen med ett separat tjänsteanrop. Uttrycks med formatet ÅÅÅÅMMDDttmmss. </w:t>
            </w:r>
            <w:ins w:id="222" w:author="Torbjörn Dahlin" w:date="2015-03-24T10:13:00Z">
              <w:r w:rsidR="009E7E75">
                <w:rPr>
                  <w:rFonts w:cs="Arial"/>
                </w:rPr>
                <w:t xml:space="preserve"> </w:t>
              </w:r>
              <w:r w:rsidR="009E7E75" w:rsidRPr="00E74818">
                <w:rPr>
                  <w:b/>
                </w:rPr>
                <w:t xml:space="preserve">(Fält </w:t>
              </w:r>
              <w:r w:rsidR="009E7E75">
                <w:rPr>
                  <w:b/>
                </w:rPr>
                <w:t>4</w:t>
              </w:r>
              <w:r w:rsidR="009E7E75" w:rsidRPr="00E74818">
                <w:rPr>
                  <w:b/>
                </w:rPr>
                <w:t>)</w:t>
              </w:r>
            </w:ins>
          </w:p>
        </w:tc>
        <w:tc>
          <w:tcPr>
            <w:tcW w:w="1617" w:type="dxa"/>
          </w:tcPr>
          <w:p w14:paraId="6F576262" w14:textId="77777777" w:rsidR="003E0C1A" w:rsidRPr="00FD6BBB" w:rsidRDefault="003E0C1A" w:rsidP="00624B04">
            <w:r w:rsidRPr="00FD6BBB">
              <w:t>1</w:t>
            </w:r>
          </w:p>
        </w:tc>
      </w:tr>
      <w:tr w:rsidR="003E0C1A" w:rsidRPr="008345BA" w14:paraId="419F0FC7" w14:textId="77777777" w:rsidTr="00624B04">
        <w:tc>
          <w:tcPr>
            <w:tcW w:w="2474" w:type="dxa"/>
            <w:tcBorders>
              <w:bottom w:val="single" w:sz="4" w:space="0" w:color="auto"/>
            </w:tcBorders>
          </w:tcPr>
          <w:p w14:paraId="1A5E75DD"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ReferredInformationType.type</w:t>
            </w:r>
          </w:p>
        </w:tc>
        <w:tc>
          <w:tcPr>
            <w:tcW w:w="2506" w:type="dxa"/>
            <w:tcBorders>
              <w:bottom w:val="single" w:sz="4" w:space="0" w:color="auto"/>
            </w:tcBorders>
          </w:tcPr>
          <w:p w14:paraId="34DC5695" w14:textId="3A831C30" w:rsidR="003E0C1A" w:rsidRPr="00FD6BBB" w:rsidRDefault="003E0C1A" w:rsidP="00624B04">
            <w:r w:rsidRPr="00FD6BBB">
              <w:t>string</w:t>
            </w:r>
          </w:p>
        </w:tc>
        <w:tc>
          <w:tcPr>
            <w:tcW w:w="2925" w:type="dxa"/>
            <w:tcBorders>
              <w:bottom w:val="single" w:sz="4" w:space="0" w:color="auto"/>
            </w:tcBorders>
          </w:tcPr>
          <w:p w14:paraId="4A051BC3" w14:textId="60BC13EA" w:rsidR="003E0C1A" w:rsidRPr="00FD6BBB" w:rsidRDefault="003E0C1A" w:rsidP="00624B04">
            <w:pPr>
              <w:rPr>
                <w:rFonts w:cs="Arial"/>
              </w:rPr>
            </w:pPr>
            <w:r w:rsidRPr="00FD6BBB">
              <w:rPr>
                <w:rFonts w:cs="Arial"/>
              </w:rPr>
              <w:t xml:space="preserve">Kod för refererad informationstyp. </w:t>
            </w:r>
            <w:proofErr w:type="gramStart"/>
            <w:r w:rsidRPr="00FD6BBB">
              <w:rPr>
                <w:rFonts w:cs="Arial"/>
              </w:rPr>
              <w:t>Tex</w:t>
            </w:r>
            <w:proofErr w:type="gramEnd"/>
            <w:r w:rsidRPr="00FD6BBB">
              <w:rPr>
                <w:rFonts w:cs="Arial"/>
              </w:rPr>
              <w:t xml:space="preserve"> ”chb-m” för Measurements, eller “vko” för CareContacts</w:t>
            </w:r>
          </w:p>
        </w:tc>
        <w:tc>
          <w:tcPr>
            <w:tcW w:w="1617" w:type="dxa"/>
            <w:tcBorders>
              <w:bottom w:val="single" w:sz="4" w:space="0" w:color="auto"/>
            </w:tcBorders>
          </w:tcPr>
          <w:p w14:paraId="4106EC2B" w14:textId="77777777" w:rsidR="003E0C1A" w:rsidRPr="00FD6BBB" w:rsidRDefault="003E0C1A" w:rsidP="00624B04">
            <w:pPr>
              <w:rPr>
                <w:lang w:val="en-US"/>
              </w:rPr>
            </w:pPr>
            <w:r w:rsidRPr="00FD6BBB">
              <w:rPr>
                <w:lang w:val="en-US"/>
              </w:rPr>
              <w:t>1</w:t>
            </w:r>
          </w:p>
        </w:tc>
      </w:tr>
      <w:tr w:rsidR="00624B04" w:rsidRPr="008345BA" w14:paraId="0C166B1D" w14:textId="77777777" w:rsidTr="00624B04">
        <w:tc>
          <w:tcPr>
            <w:tcW w:w="2474" w:type="dxa"/>
            <w:tcBorders>
              <w:left w:val="nil"/>
              <w:right w:val="nil"/>
            </w:tcBorders>
            <w:shd w:val="clear" w:color="auto" w:fill="FFFFFF" w:themeFill="background1"/>
          </w:tcPr>
          <w:p w14:paraId="369558E8" w14:textId="77777777" w:rsidR="00624B04" w:rsidRPr="00FD6BBB" w:rsidRDefault="00624B04" w:rsidP="00624B04">
            <w:pPr>
              <w:rPr>
                <w:lang w:eastAsia="sv-SE"/>
              </w:rPr>
            </w:pPr>
          </w:p>
        </w:tc>
        <w:tc>
          <w:tcPr>
            <w:tcW w:w="2506" w:type="dxa"/>
            <w:tcBorders>
              <w:left w:val="nil"/>
              <w:right w:val="nil"/>
            </w:tcBorders>
            <w:shd w:val="clear" w:color="auto" w:fill="FFFFFF" w:themeFill="background1"/>
          </w:tcPr>
          <w:p w14:paraId="1A809380" w14:textId="77777777" w:rsidR="00624B04" w:rsidRPr="00FD6BBB" w:rsidRDefault="00624B04" w:rsidP="00624B04"/>
        </w:tc>
        <w:tc>
          <w:tcPr>
            <w:tcW w:w="2925" w:type="dxa"/>
            <w:tcBorders>
              <w:left w:val="nil"/>
              <w:right w:val="nil"/>
            </w:tcBorders>
            <w:shd w:val="clear" w:color="auto" w:fill="FFFFFF" w:themeFill="background1"/>
          </w:tcPr>
          <w:p w14:paraId="51A75976" w14:textId="77777777" w:rsidR="00624B04" w:rsidRPr="00FD6BBB" w:rsidRDefault="00624B04" w:rsidP="00624B04"/>
        </w:tc>
        <w:tc>
          <w:tcPr>
            <w:tcW w:w="1617" w:type="dxa"/>
            <w:tcBorders>
              <w:left w:val="nil"/>
              <w:right w:val="nil"/>
            </w:tcBorders>
            <w:shd w:val="clear" w:color="auto" w:fill="FFFFFF" w:themeFill="background1"/>
          </w:tcPr>
          <w:p w14:paraId="1C1FD40B" w14:textId="77777777" w:rsidR="00624B04" w:rsidRPr="00FD6BBB" w:rsidRDefault="00624B04" w:rsidP="00624B04"/>
        </w:tc>
      </w:tr>
      <w:tr w:rsidR="003E0C1A" w:rsidRPr="008345BA" w14:paraId="539E67CE" w14:textId="77777777" w:rsidTr="00624B04">
        <w:tc>
          <w:tcPr>
            <w:tcW w:w="2474" w:type="dxa"/>
            <w:shd w:val="clear" w:color="auto" w:fill="D9D9D9" w:themeFill="background1" w:themeFillShade="D9"/>
          </w:tcPr>
          <w:p w14:paraId="0E2D1D30"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proofErr w:type="spellStart"/>
            <w:r w:rsidRPr="00FD6BBB">
              <w:t>ReferredInformationType.InformationOwner</w:t>
            </w:r>
            <w:proofErr w:type="spellEnd"/>
          </w:p>
        </w:tc>
        <w:tc>
          <w:tcPr>
            <w:tcW w:w="2506" w:type="dxa"/>
            <w:shd w:val="clear" w:color="auto" w:fill="D9D9D9" w:themeFill="background1" w:themeFillShade="D9"/>
          </w:tcPr>
          <w:p w14:paraId="73C57062" w14:textId="77777777" w:rsidR="003E0C1A" w:rsidRPr="00FD6BBB" w:rsidRDefault="003E0C1A" w:rsidP="00624B04">
            <w:r w:rsidRPr="00FD6BBB">
              <w:t>InformationOwnerType</w:t>
            </w:r>
          </w:p>
        </w:tc>
        <w:tc>
          <w:tcPr>
            <w:tcW w:w="2925" w:type="dxa"/>
            <w:shd w:val="clear" w:color="auto" w:fill="D9D9D9" w:themeFill="background1" w:themeFillShade="D9"/>
          </w:tcPr>
          <w:p w14:paraId="78755769" w14:textId="77777777" w:rsidR="003E0C1A" w:rsidRPr="00FD6BBB" w:rsidRDefault="003E0C1A" w:rsidP="00624B04"/>
        </w:tc>
        <w:tc>
          <w:tcPr>
            <w:tcW w:w="1617" w:type="dxa"/>
            <w:shd w:val="clear" w:color="auto" w:fill="D9D9D9" w:themeFill="background1" w:themeFillShade="D9"/>
          </w:tcPr>
          <w:p w14:paraId="48A74211" w14:textId="77777777" w:rsidR="003E0C1A" w:rsidRPr="00FD6BBB" w:rsidRDefault="003E0C1A" w:rsidP="00624B04">
            <w:r w:rsidRPr="00FD6BBB">
              <w:t>1</w:t>
            </w:r>
          </w:p>
        </w:tc>
      </w:tr>
      <w:tr w:rsidR="003E0C1A" w:rsidRPr="008345BA" w14:paraId="086272CC" w14:textId="77777777" w:rsidTr="00624B04">
        <w:tc>
          <w:tcPr>
            <w:tcW w:w="2474" w:type="dxa"/>
          </w:tcPr>
          <w:p w14:paraId="7F013DAC"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InformationOwnerType.id</w:t>
            </w:r>
          </w:p>
        </w:tc>
        <w:tc>
          <w:tcPr>
            <w:tcW w:w="2506" w:type="dxa"/>
          </w:tcPr>
          <w:p w14:paraId="6DA7E8A4" w14:textId="77777777" w:rsidR="003E0C1A" w:rsidRPr="00FD6BBB" w:rsidRDefault="003E0C1A" w:rsidP="00624B04">
            <w:r w:rsidRPr="00FD6BBB">
              <w:t>IIType</w:t>
            </w:r>
          </w:p>
        </w:tc>
        <w:tc>
          <w:tcPr>
            <w:tcW w:w="2925" w:type="dxa"/>
          </w:tcPr>
          <w:p w14:paraId="5D94D0D7" w14:textId="77777777" w:rsidR="003E0C1A" w:rsidRPr="00FD6BBB" w:rsidRDefault="003E0C1A" w:rsidP="00624B04">
            <w:r w:rsidRPr="00FD6BBB">
              <w:rPr>
                <w:rFonts w:cs="Arial"/>
              </w:rPr>
              <w:t>Informationsägarens HSA-id. Används som logical address i anropet.</w:t>
            </w:r>
          </w:p>
          <w:p w14:paraId="311CAC49" w14:textId="77777777" w:rsidR="003E0C1A" w:rsidRPr="00FD6BBB" w:rsidRDefault="003E0C1A" w:rsidP="00624B04"/>
        </w:tc>
        <w:tc>
          <w:tcPr>
            <w:tcW w:w="1617" w:type="dxa"/>
          </w:tcPr>
          <w:p w14:paraId="340A40BD" w14:textId="77777777" w:rsidR="003E0C1A" w:rsidRPr="00FD6BBB" w:rsidRDefault="003E0C1A" w:rsidP="00624B04">
            <w:pPr>
              <w:rPr>
                <w:lang w:val="en-US"/>
              </w:rPr>
            </w:pPr>
            <w:r w:rsidRPr="00FD6BBB">
              <w:rPr>
                <w:lang w:val="en-US"/>
              </w:rPr>
              <w:t>1</w:t>
            </w:r>
          </w:p>
        </w:tc>
      </w:tr>
      <w:tr w:rsidR="003E0C1A" w:rsidRPr="008345BA" w14:paraId="68B65BA5" w14:textId="77777777" w:rsidTr="00624B04">
        <w:tc>
          <w:tcPr>
            <w:tcW w:w="2474" w:type="dxa"/>
          </w:tcPr>
          <w:p w14:paraId="43DAB14F"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InformationOwnerType.id.root</w:t>
            </w:r>
          </w:p>
        </w:tc>
        <w:tc>
          <w:tcPr>
            <w:tcW w:w="2506" w:type="dxa"/>
          </w:tcPr>
          <w:p w14:paraId="37D0FC31" w14:textId="77777777" w:rsidR="003E0C1A" w:rsidRPr="00FD6BBB" w:rsidRDefault="003E0C1A" w:rsidP="00624B04">
            <w:r w:rsidRPr="00FD6BBB">
              <w:t>String</w:t>
            </w:r>
          </w:p>
        </w:tc>
        <w:tc>
          <w:tcPr>
            <w:tcW w:w="2925" w:type="dxa"/>
          </w:tcPr>
          <w:p w14:paraId="6767AB21" w14:textId="77777777" w:rsidR="003E0C1A" w:rsidRPr="00FD6BBB" w:rsidRDefault="003E0C1A" w:rsidP="00624B04">
            <w:pPr>
              <w:rPr>
                <w:rFonts w:cs="Arial"/>
              </w:rPr>
            </w:pPr>
            <w:r w:rsidRPr="00FD6BBB">
              <w:rPr>
                <w:rFonts w:cs="Arial"/>
              </w:rPr>
              <w:t xml:space="preserve">OID för HSA-id: </w:t>
            </w:r>
            <w:r w:rsidRPr="00FD6BBB">
              <w:rPr>
                <w:rFonts w:cs="Arial"/>
                <w:color w:val="000000"/>
                <w:highlight w:val="white"/>
                <w:lang w:eastAsia="sv-SE"/>
              </w:rPr>
              <w:t>1.2.752.129.2.1.4.1</w:t>
            </w:r>
          </w:p>
        </w:tc>
        <w:tc>
          <w:tcPr>
            <w:tcW w:w="1617" w:type="dxa"/>
          </w:tcPr>
          <w:p w14:paraId="0F1D0E32" w14:textId="77777777" w:rsidR="003E0C1A" w:rsidRPr="00FD6BBB" w:rsidRDefault="003E0C1A" w:rsidP="00624B04">
            <w:pPr>
              <w:rPr>
                <w:lang w:val="en-US"/>
              </w:rPr>
            </w:pPr>
          </w:p>
        </w:tc>
      </w:tr>
      <w:tr w:rsidR="003E0C1A" w:rsidRPr="008345BA" w14:paraId="02D88002" w14:textId="77777777" w:rsidTr="00624B04">
        <w:tc>
          <w:tcPr>
            <w:tcW w:w="2474" w:type="dxa"/>
            <w:tcBorders>
              <w:bottom w:val="single" w:sz="4" w:space="0" w:color="auto"/>
            </w:tcBorders>
          </w:tcPr>
          <w:p w14:paraId="36E6ADB9"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InformationOwnerType.id.extension</w:t>
            </w:r>
          </w:p>
        </w:tc>
        <w:tc>
          <w:tcPr>
            <w:tcW w:w="2506" w:type="dxa"/>
            <w:tcBorders>
              <w:bottom w:val="single" w:sz="4" w:space="0" w:color="auto"/>
            </w:tcBorders>
          </w:tcPr>
          <w:p w14:paraId="4AA35172" w14:textId="77777777" w:rsidR="003E0C1A" w:rsidRPr="00FD6BBB" w:rsidRDefault="003E0C1A" w:rsidP="00624B04">
            <w:r w:rsidRPr="00FD6BBB">
              <w:t>String</w:t>
            </w:r>
          </w:p>
        </w:tc>
        <w:tc>
          <w:tcPr>
            <w:tcW w:w="2925" w:type="dxa"/>
            <w:tcBorders>
              <w:bottom w:val="single" w:sz="4" w:space="0" w:color="auto"/>
            </w:tcBorders>
          </w:tcPr>
          <w:p w14:paraId="767867F0" w14:textId="77777777" w:rsidR="003E0C1A" w:rsidRPr="00FD6BBB" w:rsidRDefault="003E0C1A" w:rsidP="00624B04">
            <w:pPr>
              <w:rPr>
                <w:rFonts w:cs="Arial"/>
              </w:rPr>
            </w:pPr>
            <w:r w:rsidRPr="00FD6BBB">
              <w:rPr>
                <w:rFonts w:cs="Arial"/>
              </w:rPr>
              <w:t>Extension sätts till den HSA-id för aktuell vårdgivare</w:t>
            </w:r>
          </w:p>
        </w:tc>
        <w:tc>
          <w:tcPr>
            <w:tcW w:w="1617" w:type="dxa"/>
            <w:tcBorders>
              <w:bottom w:val="single" w:sz="4" w:space="0" w:color="auto"/>
            </w:tcBorders>
          </w:tcPr>
          <w:p w14:paraId="0438671D" w14:textId="77777777" w:rsidR="003E0C1A" w:rsidRPr="00FD6BBB" w:rsidRDefault="003E0C1A" w:rsidP="00624B04"/>
        </w:tc>
      </w:tr>
      <w:tr w:rsidR="00624B04" w:rsidRPr="008345BA" w14:paraId="5094BC17" w14:textId="77777777" w:rsidTr="00624B04">
        <w:tc>
          <w:tcPr>
            <w:tcW w:w="2474" w:type="dxa"/>
            <w:tcBorders>
              <w:left w:val="nil"/>
              <w:right w:val="nil"/>
            </w:tcBorders>
          </w:tcPr>
          <w:p w14:paraId="1C575138" w14:textId="77777777" w:rsidR="00624B04" w:rsidRPr="00FD6BBB" w:rsidRDefault="00624B04" w:rsidP="00624B04">
            <w:pPr>
              <w:rPr>
                <w:lang w:eastAsia="sv-SE"/>
              </w:rPr>
            </w:pPr>
          </w:p>
        </w:tc>
        <w:tc>
          <w:tcPr>
            <w:tcW w:w="2506" w:type="dxa"/>
            <w:tcBorders>
              <w:left w:val="nil"/>
              <w:right w:val="nil"/>
            </w:tcBorders>
          </w:tcPr>
          <w:p w14:paraId="5CD39F91" w14:textId="77777777" w:rsidR="00624B04" w:rsidRPr="00FD6BBB" w:rsidRDefault="00624B04" w:rsidP="00624B04"/>
        </w:tc>
        <w:tc>
          <w:tcPr>
            <w:tcW w:w="2925" w:type="dxa"/>
            <w:tcBorders>
              <w:left w:val="nil"/>
              <w:right w:val="nil"/>
            </w:tcBorders>
          </w:tcPr>
          <w:p w14:paraId="3D9D6FCB" w14:textId="77777777" w:rsidR="00624B04" w:rsidRPr="00FD6BBB" w:rsidRDefault="00624B04" w:rsidP="00624B04">
            <w:pPr>
              <w:rPr>
                <w:rFonts w:cs="Arial"/>
              </w:rPr>
            </w:pPr>
          </w:p>
        </w:tc>
        <w:tc>
          <w:tcPr>
            <w:tcW w:w="1617" w:type="dxa"/>
            <w:tcBorders>
              <w:left w:val="nil"/>
              <w:right w:val="nil"/>
            </w:tcBorders>
          </w:tcPr>
          <w:p w14:paraId="5BD68AB9" w14:textId="77777777" w:rsidR="00624B04" w:rsidRPr="00FD6BBB" w:rsidRDefault="00624B04" w:rsidP="00624B04"/>
        </w:tc>
      </w:tr>
      <w:tr w:rsidR="003E0C1A" w:rsidRPr="008345BA" w14:paraId="4C958FDC" w14:textId="77777777" w:rsidTr="00624B04">
        <w:tc>
          <w:tcPr>
            <w:tcW w:w="2474" w:type="dxa"/>
            <w:shd w:val="clear" w:color="auto" w:fill="D9D9D9" w:themeFill="background1" w:themeFillShade="D9"/>
          </w:tcPr>
          <w:p w14:paraId="46B3703E" w14:textId="77777777" w:rsidR="003E0C1A" w:rsidRPr="00FD6BBB" w:rsidRDefault="003E0C1A" w:rsidP="00624B04">
            <w:pPr>
              <w:rPr>
                <w:lang w:val="en-GB"/>
              </w:rPr>
            </w:pPr>
            <w:proofErr w:type="spellStart"/>
            <w:r w:rsidRPr="00FD6BBB">
              <w:rPr>
                <w:lang w:val="en-US" w:eastAsia="sv-SE"/>
              </w:rPr>
              <w:t>performerRole</w:t>
            </w:r>
            <w:proofErr w:type="spellEnd"/>
          </w:p>
        </w:tc>
        <w:tc>
          <w:tcPr>
            <w:tcW w:w="2506" w:type="dxa"/>
            <w:shd w:val="clear" w:color="auto" w:fill="D9D9D9" w:themeFill="background1" w:themeFillShade="D9"/>
          </w:tcPr>
          <w:p w14:paraId="6CE5D81C" w14:textId="77777777" w:rsidR="003E0C1A" w:rsidRPr="00FD6BBB" w:rsidRDefault="003E0C1A" w:rsidP="00624B04">
            <w:pPr>
              <w:rPr>
                <w:lang w:val="en-GB"/>
              </w:rPr>
            </w:pPr>
            <w:r w:rsidRPr="00FD6BBB">
              <w:rPr>
                <w:lang w:val="en-GB"/>
              </w:rPr>
              <w:t>PerformerRoleType</w:t>
            </w:r>
          </w:p>
        </w:tc>
        <w:tc>
          <w:tcPr>
            <w:tcW w:w="2925" w:type="dxa"/>
            <w:shd w:val="clear" w:color="auto" w:fill="D9D9D9" w:themeFill="background1" w:themeFillShade="D9"/>
          </w:tcPr>
          <w:p w14:paraId="48A095FE" w14:textId="77777777" w:rsidR="003E0C1A" w:rsidRPr="00FD6BBB" w:rsidRDefault="003E0C1A" w:rsidP="00624B04">
            <w:pPr>
              <w:rPr>
                <w:lang w:val="en-US"/>
              </w:rPr>
            </w:pPr>
          </w:p>
        </w:tc>
        <w:tc>
          <w:tcPr>
            <w:tcW w:w="1617" w:type="dxa"/>
            <w:shd w:val="clear" w:color="auto" w:fill="D9D9D9" w:themeFill="background1" w:themeFillShade="D9"/>
          </w:tcPr>
          <w:p w14:paraId="53A719CC" w14:textId="77777777" w:rsidR="003E0C1A" w:rsidRPr="00FD6BBB" w:rsidRDefault="003E0C1A" w:rsidP="00624B04">
            <w:pPr>
              <w:rPr>
                <w:lang w:val="en-US"/>
              </w:rPr>
            </w:pPr>
            <w:r w:rsidRPr="00FD6BBB">
              <w:rPr>
                <w:lang w:val="en-US"/>
              </w:rPr>
              <w:t>1</w:t>
            </w:r>
          </w:p>
        </w:tc>
      </w:tr>
      <w:tr w:rsidR="003E0C1A" w:rsidRPr="008345BA" w14:paraId="133E65D0" w14:textId="77777777" w:rsidTr="00624B04">
        <w:tc>
          <w:tcPr>
            <w:tcW w:w="2474" w:type="dxa"/>
          </w:tcPr>
          <w:p w14:paraId="20BCC237" w14:textId="77777777" w:rsidR="003E0C1A" w:rsidRPr="00FD6BBB" w:rsidRDefault="003E0C1A" w:rsidP="00624B04">
            <w:pPr>
              <w:rPr>
                <w:lang w:val="en-US"/>
              </w:rPr>
            </w:pPr>
            <w:r w:rsidRPr="00FD6BBB">
              <w:rPr>
                <w:lang w:val="en-US" w:eastAsia="sv-SE"/>
              </w:rPr>
              <w:t>../</w:t>
            </w:r>
            <w:r w:rsidRPr="00FD6BBB">
              <w:rPr>
                <w:lang w:val="en-GB"/>
              </w:rPr>
              <w:t>PerformerRoleType</w:t>
            </w:r>
            <w:r w:rsidRPr="00FD6BBB">
              <w:rPr>
                <w:lang w:val="en-US" w:eastAsia="sv-SE"/>
              </w:rPr>
              <w:t xml:space="preserve"> .id*</w:t>
            </w:r>
          </w:p>
        </w:tc>
        <w:tc>
          <w:tcPr>
            <w:tcW w:w="2506" w:type="dxa"/>
          </w:tcPr>
          <w:p w14:paraId="047382EA" w14:textId="77777777" w:rsidR="003E0C1A" w:rsidRPr="00FD6BBB" w:rsidRDefault="003E0C1A" w:rsidP="00624B04">
            <w:pPr>
              <w:rPr>
                <w:lang w:val="en-US"/>
              </w:rPr>
            </w:pPr>
            <w:r w:rsidRPr="00FD6BBB">
              <w:rPr>
                <w:lang w:val="en-US"/>
              </w:rPr>
              <w:t>IIType</w:t>
            </w:r>
          </w:p>
        </w:tc>
        <w:tc>
          <w:tcPr>
            <w:tcW w:w="2925" w:type="dxa"/>
          </w:tcPr>
          <w:p w14:paraId="5E71F0B2" w14:textId="77777777" w:rsidR="003E0C1A" w:rsidRPr="00FD6BBB" w:rsidRDefault="003E0C1A" w:rsidP="00624B04">
            <w:r w:rsidRPr="00FD6BBB">
              <w:t xml:space="preserve">Personens identitet av utförarrollen som är unik inom källsystemet. </w:t>
            </w:r>
          </w:p>
          <w:p w14:paraId="542BC484" w14:textId="77777777" w:rsidR="003E0C1A" w:rsidRPr="00FD6BBB" w:rsidRDefault="003E0C1A" w:rsidP="00624B04"/>
          <w:p w14:paraId="2E1ECC5A" w14:textId="77777777" w:rsidR="003E0C1A" w:rsidRPr="00FD6BBB" w:rsidRDefault="003E0C1A" w:rsidP="00624B04">
            <w:r w:rsidRPr="00FD6BBB">
              <w:t>Lämnas tomt ifall observationen utförs av patienten själv eller annan person</w:t>
            </w:r>
          </w:p>
          <w:p w14:paraId="6E926EB6" w14:textId="77777777" w:rsidR="003E0C1A" w:rsidRPr="00FD6BBB" w:rsidRDefault="003E0C1A" w:rsidP="00624B04"/>
          <w:p w14:paraId="02AE2A0B" w14:textId="77777777" w:rsidR="003E0C1A" w:rsidRPr="00FD6BBB" w:rsidRDefault="003E0C1A" w:rsidP="00624B04">
            <w:r w:rsidRPr="00FD6BBB">
              <w:t>HSAid skall anges ifall utföraren är en vårdpersonal.</w:t>
            </w:r>
            <w:r w:rsidRPr="00FD6BBB">
              <w:rPr>
                <w:rFonts w:cs="Arial"/>
              </w:rPr>
              <w:t xml:space="preserve"> </w:t>
            </w:r>
            <w:r w:rsidRPr="00FD6BBB">
              <w:rPr>
                <w:rFonts w:cs="Arial"/>
              </w:rPr>
              <w:lastRenderedPageBreak/>
              <w:t>(Fält 2, Fält 2a, Fält 2b)</w:t>
            </w:r>
          </w:p>
        </w:tc>
        <w:tc>
          <w:tcPr>
            <w:tcW w:w="1617" w:type="dxa"/>
          </w:tcPr>
          <w:p w14:paraId="6E8F8717" w14:textId="77777777" w:rsidR="003E0C1A" w:rsidRPr="00FD6BBB" w:rsidRDefault="003E0C1A" w:rsidP="00624B04">
            <w:r w:rsidRPr="00FD6BBB">
              <w:lastRenderedPageBreak/>
              <w:t>0</w:t>
            </w:r>
            <w:proofErr w:type="gramStart"/>
            <w:r w:rsidRPr="00FD6BBB">
              <w:t>..</w:t>
            </w:r>
            <w:proofErr w:type="gramEnd"/>
            <w:r w:rsidRPr="00FD6BBB">
              <w:t>1</w:t>
            </w:r>
          </w:p>
        </w:tc>
      </w:tr>
      <w:tr w:rsidR="003E0C1A" w:rsidRPr="00612528" w14:paraId="0B7F7AB4" w14:textId="77777777" w:rsidTr="00624B04">
        <w:tc>
          <w:tcPr>
            <w:tcW w:w="2474" w:type="dxa"/>
            <w:tcBorders>
              <w:top w:val="single" w:sz="4" w:space="0" w:color="auto"/>
              <w:left w:val="single" w:sz="4" w:space="0" w:color="auto"/>
              <w:bottom w:val="single" w:sz="4" w:space="0" w:color="auto"/>
              <w:right w:val="single" w:sz="4" w:space="0" w:color="auto"/>
            </w:tcBorders>
          </w:tcPr>
          <w:p w14:paraId="5BD488B2" w14:textId="77777777" w:rsidR="003E0C1A" w:rsidRPr="00FD6BBB" w:rsidRDefault="003E0C1A" w:rsidP="00624B04">
            <w:pPr>
              <w:rPr>
                <w:lang w:val="en-US" w:eastAsia="sv-SE"/>
              </w:rPr>
            </w:pPr>
            <w:r w:rsidRPr="00FD6BBB">
              <w:rPr>
                <w:lang w:val="en-US" w:eastAsia="sv-SE"/>
              </w:rPr>
              <w:lastRenderedPageBreak/>
              <w:t>../</w:t>
            </w:r>
            <w:r w:rsidRPr="00FD6BBB">
              <w:rPr>
                <w:lang w:val="en-GB"/>
              </w:rPr>
              <w:t>PerformerRoleType</w:t>
            </w:r>
            <w:r w:rsidRPr="00FD6BBB">
              <w:rPr>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E0C1A" w:rsidRPr="00FD6BBB" w:rsidRDefault="003E0C1A" w:rsidP="00624B04">
            <w:pPr>
              <w:rPr>
                <w:lang w:val="en-US"/>
              </w:rPr>
            </w:pPr>
            <w:r w:rsidRPr="00FD6BBB">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E0C1A" w:rsidRPr="00FD6BBB" w:rsidRDefault="003E0C1A" w:rsidP="00624B04">
            <w:r w:rsidRPr="00FD6BBB">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E0C1A" w:rsidRPr="00FD6BBB" w:rsidRDefault="003E0C1A" w:rsidP="00624B04">
            <w:r w:rsidRPr="00FD6BBB">
              <w:t>1</w:t>
            </w:r>
          </w:p>
        </w:tc>
      </w:tr>
      <w:tr w:rsidR="003E0C1A" w:rsidRPr="00612528" w14:paraId="723852F7" w14:textId="77777777" w:rsidTr="00624B04">
        <w:tc>
          <w:tcPr>
            <w:tcW w:w="2474" w:type="dxa"/>
            <w:tcBorders>
              <w:top w:val="single" w:sz="4" w:space="0" w:color="auto"/>
              <w:left w:val="single" w:sz="4" w:space="0" w:color="auto"/>
              <w:bottom w:val="single" w:sz="4" w:space="0" w:color="auto"/>
              <w:right w:val="single" w:sz="4" w:space="0" w:color="auto"/>
            </w:tcBorders>
          </w:tcPr>
          <w:p w14:paraId="3493096F" w14:textId="77777777" w:rsidR="003E0C1A" w:rsidRPr="00FD6BBB" w:rsidRDefault="003E0C1A" w:rsidP="00624B04">
            <w:pPr>
              <w:rPr>
                <w:lang w:val="en-US" w:eastAsia="sv-SE"/>
              </w:rPr>
            </w:pPr>
            <w:r w:rsidRPr="00FD6BBB">
              <w:rPr>
                <w:lang w:val="en-US" w:eastAsia="sv-SE"/>
              </w:rPr>
              <w:t>../</w:t>
            </w:r>
            <w:r w:rsidRPr="00FD6BBB">
              <w:rPr>
                <w:lang w:val="en-GB"/>
              </w:rPr>
              <w:t>PerformerRoleType</w:t>
            </w:r>
            <w:r w:rsidRPr="00FD6BBB">
              <w:rPr>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E0C1A" w:rsidRPr="00FD6BBB" w:rsidRDefault="003E0C1A" w:rsidP="00624B04">
            <w:pPr>
              <w:rPr>
                <w:lang w:val="en-US"/>
              </w:rPr>
            </w:pPr>
            <w:r w:rsidRPr="00FD6BBB">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E0C1A" w:rsidRPr="00FD6BBB" w:rsidRDefault="003E0C1A" w:rsidP="00624B04">
            <w:r w:rsidRPr="00FD6BBB">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E0C1A" w:rsidRPr="00FD6BBB" w:rsidRDefault="003E0C1A" w:rsidP="00624B04">
            <w:r w:rsidRPr="00FD6BBB">
              <w:t>1</w:t>
            </w:r>
          </w:p>
        </w:tc>
      </w:tr>
      <w:tr w:rsidR="003E0C1A" w:rsidRPr="008345BA" w14:paraId="5AE4F033" w14:textId="77777777" w:rsidTr="00624B04">
        <w:tc>
          <w:tcPr>
            <w:tcW w:w="2474" w:type="dxa"/>
          </w:tcPr>
          <w:p w14:paraId="75D3CA55" w14:textId="77777777" w:rsidR="003E0C1A" w:rsidRPr="00FD6BBB" w:rsidRDefault="003E0C1A" w:rsidP="00624B04">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p>
        </w:tc>
        <w:tc>
          <w:tcPr>
            <w:tcW w:w="2506" w:type="dxa"/>
          </w:tcPr>
          <w:p w14:paraId="590621C7" w14:textId="77777777" w:rsidR="003E0C1A" w:rsidRPr="00FD6BBB" w:rsidRDefault="003E0C1A" w:rsidP="00624B04">
            <w:r w:rsidRPr="00FD6BBB">
              <w:t>CVType</w:t>
            </w:r>
          </w:p>
        </w:tc>
        <w:tc>
          <w:tcPr>
            <w:tcW w:w="2925" w:type="dxa"/>
          </w:tcPr>
          <w:p w14:paraId="5B4AB5B8" w14:textId="77777777" w:rsidR="003E0C1A" w:rsidRPr="00FD6BBB" w:rsidRDefault="003E0C1A" w:rsidP="00624B04">
            <w:r w:rsidRPr="00FD6BBB">
              <w:t>Beskriver utförarens roll.</w:t>
            </w:r>
          </w:p>
        </w:tc>
        <w:tc>
          <w:tcPr>
            <w:tcW w:w="1617" w:type="dxa"/>
          </w:tcPr>
          <w:p w14:paraId="5C2A394C" w14:textId="77777777" w:rsidR="003E0C1A" w:rsidRPr="00FD6BBB" w:rsidRDefault="003E0C1A" w:rsidP="00624B04">
            <w:r w:rsidRPr="00FD6BBB">
              <w:t>1</w:t>
            </w:r>
          </w:p>
        </w:tc>
      </w:tr>
      <w:tr w:rsidR="003E0C1A" w:rsidRPr="000B3601" w14:paraId="2690C605" w14:textId="77777777" w:rsidTr="00624B04">
        <w:tc>
          <w:tcPr>
            <w:tcW w:w="2474" w:type="dxa"/>
            <w:tcBorders>
              <w:top w:val="single" w:sz="4" w:space="0" w:color="auto"/>
              <w:left w:val="single" w:sz="4" w:space="0" w:color="auto"/>
              <w:bottom w:val="single" w:sz="4" w:space="0" w:color="auto"/>
              <w:right w:val="single" w:sz="4" w:space="0" w:color="auto"/>
            </w:tcBorders>
          </w:tcPr>
          <w:p w14:paraId="1BDFBB55"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E0C1A" w:rsidRPr="00FD6BBB" w:rsidRDefault="003E0C1A" w:rsidP="00624B04">
            <w:r w:rsidRPr="00FD6BBB">
              <w:t>Kod för 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E0C1A" w:rsidRPr="00FD6BBB" w:rsidRDefault="003E0C1A" w:rsidP="00624B04">
            <w:r w:rsidRPr="00FD6BBB">
              <w:t>1</w:t>
            </w:r>
          </w:p>
        </w:tc>
      </w:tr>
      <w:tr w:rsidR="003E0C1A" w:rsidRPr="000B3601" w14:paraId="0B5CA5DF" w14:textId="77777777" w:rsidTr="00624B04">
        <w:tc>
          <w:tcPr>
            <w:tcW w:w="2474" w:type="dxa"/>
            <w:tcBorders>
              <w:top w:val="single" w:sz="4" w:space="0" w:color="auto"/>
              <w:left w:val="single" w:sz="4" w:space="0" w:color="auto"/>
              <w:bottom w:val="single" w:sz="4" w:space="0" w:color="auto"/>
              <w:right w:val="single" w:sz="4" w:space="0" w:color="auto"/>
            </w:tcBorders>
          </w:tcPr>
          <w:p w14:paraId="1B0974C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A7EDB56" w14:textId="58B5A533" w:rsidR="003E0C1A" w:rsidRPr="00FD6BBB" w:rsidRDefault="003E0C1A" w:rsidP="00624B04">
            <w:pPr>
              <w:rPr>
                <w:rFonts w:eastAsia="Times New Roman" w:cs="Arial"/>
                <w:color w:val="000000"/>
                <w:lang w:eastAsia="sv-SE"/>
              </w:rPr>
            </w:pPr>
            <w:r w:rsidRPr="00FD6BBB">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E0C1A" w:rsidRPr="00FD6BBB" w:rsidRDefault="003E0C1A" w:rsidP="00624B04">
            <w:r w:rsidRPr="00FD6BBB">
              <w:t>1</w:t>
            </w:r>
          </w:p>
        </w:tc>
      </w:tr>
      <w:tr w:rsidR="003E0C1A" w:rsidRPr="000B3601" w14:paraId="267273CC" w14:textId="77777777" w:rsidTr="00624B04">
        <w:tc>
          <w:tcPr>
            <w:tcW w:w="2474" w:type="dxa"/>
            <w:tcBorders>
              <w:top w:val="single" w:sz="4" w:space="0" w:color="auto"/>
              <w:left w:val="single" w:sz="4" w:space="0" w:color="auto"/>
              <w:bottom w:val="single" w:sz="4" w:space="0" w:color="auto"/>
              <w:right w:val="single" w:sz="4" w:space="0" w:color="auto"/>
            </w:tcBorders>
          </w:tcPr>
          <w:p w14:paraId="7C540F1C"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E0C1A" w:rsidRPr="00FD6BBB" w:rsidRDefault="003E0C1A" w:rsidP="00624B04">
            <w:r w:rsidRPr="00FD6BBB">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E0C1A" w:rsidRPr="00FD6BBB" w:rsidRDefault="003E0C1A" w:rsidP="00624B04">
            <w:r w:rsidRPr="00FD6BBB">
              <w:t>0</w:t>
            </w:r>
            <w:proofErr w:type="gramStart"/>
            <w:r w:rsidRPr="00FD6BBB">
              <w:t>..</w:t>
            </w:r>
            <w:proofErr w:type="gramEnd"/>
            <w:r w:rsidRPr="00FD6BBB">
              <w:t>1</w:t>
            </w:r>
          </w:p>
        </w:tc>
      </w:tr>
      <w:tr w:rsidR="003E0C1A" w:rsidRPr="000B3601" w14:paraId="07E0A2A2" w14:textId="77777777" w:rsidTr="00624B04">
        <w:tc>
          <w:tcPr>
            <w:tcW w:w="2474" w:type="dxa"/>
            <w:tcBorders>
              <w:top w:val="single" w:sz="4" w:space="0" w:color="auto"/>
              <w:left w:val="single" w:sz="4" w:space="0" w:color="auto"/>
              <w:bottom w:val="single" w:sz="4" w:space="0" w:color="auto"/>
              <w:right w:val="single" w:sz="4" w:space="0" w:color="auto"/>
            </w:tcBorders>
          </w:tcPr>
          <w:p w14:paraId="0FD1197A"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E0C1A" w:rsidRPr="00FD6BBB" w:rsidRDefault="003E0C1A" w:rsidP="00624B04">
            <w:r w:rsidRPr="00FD6BBB">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E0C1A" w:rsidRPr="00FD6BBB" w:rsidRDefault="003E0C1A" w:rsidP="00624B04">
            <w:r w:rsidRPr="00FD6BBB">
              <w:t>0</w:t>
            </w:r>
            <w:proofErr w:type="gramStart"/>
            <w:r w:rsidRPr="00FD6BBB">
              <w:t>..</w:t>
            </w:r>
            <w:proofErr w:type="gramEnd"/>
            <w:r w:rsidRPr="00FD6BBB">
              <w:t>1</w:t>
            </w:r>
          </w:p>
        </w:tc>
      </w:tr>
      <w:tr w:rsidR="003E0C1A" w:rsidRPr="000B3601" w14:paraId="2FDE43C7" w14:textId="77777777" w:rsidTr="00624B04">
        <w:tc>
          <w:tcPr>
            <w:tcW w:w="2474" w:type="dxa"/>
            <w:tcBorders>
              <w:top w:val="single" w:sz="4" w:space="0" w:color="auto"/>
              <w:left w:val="single" w:sz="4" w:space="0" w:color="auto"/>
              <w:bottom w:val="single" w:sz="4" w:space="0" w:color="auto"/>
              <w:right w:val="single" w:sz="4" w:space="0" w:color="auto"/>
            </w:tcBorders>
          </w:tcPr>
          <w:p w14:paraId="4FCBC348"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E0C1A" w:rsidRPr="00FD6BBB" w:rsidRDefault="003E0C1A" w:rsidP="00624B04">
            <w:r w:rsidRPr="00FD6BBB">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E0C1A" w:rsidRPr="00FD6BBB" w:rsidRDefault="003E0C1A" w:rsidP="00624B04">
            <w:r w:rsidRPr="00FD6BBB">
              <w:t>0</w:t>
            </w:r>
            <w:proofErr w:type="gramStart"/>
            <w:r w:rsidRPr="00FD6BBB">
              <w:t>..</w:t>
            </w:r>
            <w:proofErr w:type="gramEnd"/>
            <w:r w:rsidRPr="00FD6BBB">
              <w:t>1</w:t>
            </w:r>
          </w:p>
        </w:tc>
      </w:tr>
      <w:tr w:rsidR="003E0C1A" w:rsidRPr="008345BA" w14:paraId="619635A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E0C1A" w:rsidRPr="00FD6BBB" w:rsidRDefault="003E0C1A" w:rsidP="00624B04">
            <w:r w:rsidRPr="00FD6BBB">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E0C1A" w:rsidRPr="00FD6BBB" w:rsidRDefault="003E0C1A" w:rsidP="00624B04">
            <w:r w:rsidRPr="00FD6BBB">
              <w:t>0</w:t>
            </w:r>
            <w:proofErr w:type="gramStart"/>
            <w:r w:rsidRPr="00FD6BBB">
              <w:t>..</w:t>
            </w:r>
            <w:proofErr w:type="gramEnd"/>
            <w:r w:rsidRPr="00FD6BBB">
              <w:t>1</w:t>
            </w:r>
          </w:p>
        </w:tc>
      </w:tr>
      <w:tr w:rsidR="003E0C1A" w:rsidRPr="008345BA" w14:paraId="5F9F2C24" w14:textId="77777777" w:rsidTr="00624B04">
        <w:tc>
          <w:tcPr>
            <w:tcW w:w="2474" w:type="dxa"/>
            <w:tcBorders>
              <w:top w:val="single" w:sz="4" w:space="0" w:color="auto"/>
              <w:left w:val="single" w:sz="4" w:space="0" w:color="auto"/>
              <w:bottom w:val="single" w:sz="4" w:space="0" w:color="auto"/>
              <w:right w:val="single" w:sz="4" w:space="0" w:color="auto"/>
            </w:tcBorders>
          </w:tcPr>
          <w:p w14:paraId="5A950196"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E0C1A" w:rsidRPr="00FD6BBB" w:rsidRDefault="003E0C1A" w:rsidP="00624B04">
            <w:r w:rsidRPr="00FD6BBB">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E0C1A" w:rsidRPr="00FD6BBB" w:rsidRDefault="003E0C1A" w:rsidP="00624B04">
            <w:r w:rsidRPr="00FD6BBB">
              <w:t xml:space="preserve">Personens identitet av utförarrollen som är unik inom källsystemet. </w:t>
            </w:r>
          </w:p>
          <w:p w14:paraId="566CFCC2" w14:textId="77777777" w:rsidR="003E0C1A" w:rsidRPr="00FD6BBB" w:rsidRDefault="003E0C1A" w:rsidP="00624B04"/>
          <w:p w14:paraId="2E2994A4" w14:textId="77777777" w:rsidR="003E0C1A" w:rsidRPr="00FD6BBB" w:rsidRDefault="003E0C1A" w:rsidP="00624B04">
            <w:r w:rsidRPr="00FD6BBB">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E0C1A" w:rsidRPr="00FD6BBB" w:rsidRDefault="003E0C1A" w:rsidP="00624B04">
            <w:r w:rsidRPr="00FD6BBB">
              <w:t>0</w:t>
            </w:r>
            <w:proofErr w:type="gramStart"/>
            <w:r w:rsidRPr="00FD6BBB">
              <w:t>..</w:t>
            </w:r>
            <w:proofErr w:type="gramEnd"/>
            <w:r w:rsidRPr="00FD6BBB">
              <w:t>1</w:t>
            </w:r>
          </w:p>
        </w:tc>
      </w:tr>
      <w:tr w:rsidR="003E0C1A" w:rsidRPr="0012437B" w14:paraId="7A2C9C3D" w14:textId="77777777" w:rsidTr="00624B04">
        <w:tc>
          <w:tcPr>
            <w:tcW w:w="2474" w:type="dxa"/>
            <w:tcBorders>
              <w:top w:val="single" w:sz="4" w:space="0" w:color="auto"/>
              <w:left w:val="single" w:sz="4" w:space="0" w:color="auto"/>
              <w:bottom w:val="single" w:sz="4" w:space="0" w:color="auto"/>
              <w:right w:val="single" w:sz="4" w:space="0" w:color="auto"/>
            </w:tcBorders>
          </w:tcPr>
          <w:p w14:paraId="786D49D3"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E0C1A" w:rsidRPr="00FD6BBB" w:rsidRDefault="003E0C1A" w:rsidP="00624B04">
            <w:r w:rsidRPr="00FD6BBB">
              <w:t>KV OID för typ av identifierare:</w:t>
            </w:r>
          </w:p>
          <w:p w14:paraId="2A5D326A" w14:textId="77777777" w:rsidR="003E0C1A" w:rsidRPr="00FD6BBB" w:rsidRDefault="003E0C1A" w:rsidP="00624B04"/>
          <w:p w14:paraId="5463C9E0" w14:textId="77777777" w:rsidR="003E0C1A" w:rsidRPr="00FD6BBB" w:rsidRDefault="003E0C1A" w:rsidP="00624B04">
            <w:r w:rsidRPr="00FD6BBB">
              <w:t>För personnummer används OID (1.2.752.129.2.1.3.1).</w:t>
            </w:r>
            <w:r w:rsidRPr="00FD6BBB">
              <w:br/>
            </w:r>
          </w:p>
          <w:p w14:paraId="30717C24" w14:textId="5B9019B6" w:rsidR="003E0C1A" w:rsidRPr="00FD6BBB" w:rsidRDefault="003E0C1A" w:rsidP="00624B04">
            <w:r w:rsidRPr="00FD6BBB">
              <w:t>För samordningsnummer används OID (1.2.752.129.2.1.3.3).</w:t>
            </w:r>
            <w:r w:rsidRPr="00FD6BBB">
              <w:br/>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E0C1A" w:rsidRPr="00FD6BBB" w:rsidRDefault="003E0C1A" w:rsidP="00624B04">
            <w:r w:rsidRPr="00FD6BBB">
              <w:t>1</w:t>
            </w:r>
          </w:p>
        </w:tc>
      </w:tr>
      <w:tr w:rsidR="003E0C1A" w:rsidRPr="0012437B" w14:paraId="57F2DCE7" w14:textId="77777777" w:rsidTr="00624B04">
        <w:tc>
          <w:tcPr>
            <w:tcW w:w="2474" w:type="dxa"/>
            <w:tcBorders>
              <w:top w:val="single" w:sz="4" w:space="0" w:color="auto"/>
              <w:left w:val="single" w:sz="4" w:space="0" w:color="auto"/>
              <w:bottom w:val="single" w:sz="4" w:space="0" w:color="auto"/>
              <w:right w:val="single" w:sz="4" w:space="0" w:color="auto"/>
            </w:tcBorders>
          </w:tcPr>
          <w:p w14:paraId="1C72DAEE"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72FA2179" w14:textId="68EB5777" w:rsidR="003E0C1A" w:rsidRPr="00FD6BBB" w:rsidRDefault="003E0C1A" w:rsidP="00624B04">
            <w:r w:rsidRPr="00FD6BBB">
              <w:t>Personnummer/ samordningsnummer.</w:t>
            </w:r>
          </w:p>
          <w:p w14:paraId="24A23478" w14:textId="2787687E"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7DC3B48F" w14:textId="77777777" w:rsidR="003E0C1A" w:rsidRPr="00FD6BBB" w:rsidRDefault="003E0C1A" w:rsidP="00624B04">
            <w:r w:rsidRPr="00FD6BBB">
              <w:lastRenderedPageBreak/>
              <w:t>1</w:t>
            </w:r>
          </w:p>
        </w:tc>
      </w:tr>
      <w:tr w:rsidR="003E0C1A" w:rsidRPr="008345BA" w14:paraId="3A475894" w14:textId="77777777" w:rsidTr="00624B04">
        <w:tc>
          <w:tcPr>
            <w:tcW w:w="2474" w:type="dxa"/>
            <w:tcBorders>
              <w:top w:val="single" w:sz="4" w:space="0" w:color="auto"/>
              <w:left w:val="single" w:sz="4" w:space="0" w:color="auto"/>
              <w:bottom w:val="single" w:sz="4" w:space="0" w:color="auto"/>
              <w:right w:val="single" w:sz="4" w:space="0" w:color="auto"/>
            </w:tcBorders>
          </w:tcPr>
          <w:p w14:paraId="1B117166" w14:textId="77777777" w:rsidR="003E0C1A" w:rsidRPr="00FD6BBB" w:rsidRDefault="003E0C1A" w:rsidP="00624B04">
            <w:pPr>
              <w:rPr>
                <w:lang w:eastAsia="sv-SE"/>
              </w:rPr>
            </w:pPr>
            <w:proofErr w:type="gramStart"/>
            <w:r w:rsidRPr="00FD6BBB">
              <w:rPr>
                <w:lang w:eastAsia="sv-SE"/>
              </w:rPr>
              <w:lastRenderedPageBreak/>
              <w:t>..</w:t>
            </w:r>
            <w:proofErr w:type="gramEnd"/>
            <w:r w:rsidRPr="00FD6BBB">
              <w:rPr>
                <w:lang w:eastAsia="sv-SE"/>
              </w:rPr>
              <w:t>/</w:t>
            </w:r>
            <w:proofErr w:type="gramStart"/>
            <w:r w:rsidRPr="00FD6BBB">
              <w:rPr>
                <w:lang w:eastAsia="sv-SE"/>
              </w:rPr>
              <w:t>..</w:t>
            </w:r>
            <w:proofErr w:type="gramEnd"/>
            <w:r w:rsidRPr="00FD6BBB">
              <w:rPr>
                <w:lang w:eastAsia="sv-SE"/>
              </w:rPr>
              <w:t>/PersonType.name*</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E0C1A" w:rsidRPr="00FD6BBB" w:rsidRDefault="003E0C1A" w:rsidP="00624B04">
            <w:pPr>
              <w:rPr>
                <w:rFonts w:eastAsia="Times New Roman" w:cs="Arial"/>
              </w:rPr>
            </w:pPr>
            <w:r w:rsidRPr="00FD6BBB">
              <w:rPr>
                <w:rFonts w:eastAsia="Times New Roman" w:cs="Arial"/>
              </w:rPr>
              <w:t>För- och efternamn i klartext för signerande person.</w:t>
            </w:r>
          </w:p>
          <w:p w14:paraId="1C9AC34C" w14:textId="77777777" w:rsidR="003E0C1A" w:rsidRPr="00FD6BBB" w:rsidRDefault="003E0C1A" w:rsidP="00624B04">
            <w:r w:rsidRPr="00FD6BBB">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E0C1A" w:rsidRPr="00FD6BBB" w:rsidRDefault="003E0C1A" w:rsidP="00624B04">
            <w:r w:rsidRPr="00FD6BBB">
              <w:t>0</w:t>
            </w:r>
            <w:proofErr w:type="gramStart"/>
            <w:r w:rsidRPr="00FD6BBB">
              <w:t>..</w:t>
            </w:r>
            <w:proofErr w:type="gramEnd"/>
            <w:r w:rsidRPr="00FD6BBB">
              <w:t>1</w:t>
            </w:r>
          </w:p>
        </w:tc>
      </w:tr>
      <w:tr w:rsidR="003E0C1A" w:rsidRPr="008345BA" w14:paraId="4027A28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/PerformerRoleType</w:t>
            </w:r>
            <w:proofErr w:type="gramStart"/>
            <w:r w:rsidRPr="00FD6BBB">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E0C1A" w:rsidRPr="00FD6BBB" w:rsidRDefault="003E0C1A" w:rsidP="00624B04">
            <w:r w:rsidRPr="00FD6BBB">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E0C1A" w:rsidRPr="00FD6BBB" w:rsidRDefault="003E0C1A" w:rsidP="00624B04">
            <w:r w:rsidRPr="00FD6BBB">
              <w:t>0</w:t>
            </w:r>
            <w:proofErr w:type="gramStart"/>
            <w:r w:rsidRPr="00FD6BBB">
              <w:t>..</w:t>
            </w:r>
            <w:proofErr w:type="gramEnd"/>
            <w:r w:rsidRPr="00FD6BBB">
              <w:t>1</w:t>
            </w:r>
          </w:p>
        </w:tc>
      </w:tr>
      <w:tr w:rsidR="003E0C1A" w:rsidRPr="008345BA" w14:paraId="3059EC7A" w14:textId="77777777" w:rsidTr="00624B04">
        <w:tc>
          <w:tcPr>
            <w:tcW w:w="2474" w:type="dxa"/>
          </w:tcPr>
          <w:p w14:paraId="4B92D422"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/CareUnitType.id</w:t>
            </w:r>
          </w:p>
        </w:tc>
        <w:tc>
          <w:tcPr>
            <w:tcW w:w="2506" w:type="dxa"/>
          </w:tcPr>
          <w:p w14:paraId="5AE0F3F1" w14:textId="77777777" w:rsidR="003E0C1A" w:rsidRPr="00FD6BBB" w:rsidRDefault="003E0C1A" w:rsidP="00624B04">
            <w:r w:rsidRPr="00FD6BBB">
              <w:t>IIType</w:t>
            </w:r>
          </w:p>
        </w:tc>
        <w:tc>
          <w:tcPr>
            <w:tcW w:w="2925" w:type="dxa"/>
          </w:tcPr>
          <w:p w14:paraId="02FB4B5B" w14:textId="77777777" w:rsidR="003E0C1A" w:rsidRPr="00FD6BBB" w:rsidRDefault="003E0C1A" w:rsidP="00624B04">
            <w:pPr>
              <w:rPr>
                <w:rFonts w:cs="Arial"/>
              </w:rPr>
            </w:pPr>
            <w:r w:rsidRPr="00FD6BBB">
              <w:rPr>
                <w:rFonts w:cs="Arial"/>
              </w:rPr>
              <w:t xml:space="preserve">HSAid för PDL vårdenhet som har medicinskt ansvar för observationen. </w:t>
            </w:r>
          </w:p>
        </w:tc>
        <w:tc>
          <w:tcPr>
            <w:tcW w:w="1617" w:type="dxa"/>
          </w:tcPr>
          <w:p w14:paraId="7D869DA0" w14:textId="77777777" w:rsidR="003E0C1A" w:rsidRPr="00FD6BBB" w:rsidRDefault="003E0C1A" w:rsidP="00624B04">
            <w:r w:rsidRPr="00FD6BBB">
              <w:t>1</w:t>
            </w:r>
          </w:p>
        </w:tc>
      </w:tr>
      <w:tr w:rsidR="003E0C1A" w:rsidRPr="0012437B" w14:paraId="2CB747CF" w14:textId="77777777" w:rsidTr="00624B04">
        <w:tc>
          <w:tcPr>
            <w:tcW w:w="2474" w:type="dxa"/>
            <w:tcBorders>
              <w:top w:val="single" w:sz="4" w:space="0" w:color="auto"/>
              <w:left w:val="single" w:sz="4" w:space="0" w:color="auto"/>
              <w:bottom w:val="single" w:sz="4" w:space="0" w:color="auto"/>
              <w:right w:val="single" w:sz="4" w:space="0" w:color="auto"/>
            </w:tcBorders>
          </w:tcPr>
          <w:p w14:paraId="04D1DDB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E0C1A" w:rsidRPr="00FD6BBB" w:rsidRDefault="003E0C1A" w:rsidP="00624B04">
            <w:pPr>
              <w:rPr>
                <w:rFonts w:cs="Arial"/>
              </w:rPr>
            </w:pPr>
            <w:r w:rsidRPr="00FD6BBB">
              <w:rPr>
                <w:rFonts w:cs="Arial"/>
              </w:rPr>
              <w:t>Root blir då</w:t>
            </w:r>
          </w:p>
          <w:p w14:paraId="57D7B92F" w14:textId="77777777" w:rsidR="003E0C1A" w:rsidRPr="00FD6BBB" w:rsidRDefault="003E0C1A" w:rsidP="00624B04">
            <w:pPr>
              <w:rPr>
                <w:rFonts w:cs="Arial"/>
              </w:rPr>
            </w:pPr>
            <w:r w:rsidRPr="00FD6BBB">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E0C1A" w:rsidRPr="00FD6BBB" w:rsidRDefault="003E0C1A" w:rsidP="00624B04">
            <w:r w:rsidRPr="00FD6BBB">
              <w:t>1</w:t>
            </w:r>
          </w:p>
        </w:tc>
      </w:tr>
      <w:tr w:rsidR="003E0C1A" w:rsidRPr="0012437B" w14:paraId="2815BCED" w14:textId="77777777" w:rsidTr="00624B04">
        <w:tc>
          <w:tcPr>
            <w:tcW w:w="2474" w:type="dxa"/>
            <w:tcBorders>
              <w:top w:val="single" w:sz="4" w:space="0" w:color="auto"/>
              <w:left w:val="single" w:sz="4" w:space="0" w:color="auto"/>
              <w:bottom w:val="single" w:sz="4" w:space="0" w:color="auto"/>
              <w:right w:val="single" w:sz="4" w:space="0" w:color="auto"/>
            </w:tcBorders>
          </w:tcPr>
          <w:p w14:paraId="0E4AA492"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E0C1A" w:rsidRPr="00FD6BBB" w:rsidRDefault="003E0C1A" w:rsidP="00624B04">
            <w:pPr>
              <w:rPr>
                <w:rFonts w:cs="Arial"/>
              </w:rPr>
            </w:pPr>
            <w:r w:rsidRPr="00FD6BBB">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E0C1A" w:rsidRPr="00FD6BBB" w:rsidRDefault="003E0C1A" w:rsidP="00624B04">
            <w:r w:rsidRPr="00FD6BBB">
              <w:t>1</w:t>
            </w:r>
          </w:p>
        </w:tc>
      </w:tr>
      <w:tr w:rsidR="003E0C1A" w:rsidRPr="008345BA" w14:paraId="53CCDCB9" w14:textId="77777777" w:rsidTr="00624B04">
        <w:tc>
          <w:tcPr>
            <w:tcW w:w="2474" w:type="dxa"/>
          </w:tcPr>
          <w:p w14:paraId="64FDA417"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/CareUnitType.name</w:t>
            </w:r>
          </w:p>
        </w:tc>
        <w:tc>
          <w:tcPr>
            <w:tcW w:w="2506" w:type="dxa"/>
          </w:tcPr>
          <w:p w14:paraId="718CF7F2" w14:textId="77777777" w:rsidR="003E0C1A" w:rsidRPr="00FD6BBB" w:rsidRDefault="003E0C1A" w:rsidP="00624B04">
            <w:r w:rsidRPr="00FD6BBB">
              <w:t>String</w:t>
            </w:r>
          </w:p>
        </w:tc>
        <w:tc>
          <w:tcPr>
            <w:tcW w:w="2925" w:type="dxa"/>
          </w:tcPr>
          <w:p w14:paraId="4810E6D7" w14:textId="77777777" w:rsidR="003E0C1A" w:rsidRPr="00FD6BBB" w:rsidRDefault="003E0C1A" w:rsidP="00624B04">
            <w:r w:rsidRPr="00FD6BBB">
              <w:rPr>
                <w:rFonts w:cs="Arial"/>
              </w:rPr>
              <w:t>Vårdenhetens namn till vilken observationen är knuten.</w:t>
            </w:r>
          </w:p>
        </w:tc>
        <w:tc>
          <w:tcPr>
            <w:tcW w:w="1617" w:type="dxa"/>
          </w:tcPr>
          <w:p w14:paraId="4B749D8C" w14:textId="77777777" w:rsidR="003E0C1A" w:rsidRPr="00FD6BBB" w:rsidRDefault="003E0C1A" w:rsidP="00624B04">
            <w:r w:rsidRPr="00FD6BBB">
              <w:t>0</w:t>
            </w:r>
            <w:proofErr w:type="gramStart"/>
            <w:r w:rsidRPr="00FD6BBB">
              <w:t>..</w:t>
            </w:r>
            <w:proofErr w:type="gramEnd"/>
            <w:r w:rsidRPr="00FD6BBB">
              <w:t>1</w:t>
            </w:r>
          </w:p>
        </w:tc>
      </w:tr>
      <w:tr w:rsidR="003E0C1A" w:rsidRPr="008345BA" w14:paraId="5A4D421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E0C1A" w:rsidRPr="00FD6BBB" w:rsidRDefault="003E0C1A" w:rsidP="00624B04">
            <w:r w:rsidRPr="00FD6BBB">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E0C1A" w:rsidRPr="00FD6BBB" w:rsidRDefault="003E0C1A" w:rsidP="00624B04">
            <w:r w:rsidRPr="00FD6BBB">
              <w:t>1</w:t>
            </w:r>
          </w:p>
        </w:tc>
      </w:tr>
      <w:tr w:rsidR="003E0C1A" w:rsidRPr="008345BA" w14:paraId="6334FA5B" w14:textId="77777777" w:rsidTr="00624B04">
        <w:tc>
          <w:tcPr>
            <w:tcW w:w="2474" w:type="dxa"/>
          </w:tcPr>
          <w:p w14:paraId="60ED1C88"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CareGiverType</w:t>
            </w:r>
            <w:r w:rsidRPr="00FD6BBB">
              <w:rPr>
                <w:lang w:eastAsia="sv-SE"/>
              </w:rPr>
              <w:t>.id</w:t>
            </w:r>
          </w:p>
        </w:tc>
        <w:tc>
          <w:tcPr>
            <w:tcW w:w="2506" w:type="dxa"/>
          </w:tcPr>
          <w:p w14:paraId="036C85BF" w14:textId="77777777" w:rsidR="003E0C1A" w:rsidRPr="00FD6BBB" w:rsidRDefault="003E0C1A" w:rsidP="00624B04">
            <w:r w:rsidRPr="00FD6BBB">
              <w:t>IIType</w:t>
            </w:r>
          </w:p>
        </w:tc>
        <w:tc>
          <w:tcPr>
            <w:tcW w:w="2925" w:type="dxa"/>
          </w:tcPr>
          <w:p w14:paraId="755398EC" w14:textId="77777777" w:rsidR="003E0C1A" w:rsidRPr="00FD6BBB" w:rsidRDefault="003E0C1A" w:rsidP="00624B04">
            <w:pPr>
              <w:rPr>
                <w:rFonts w:cs="Arial"/>
                <w:spacing w:val="-1"/>
              </w:rPr>
            </w:pPr>
            <w:r w:rsidRPr="00FD6BBB">
              <w:rPr>
                <w:rFonts w:cs="Arial"/>
              </w:rPr>
              <w:t>HSAid. Vårdgivarens identitet som enheten är anknuten till.</w:t>
            </w:r>
            <w:r w:rsidRPr="00FD6BBB">
              <w:rPr>
                <w:rFonts w:cs="Arial"/>
                <w:spacing w:val="-1"/>
              </w:rPr>
              <w:t xml:space="preserve"> </w:t>
            </w:r>
          </w:p>
        </w:tc>
        <w:tc>
          <w:tcPr>
            <w:tcW w:w="1617" w:type="dxa"/>
          </w:tcPr>
          <w:p w14:paraId="231E79D7" w14:textId="77777777" w:rsidR="003E0C1A" w:rsidRPr="00FD6BBB" w:rsidRDefault="003E0C1A" w:rsidP="00624B04">
            <w:r w:rsidRPr="00FD6BBB">
              <w:t>1</w:t>
            </w:r>
          </w:p>
        </w:tc>
      </w:tr>
      <w:tr w:rsidR="003E0C1A" w:rsidRPr="00715592" w14:paraId="4C78A241" w14:textId="77777777" w:rsidTr="00624B04">
        <w:tc>
          <w:tcPr>
            <w:tcW w:w="2474" w:type="dxa"/>
            <w:tcBorders>
              <w:top w:val="single" w:sz="4" w:space="0" w:color="auto"/>
              <w:left w:val="single" w:sz="4" w:space="0" w:color="auto"/>
              <w:bottom w:val="single" w:sz="4" w:space="0" w:color="auto"/>
              <w:right w:val="single" w:sz="4" w:space="0" w:color="auto"/>
            </w:tcBorders>
          </w:tcPr>
          <w:p w14:paraId="0275595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CareGiverType</w:t>
            </w:r>
            <w:r w:rsidRPr="00FD6BBB">
              <w:rPr>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E0C1A" w:rsidRPr="00FD6BBB" w:rsidRDefault="003E0C1A" w:rsidP="00624B04">
            <w:pPr>
              <w:rPr>
                <w:rFonts w:cs="Arial"/>
              </w:rPr>
            </w:pPr>
            <w:r w:rsidRPr="00FD6BBB">
              <w:rPr>
                <w:rFonts w:cs="Arial"/>
              </w:rPr>
              <w:t>Root blir då</w:t>
            </w:r>
          </w:p>
          <w:p w14:paraId="221D195B" w14:textId="77777777" w:rsidR="003E0C1A" w:rsidRPr="00FD6BBB" w:rsidRDefault="003E0C1A" w:rsidP="00624B04">
            <w:pPr>
              <w:rPr>
                <w:rFonts w:cs="Arial"/>
              </w:rPr>
            </w:pPr>
            <w:r w:rsidRPr="00FD6BBB">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E0C1A" w:rsidRPr="00FD6BBB" w:rsidRDefault="003E0C1A" w:rsidP="00624B04">
            <w:r w:rsidRPr="00FD6BBB">
              <w:t>1</w:t>
            </w:r>
          </w:p>
        </w:tc>
      </w:tr>
      <w:tr w:rsidR="003E0C1A" w:rsidRPr="00715592" w14:paraId="12F25958" w14:textId="77777777" w:rsidTr="00624B04">
        <w:tc>
          <w:tcPr>
            <w:tcW w:w="2474" w:type="dxa"/>
            <w:tcBorders>
              <w:top w:val="single" w:sz="4" w:space="0" w:color="auto"/>
              <w:left w:val="single" w:sz="4" w:space="0" w:color="auto"/>
              <w:bottom w:val="single" w:sz="4" w:space="0" w:color="auto"/>
              <w:right w:val="single" w:sz="4" w:space="0" w:color="auto"/>
            </w:tcBorders>
          </w:tcPr>
          <w:p w14:paraId="4AF570A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CareGiverType</w:t>
            </w:r>
            <w:r w:rsidRPr="00FD6BBB">
              <w:rPr>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E0C1A" w:rsidRPr="00FD6BBB" w:rsidRDefault="003E0C1A" w:rsidP="00624B04">
            <w:pPr>
              <w:rPr>
                <w:rFonts w:cs="Arial"/>
              </w:rPr>
            </w:pPr>
            <w:r w:rsidRPr="00FD6BBB">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E0C1A" w:rsidRPr="00FD6BBB" w:rsidRDefault="003E0C1A" w:rsidP="00624B04">
            <w:r w:rsidRPr="00FD6BBB">
              <w:t>1</w:t>
            </w:r>
          </w:p>
        </w:tc>
      </w:tr>
      <w:tr w:rsidR="003E0C1A" w:rsidRPr="008345BA" w14:paraId="206AB056" w14:textId="77777777" w:rsidTr="00624B04">
        <w:tc>
          <w:tcPr>
            <w:tcW w:w="2474" w:type="dxa"/>
          </w:tcPr>
          <w:p w14:paraId="765A4D6C"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 ../</w:t>
            </w:r>
            <w:r w:rsidRPr="00FD6BBB">
              <w:t>CareGiverType</w:t>
            </w:r>
            <w:r w:rsidRPr="00FD6BBB">
              <w:rPr>
                <w:lang w:eastAsia="sv-SE"/>
              </w:rPr>
              <w:t>.name</w:t>
            </w:r>
          </w:p>
        </w:tc>
        <w:tc>
          <w:tcPr>
            <w:tcW w:w="2506" w:type="dxa"/>
          </w:tcPr>
          <w:p w14:paraId="01591AE1" w14:textId="77777777" w:rsidR="003E0C1A" w:rsidRPr="00FD6BBB" w:rsidRDefault="003E0C1A" w:rsidP="00624B04">
            <w:r w:rsidRPr="00FD6BBB">
              <w:t>String</w:t>
            </w:r>
          </w:p>
        </w:tc>
        <w:tc>
          <w:tcPr>
            <w:tcW w:w="2925" w:type="dxa"/>
          </w:tcPr>
          <w:p w14:paraId="5268D9EB" w14:textId="77777777" w:rsidR="003E0C1A" w:rsidRPr="00FD6BBB" w:rsidRDefault="003E0C1A" w:rsidP="00624B04">
            <w:r w:rsidRPr="00FD6BBB">
              <w:rPr>
                <w:rFonts w:cs="Arial"/>
              </w:rPr>
              <w:t>Vårdgivarens namn till vilken enheten är knuten.</w:t>
            </w:r>
          </w:p>
        </w:tc>
        <w:tc>
          <w:tcPr>
            <w:tcW w:w="1617" w:type="dxa"/>
          </w:tcPr>
          <w:p w14:paraId="1B7CDE59" w14:textId="77777777" w:rsidR="003E0C1A" w:rsidRPr="00FD6BBB" w:rsidRDefault="003E0C1A" w:rsidP="00624B04">
            <w:r w:rsidRPr="00FD6BBB">
              <w:t>0</w:t>
            </w:r>
            <w:proofErr w:type="gramStart"/>
            <w:r w:rsidRPr="00FD6BBB">
              <w:t>..</w:t>
            </w:r>
            <w:proofErr w:type="gramEnd"/>
            <w:r w:rsidRPr="00FD6BBB">
              <w:t>1</w:t>
            </w:r>
          </w:p>
        </w:tc>
      </w:tr>
    </w:tbl>
    <w:p w14:paraId="222DD118" w14:textId="77777777" w:rsidR="00624B04" w:rsidRDefault="00624B04" w:rsidP="0005019F">
      <w:pPr>
        <w:spacing w:line="240" w:lineRule="auto"/>
        <w:rPr>
          <w:rFonts w:eastAsia="Times New Roman"/>
          <w:bCs/>
          <w:sz w:val="24"/>
        </w:rPr>
      </w:pPr>
    </w:p>
    <w:p w14:paraId="47C24EA3" w14:textId="256EAE9F" w:rsidR="0005019F" w:rsidRDefault="00624B04" w:rsidP="0005019F">
      <w:pPr>
        <w:spacing w:line="240" w:lineRule="auto"/>
        <w:rPr>
          <w:rFonts w:eastAsia="Times New Roman"/>
          <w:bCs/>
          <w:sz w:val="24"/>
        </w:rPr>
      </w:pPr>
      <w:r>
        <w:rPr>
          <w:rFonts w:eastAsia="Times New Roman"/>
          <w:bCs/>
          <w:sz w:val="24"/>
        </w:rPr>
        <w:br w:type="textWrapping" w:clear="all"/>
      </w: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223" w:name="_Toc243452573"/>
      <w:bookmarkStart w:id="224" w:name="_Toc412700668"/>
      <w:r>
        <w:t>Övriga regler</w:t>
      </w:r>
      <w:bookmarkEnd w:id="223"/>
      <w:bookmarkEnd w:id="224"/>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lastRenderedPageBreak/>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Default="0005019F" w:rsidP="0005019F">
      <w:pPr>
        <w:rPr>
          <w:ins w:id="225" w:author="Torbjörn Dahlin" w:date="2015-03-24T10:11:00Z"/>
        </w:rPr>
      </w:pPr>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3B718504" w14:textId="77777777" w:rsidR="00F35775" w:rsidRDefault="00F35775" w:rsidP="00F35775">
      <w:pPr>
        <w:rPr>
          <w:ins w:id="226" w:author="Torbjörn Dahlin" w:date="2015-03-24T10:12:00Z"/>
        </w:rPr>
      </w:pPr>
      <w:bookmarkStart w:id="227" w:name="_Toc372034738"/>
      <w:bookmarkStart w:id="228" w:name="_Toc374962642"/>
      <w:bookmarkStart w:id="229" w:name="_Toc398042087"/>
      <w:bookmarkStart w:id="230" w:name="_Toc414627259"/>
    </w:p>
    <w:p w14:paraId="4F9B1EDD" w14:textId="1ED2E805" w:rsidR="00F35775" w:rsidRPr="00F35775" w:rsidRDefault="00F35775" w:rsidP="00F35775">
      <w:pPr>
        <w:rPr>
          <w:ins w:id="231" w:author="Torbjörn Dahlin" w:date="2015-03-24T10:11:00Z"/>
          <w:sz w:val="22"/>
          <w:u w:val="single"/>
        </w:rPr>
      </w:pPr>
      <w:bookmarkStart w:id="232" w:name="_GoBack"/>
      <w:ins w:id="233" w:author="Torbjörn Dahlin" w:date="2015-03-24T10:12:00Z">
        <w:r>
          <w:rPr>
            <w:sz w:val="22"/>
            <w:u w:val="single"/>
          </w:rPr>
          <w:t>Fält</w:t>
        </w:r>
      </w:ins>
      <w:ins w:id="234" w:author="Torbjörn Dahlin" w:date="2015-03-24T10:11:00Z">
        <w:r>
          <w:rPr>
            <w:sz w:val="22"/>
            <w:u w:val="single"/>
          </w:rPr>
          <w:t xml:space="preserve"> </w:t>
        </w:r>
      </w:ins>
      <w:ins w:id="235" w:author="Torbjörn Dahlin" w:date="2015-03-24T10:12:00Z">
        <w:r>
          <w:rPr>
            <w:sz w:val="22"/>
            <w:u w:val="single"/>
          </w:rPr>
          <w:t>4</w:t>
        </w:r>
      </w:ins>
      <w:ins w:id="236" w:author="Torbjörn Dahlin" w:date="2015-03-24T10:11:00Z">
        <w:r w:rsidRPr="00F35775">
          <w:rPr>
            <w:sz w:val="22"/>
            <w:u w:val="single"/>
          </w:rPr>
          <w:t xml:space="preserve"> – </w:t>
        </w:r>
        <w:proofErr w:type="spellStart"/>
        <w:r w:rsidRPr="00F35775">
          <w:rPr>
            <w:sz w:val="22"/>
            <w:u w:val="single"/>
          </w:rPr>
          <w:t>ReferredInformation.time</w:t>
        </w:r>
        <w:bookmarkEnd w:id="227"/>
        <w:bookmarkEnd w:id="228"/>
        <w:bookmarkEnd w:id="229"/>
        <w:bookmarkEnd w:id="230"/>
        <w:proofErr w:type="spellEnd"/>
      </w:ins>
    </w:p>
    <w:p w14:paraId="0CFBE8C4" w14:textId="77777777" w:rsidR="00F35775" w:rsidRDefault="00F35775" w:rsidP="00F35775">
      <w:pPr>
        <w:spacing w:line="240" w:lineRule="auto"/>
        <w:rPr>
          <w:ins w:id="237" w:author="Torbjörn Dahlin" w:date="2015-03-24T10:11:00Z"/>
        </w:rPr>
      </w:pPr>
      <w:proofErr w:type="spellStart"/>
      <w:ins w:id="238" w:author="Torbjörn Dahlin" w:date="2015-03-24T10:11:00Z">
        <w:r w:rsidRPr="00F35775">
          <w:t>ReferredInformation.time</w:t>
        </w:r>
        <w:proofErr w:type="spellEnd"/>
        <w:r w:rsidRPr="00F35775">
          <w:t xml:space="preserve"> ska innehålla en tidpunkt som ska kunna användas som </w:t>
        </w:r>
        <w:proofErr w:type="spellStart"/>
        <w:r w:rsidRPr="00F35775">
          <w:t>inparameter</w:t>
        </w:r>
        <w:proofErr w:type="spellEnd"/>
        <w:r w:rsidRPr="00F35775">
          <w:t xml:space="preserve"> i ett tidsintervallbaserat sökvillkor till den tjänst som returnerar den identifierade informationsmängd som relationen pekar ut. Denna tidpunkt skall vara den tidpunkt som tidssökparametern till den utpekade tjänsten filtrerar på. I det fall då en konsument har behov av att söka upp flera relaterade informationsmängder från samma tjänst kan konsumenten skapa ett sökintervall som omfattar de </w:t>
        </w:r>
        <w:proofErr w:type="spellStart"/>
        <w:r w:rsidRPr="00F35775">
          <w:t>ReferredInformation.time</w:t>
        </w:r>
        <w:proofErr w:type="spellEnd"/>
        <w:r w:rsidRPr="00F35775">
          <w:t xml:space="preserve"> från dessa relationer. Detta sökintervall används sedan som </w:t>
        </w:r>
        <w:proofErr w:type="spellStart"/>
        <w:r w:rsidRPr="00F35775">
          <w:t>inparameter</w:t>
        </w:r>
        <w:proofErr w:type="spellEnd"/>
        <w:r w:rsidRPr="00F35775">
          <w:t xml:space="preserve"> till den tjänst som relationerna pekar ut. På detta sätt kan en konsument </w:t>
        </w:r>
        <w:r w:rsidRPr="00F35775">
          <w:lastRenderedPageBreak/>
          <w:t xml:space="preserve">göra endast ett anrop över en begränsad tid som returnerar samtlig relaterad information istället för att göra anrop ett och ett med respektive id som anges i relationen, eller ta ut en patients totala informationsmängd utan någon möjlighet att filtrera på tid. </w:t>
        </w:r>
      </w:ins>
    </w:p>
    <w:bookmarkEnd w:id="232"/>
    <w:p w14:paraId="3423770E" w14:textId="77777777" w:rsidR="00F35775" w:rsidRPr="0000187C" w:rsidRDefault="00F35775" w:rsidP="0005019F"/>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6768C887" w14:textId="5DC60C58" w:rsidR="0039481C" w:rsidRPr="002E347F" w:rsidRDefault="0005019F" w:rsidP="002E347F">
      <w:r w:rsidRPr="00E146AE">
        <w:t>Inga avvikande SLA-krav</w:t>
      </w:r>
    </w:p>
    <w:p w14:paraId="39E1D409" w14:textId="77777777" w:rsidR="00E127E3" w:rsidRDefault="00E127E3" w:rsidP="00EB3EAB">
      <w:pPr>
        <w:pStyle w:val="Rubrik1"/>
        <w:numPr>
          <w:ilvl w:val="0"/>
          <w:numId w:val="0"/>
        </w:numPr>
        <w:ind w:left="432" w:hanging="432"/>
      </w:pPr>
    </w:p>
    <w:sectPr w:rsidR="00E127E3" w:rsidSect="000A531A">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6E44E3" w14:textId="77777777" w:rsidR="00112A1E" w:rsidRDefault="00112A1E" w:rsidP="00C72B17">
      <w:pPr>
        <w:spacing w:line="240" w:lineRule="auto"/>
      </w:pPr>
      <w:r>
        <w:separator/>
      </w:r>
    </w:p>
  </w:endnote>
  <w:endnote w:type="continuationSeparator" w:id="0">
    <w:p w14:paraId="13614EEA" w14:textId="77777777" w:rsidR="00112A1E" w:rsidRDefault="00112A1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F2FF6" w:rsidRDefault="001F2FF6"/>
  <w:p w14:paraId="1FC233E8" w14:textId="77777777" w:rsidR="001F2FF6" w:rsidRDefault="001F2FF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F2FF6" w:rsidRPr="004A7C1C" w14:paraId="3C5A492F" w14:textId="77777777" w:rsidTr="00095A0D">
      <w:trPr>
        <w:trHeight w:val="629"/>
      </w:trPr>
      <w:tc>
        <w:tcPr>
          <w:tcW w:w="1559" w:type="dxa"/>
        </w:tcPr>
        <w:p w14:paraId="784DFED4" w14:textId="77777777" w:rsidR="001F2FF6" w:rsidRPr="001304B6" w:rsidRDefault="001F2FF6"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1F2FF6" w:rsidRPr="001304B6" w:rsidRDefault="001F2FF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F2FF6" w:rsidRPr="001304B6" w:rsidRDefault="001F2FF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F2FF6" w:rsidRPr="001304B6" w:rsidRDefault="001F2FF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F2FF6" w:rsidRPr="00667831" w:rsidRDefault="001F2FF6"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1F2FF6" w:rsidRPr="00667831" w:rsidRDefault="001F2FF6"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1F2FF6" w:rsidRPr="0091623E" w:rsidRDefault="001F2FF6"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F2FF6" w:rsidRPr="001304B6" w:rsidRDefault="001F2FF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F2FF6" w:rsidRPr="001304B6" w:rsidRDefault="001F2FF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F2FF6" w:rsidRPr="004A7C1C" w:rsidRDefault="001F2FF6" w:rsidP="001304B6">
          <w:pPr>
            <w:pStyle w:val="Sidfot"/>
          </w:pPr>
        </w:p>
      </w:tc>
      <w:tc>
        <w:tcPr>
          <w:tcW w:w="709" w:type="dxa"/>
        </w:tcPr>
        <w:p w14:paraId="6E332D35" w14:textId="77777777" w:rsidR="001F2FF6" w:rsidRPr="004A7C1C" w:rsidRDefault="001F2FF6"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E7E75">
            <w:rPr>
              <w:rStyle w:val="Sidnummer"/>
              <w:noProof/>
            </w:rPr>
            <w:t>46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E7E75">
            <w:rPr>
              <w:rStyle w:val="Sidnummer"/>
              <w:noProof/>
            </w:rPr>
            <w:t>47</w:t>
          </w:r>
          <w:r w:rsidRPr="004A7C1C">
            <w:rPr>
              <w:rStyle w:val="Sidnummer"/>
            </w:rPr>
            <w:fldChar w:fldCharType="end"/>
          </w:r>
        </w:p>
      </w:tc>
    </w:tr>
  </w:tbl>
  <w:p w14:paraId="6EB65E86" w14:textId="77777777" w:rsidR="001F2FF6" w:rsidRDefault="001F2FF6"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F2FF6" w:rsidRDefault="001F2FF6">
    <w:pPr>
      <w:pStyle w:val="Sidfot"/>
    </w:pPr>
  </w:p>
  <w:p w14:paraId="36E0CB75" w14:textId="77777777" w:rsidR="001F2FF6" w:rsidRDefault="001F2FF6">
    <w:pPr>
      <w:pStyle w:val="Sidfot"/>
    </w:pPr>
  </w:p>
  <w:p w14:paraId="68EA24B6" w14:textId="77777777" w:rsidR="001F2FF6" w:rsidRDefault="001F2FF6">
    <w:pPr>
      <w:pStyle w:val="Sidfot"/>
    </w:pPr>
  </w:p>
  <w:p w14:paraId="798F58D1" w14:textId="77777777" w:rsidR="001F2FF6" w:rsidRDefault="001F2FF6">
    <w:pPr>
      <w:pStyle w:val="Sidfot"/>
    </w:pPr>
  </w:p>
  <w:p w14:paraId="0B4F500D" w14:textId="77777777" w:rsidR="001F2FF6" w:rsidRDefault="001F2FF6">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CF735" w14:textId="77777777" w:rsidR="00112A1E" w:rsidRDefault="00112A1E" w:rsidP="00C72B17">
      <w:pPr>
        <w:spacing w:line="240" w:lineRule="auto"/>
      </w:pPr>
      <w:r>
        <w:separator/>
      </w:r>
    </w:p>
  </w:footnote>
  <w:footnote w:type="continuationSeparator" w:id="0">
    <w:p w14:paraId="575EB8EC" w14:textId="77777777" w:rsidR="00112A1E" w:rsidRDefault="00112A1E"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F2FF6" w:rsidRDefault="001F2FF6"/>
  <w:p w14:paraId="69BC34DE" w14:textId="77777777" w:rsidR="001F2FF6" w:rsidRDefault="001F2FF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F2FF6" w:rsidRPr="00333716" w14:paraId="38E1EC6E" w14:textId="77777777" w:rsidTr="000A531A">
      <w:trPr>
        <w:trHeight w:hRule="exact" w:val="539"/>
      </w:trPr>
      <w:tc>
        <w:tcPr>
          <w:tcW w:w="3168" w:type="dxa"/>
          <w:tcBorders>
            <w:top w:val="nil"/>
            <w:bottom w:val="nil"/>
          </w:tcBorders>
        </w:tcPr>
        <w:p w14:paraId="74451D16" w14:textId="77777777" w:rsidR="001F2FF6" w:rsidRPr="00095A0D" w:rsidRDefault="001F2FF6" w:rsidP="00095A0D">
          <w:pPr>
            <w:pStyle w:val="Sidfot"/>
            <w:rPr>
              <w:rFonts w:ascii="Arial" w:eastAsia="Times New Roman" w:hAnsi="Arial"/>
              <w:color w:val="00A9A7"/>
              <w:sz w:val="14"/>
              <w:szCs w:val="24"/>
              <w:lang w:eastAsia="en-GB"/>
            </w:rPr>
          </w:pPr>
          <w:bookmarkStart w:id="239" w:name="LDnr1"/>
          <w:bookmarkEnd w:id="239"/>
        </w:p>
        <w:p w14:paraId="1A79B92D" w14:textId="77777777" w:rsidR="001F2FF6" w:rsidRPr="00095A0D" w:rsidRDefault="001F2FF6"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1F2FF6" w:rsidRDefault="001F2FF6"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1F2FF6" w:rsidRDefault="001F2FF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1F2FF6" w:rsidRPr="00095A0D" w:rsidRDefault="001F2FF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1F2FF6" w:rsidRDefault="001F2FF6"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1F2FF6" w:rsidRPr="00095A0D" w:rsidRDefault="001F2FF6"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F2FF6" w:rsidRPr="00095A0D" w:rsidRDefault="001F2FF6"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F2FF6" w:rsidRPr="000A531A" w:rsidRDefault="001F2FF6"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2015-03-03 13:48:00</w:t>
          </w:r>
          <w:r>
            <w:rPr>
              <w:rFonts w:ascii="Arial" w:eastAsia="Times New Roman" w:hAnsi="Arial"/>
              <w:color w:val="00A9A7"/>
              <w:sz w:val="14"/>
              <w:szCs w:val="24"/>
              <w:lang w:eastAsia="en-GB"/>
            </w:rPr>
            <w:fldChar w:fldCharType="end"/>
          </w:r>
        </w:p>
      </w:tc>
    </w:tr>
    <w:tr w:rsidR="001F2FF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F2FF6" w:rsidRPr="00095A0D" w:rsidRDefault="001F2FF6"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F2FF6" w:rsidRPr="00095A0D" w:rsidRDefault="001F2FF6" w:rsidP="00095A0D">
          <w:pPr>
            <w:pStyle w:val="Sidfot"/>
            <w:rPr>
              <w:rFonts w:ascii="Arial" w:eastAsia="Times New Roman" w:hAnsi="Arial"/>
              <w:color w:val="00A9A7"/>
              <w:sz w:val="14"/>
              <w:szCs w:val="24"/>
              <w:lang w:eastAsia="en-GB"/>
            </w:rPr>
          </w:pPr>
        </w:p>
      </w:tc>
    </w:tr>
  </w:tbl>
  <w:p w14:paraId="2AC110CF" w14:textId="77777777" w:rsidR="001F2FF6" w:rsidRDefault="001F2FF6" w:rsidP="008303EF">
    <w:pPr>
      <w:tabs>
        <w:tab w:val="left" w:pos="6237"/>
      </w:tabs>
    </w:pPr>
    <w:r>
      <w:t xml:space="preserve"> </w:t>
    </w:r>
    <w:bookmarkStart w:id="240" w:name="Dnr1"/>
    <w:bookmarkEnd w:id="24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F2FF6" w:rsidRDefault="001F2FF6" w:rsidP="00D774BC">
    <w:pPr>
      <w:tabs>
        <w:tab w:val="left" w:pos="6237"/>
      </w:tabs>
    </w:pPr>
  </w:p>
  <w:p w14:paraId="51103E17" w14:textId="77777777" w:rsidR="001F2FF6" w:rsidRDefault="001F2FF6" w:rsidP="00D774BC">
    <w:pPr>
      <w:tabs>
        <w:tab w:val="left" w:pos="6237"/>
      </w:tabs>
    </w:pPr>
  </w:p>
  <w:p w14:paraId="772AE06E" w14:textId="77777777" w:rsidR="001F2FF6" w:rsidRDefault="001F2FF6" w:rsidP="00D774BC">
    <w:pPr>
      <w:tabs>
        <w:tab w:val="left" w:pos="6237"/>
      </w:tabs>
    </w:pPr>
  </w:p>
  <w:p w14:paraId="42F0C144" w14:textId="77777777" w:rsidR="001F2FF6" w:rsidRDefault="001F2FF6"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41" w:name="LDnr"/>
    <w:bookmarkEnd w:id="241"/>
    <w:r>
      <w:t xml:space="preserve"> </w:t>
    </w:r>
    <w:bookmarkStart w:id="242" w:name="Dnr"/>
    <w:bookmarkEnd w:id="242"/>
  </w:p>
  <w:tbl>
    <w:tblPr>
      <w:tblW w:w="9180" w:type="dxa"/>
      <w:tblLayout w:type="fixed"/>
      <w:tblLook w:val="04A0" w:firstRow="1" w:lastRow="0" w:firstColumn="1" w:lastColumn="0" w:noHBand="0" w:noVBand="1"/>
    </w:tblPr>
    <w:tblGrid>
      <w:gridCol w:w="956"/>
      <w:gridCol w:w="1199"/>
      <w:gridCol w:w="4049"/>
      <w:gridCol w:w="2976"/>
    </w:tblGrid>
    <w:tr w:rsidR="001F2FF6" w:rsidRPr="0024387D" w14:paraId="6E3EED84" w14:textId="77777777" w:rsidTr="00364AE6">
      <w:tc>
        <w:tcPr>
          <w:tcW w:w="2155" w:type="dxa"/>
          <w:gridSpan w:val="2"/>
        </w:tcPr>
        <w:p w14:paraId="2933175C" w14:textId="77777777" w:rsidR="001F2FF6" w:rsidRPr="0024387D" w:rsidRDefault="001F2FF6" w:rsidP="002A2120">
          <w:pPr>
            <w:pStyle w:val="Sidhuvud"/>
            <w:rPr>
              <w:rFonts w:cs="Georgia"/>
              <w:sz w:val="12"/>
              <w:szCs w:val="12"/>
            </w:rPr>
          </w:pPr>
        </w:p>
      </w:tc>
      <w:tc>
        <w:tcPr>
          <w:tcW w:w="4049" w:type="dxa"/>
        </w:tcPr>
        <w:p w14:paraId="2813ED1B" w14:textId="77777777" w:rsidR="001F2FF6" w:rsidRPr="0024387D" w:rsidRDefault="001F2FF6" w:rsidP="00DE4030">
          <w:pPr>
            <w:pStyle w:val="Sidhuvud"/>
            <w:rPr>
              <w:rFonts w:cs="Georgia"/>
              <w:sz w:val="14"/>
              <w:szCs w:val="14"/>
            </w:rPr>
          </w:pPr>
        </w:p>
      </w:tc>
      <w:tc>
        <w:tcPr>
          <w:tcW w:w="2976" w:type="dxa"/>
        </w:tcPr>
        <w:p w14:paraId="1F7BDFA1" w14:textId="77777777" w:rsidR="001F2FF6" w:rsidRDefault="001F2FF6" w:rsidP="00DE4030">
          <w:r>
            <w:t xml:space="preserve"> </w:t>
          </w:r>
          <w:bookmarkStart w:id="243" w:name="slask"/>
          <w:bookmarkStart w:id="244" w:name="Addressee"/>
          <w:bookmarkEnd w:id="243"/>
          <w:bookmarkEnd w:id="244"/>
        </w:p>
      </w:tc>
    </w:tr>
    <w:tr w:rsidR="001F2FF6" w:rsidRPr="00F456CC" w14:paraId="7817C09A" w14:textId="77777777" w:rsidTr="00364AE6">
      <w:tc>
        <w:tcPr>
          <w:tcW w:w="956" w:type="dxa"/>
          <w:tcBorders>
            <w:right w:val="single" w:sz="4" w:space="0" w:color="auto"/>
          </w:tcBorders>
        </w:tcPr>
        <w:p w14:paraId="7F2ACC79" w14:textId="77777777" w:rsidR="001F2FF6" w:rsidRPr="00F456CC" w:rsidRDefault="001F2FF6" w:rsidP="00025527">
          <w:pPr>
            <w:pStyle w:val="Sidhuvud"/>
            <w:rPr>
              <w:rFonts w:cs="Georgia"/>
              <w:sz w:val="12"/>
              <w:szCs w:val="12"/>
            </w:rPr>
          </w:pPr>
        </w:p>
      </w:tc>
      <w:tc>
        <w:tcPr>
          <w:tcW w:w="1199" w:type="dxa"/>
          <w:tcBorders>
            <w:left w:val="single" w:sz="4" w:space="0" w:color="auto"/>
          </w:tcBorders>
        </w:tcPr>
        <w:p w14:paraId="27F330F9" w14:textId="77777777" w:rsidR="001F2FF6" w:rsidRPr="00F456CC" w:rsidRDefault="001F2FF6" w:rsidP="00DE4030">
          <w:pPr>
            <w:pStyle w:val="Sidhuvud"/>
            <w:rPr>
              <w:rFonts w:cs="Georgia"/>
              <w:sz w:val="12"/>
              <w:szCs w:val="12"/>
            </w:rPr>
          </w:pPr>
        </w:p>
      </w:tc>
      <w:tc>
        <w:tcPr>
          <w:tcW w:w="4049" w:type="dxa"/>
        </w:tcPr>
        <w:p w14:paraId="37AA9367" w14:textId="77777777" w:rsidR="001F2FF6" w:rsidRPr="002C11AF" w:rsidRDefault="001F2FF6" w:rsidP="00DE4030">
          <w:pPr>
            <w:pStyle w:val="Sidhuvud"/>
            <w:rPr>
              <w:rFonts w:cs="Georgia"/>
              <w:sz w:val="12"/>
              <w:szCs w:val="12"/>
            </w:rPr>
          </w:pPr>
        </w:p>
      </w:tc>
      <w:tc>
        <w:tcPr>
          <w:tcW w:w="2976" w:type="dxa"/>
        </w:tcPr>
        <w:p w14:paraId="25E5B32E" w14:textId="77777777" w:rsidR="001F2FF6" w:rsidRPr="002C11AF" w:rsidRDefault="001F2FF6" w:rsidP="00DE4030">
          <w:pPr>
            <w:pStyle w:val="Sidhuvud"/>
            <w:rPr>
              <w:rFonts w:cs="Georgia"/>
              <w:sz w:val="12"/>
              <w:szCs w:val="12"/>
            </w:rPr>
          </w:pPr>
        </w:p>
      </w:tc>
    </w:tr>
  </w:tbl>
  <w:p w14:paraId="4244CC6E" w14:textId="77777777" w:rsidR="001F2FF6" w:rsidRPr="003755FD" w:rsidRDefault="001F2FF6" w:rsidP="008866A6">
    <w:bookmarkStart w:id="245" w:name="Radera2"/>
    <w:bookmarkEnd w:id="24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14F"/>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059FE"/>
    <w:rsid w:val="00112A1E"/>
    <w:rsid w:val="00116504"/>
    <w:rsid w:val="001233FB"/>
    <w:rsid w:val="001304B6"/>
    <w:rsid w:val="00145D27"/>
    <w:rsid w:val="0014754C"/>
    <w:rsid w:val="001502F9"/>
    <w:rsid w:val="00157386"/>
    <w:rsid w:val="00160052"/>
    <w:rsid w:val="0016591B"/>
    <w:rsid w:val="001714C5"/>
    <w:rsid w:val="001752B9"/>
    <w:rsid w:val="00176310"/>
    <w:rsid w:val="001778F0"/>
    <w:rsid w:val="00183401"/>
    <w:rsid w:val="00184750"/>
    <w:rsid w:val="0018724F"/>
    <w:rsid w:val="0019150B"/>
    <w:rsid w:val="00191B2C"/>
    <w:rsid w:val="001B2C00"/>
    <w:rsid w:val="001B6CF6"/>
    <w:rsid w:val="001C046C"/>
    <w:rsid w:val="001C1E6E"/>
    <w:rsid w:val="001E21AB"/>
    <w:rsid w:val="001E4941"/>
    <w:rsid w:val="001E646A"/>
    <w:rsid w:val="001F2FF6"/>
    <w:rsid w:val="001F3085"/>
    <w:rsid w:val="001F50C2"/>
    <w:rsid w:val="002047F2"/>
    <w:rsid w:val="00212825"/>
    <w:rsid w:val="00224476"/>
    <w:rsid w:val="00226F03"/>
    <w:rsid w:val="00237775"/>
    <w:rsid w:val="0024387D"/>
    <w:rsid w:val="00246426"/>
    <w:rsid w:val="00250A03"/>
    <w:rsid w:val="00251E74"/>
    <w:rsid w:val="00265F48"/>
    <w:rsid w:val="00266940"/>
    <w:rsid w:val="00267208"/>
    <w:rsid w:val="00277ADB"/>
    <w:rsid w:val="00282EC3"/>
    <w:rsid w:val="0028759B"/>
    <w:rsid w:val="0029087A"/>
    <w:rsid w:val="00290903"/>
    <w:rsid w:val="00296EEC"/>
    <w:rsid w:val="002A2120"/>
    <w:rsid w:val="002A3993"/>
    <w:rsid w:val="002A59E4"/>
    <w:rsid w:val="002A77D2"/>
    <w:rsid w:val="002C11AF"/>
    <w:rsid w:val="002C164A"/>
    <w:rsid w:val="002C7DA9"/>
    <w:rsid w:val="002D5B10"/>
    <w:rsid w:val="002E347F"/>
    <w:rsid w:val="002E6348"/>
    <w:rsid w:val="002F5A60"/>
    <w:rsid w:val="002F7E28"/>
    <w:rsid w:val="0030710D"/>
    <w:rsid w:val="00322A41"/>
    <w:rsid w:val="00325EBF"/>
    <w:rsid w:val="00337395"/>
    <w:rsid w:val="003419BC"/>
    <w:rsid w:val="0035155E"/>
    <w:rsid w:val="0036191E"/>
    <w:rsid w:val="00362731"/>
    <w:rsid w:val="00364AE6"/>
    <w:rsid w:val="00364D31"/>
    <w:rsid w:val="00365780"/>
    <w:rsid w:val="003755FD"/>
    <w:rsid w:val="00390030"/>
    <w:rsid w:val="0039481C"/>
    <w:rsid w:val="00394F76"/>
    <w:rsid w:val="003975B7"/>
    <w:rsid w:val="003A1F89"/>
    <w:rsid w:val="003A3AA7"/>
    <w:rsid w:val="003A5C3A"/>
    <w:rsid w:val="003B3E90"/>
    <w:rsid w:val="003C2D14"/>
    <w:rsid w:val="003D21E1"/>
    <w:rsid w:val="003D6708"/>
    <w:rsid w:val="003E0C1A"/>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647"/>
    <w:rsid w:val="004E7EE4"/>
    <w:rsid w:val="004F0078"/>
    <w:rsid w:val="004F2686"/>
    <w:rsid w:val="004F39E1"/>
    <w:rsid w:val="004F7A74"/>
    <w:rsid w:val="005001E6"/>
    <w:rsid w:val="005145EE"/>
    <w:rsid w:val="00520999"/>
    <w:rsid w:val="00525CF4"/>
    <w:rsid w:val="005408F3"/>
    <w:rsid w:val="005477ED"/>
    <w:rsid w:val="005521B0"/>
    <w:rsid w:val="00560B5A"/>
    <w:rsid w:val="0056497A"/>
    <w:rsid w:val="00566ACF"/>
    <w:rsid w:val="005673DB"/>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2EC3"/>
    <w:rsid w:val="005E710A"/>
    <w:rsid w:val="005F7E0A"/>
    <w:rsid w:val="00602874"/>
    <w:rsid w:val="00614EF1"/>
    <w:rsid w:val="006217E0"/>
    <w:rsid w:val="00624B04"/>
    <w:rsid w:val="00630D79"/>
    <w:rsid w:val="00633EAD"/>
    <w:rsid w:val="00641A3D"/>
    <w:rsid w:val="00650709"/>
    <w:rsid w:val="00653081"/>
    <w:rsid w:val="0066103A"/>
    <w:rsid w:val="00661F2C"/>
    <w:rsid w:val="006648CB"/>
    <w:rsid w:val="00667831"/>
    <w:rsid w:val="00680827"/>
    <w:rsid w:val="00686189"/>
    <w:rsid w:val="00686758"/>
    <w:rsid w:val="0069359C"/>
    <w:rsid w:val="00697513"/>
    <w:rsid w:val="006A3D71"/>
    <w:rsid w:val="006A4A7F"/>
    <w:rsid w:val="006A4E14"/>
    <w:rsid w:val="006C62A3"/>
    <w:rsid w:val="006E4F59"/>
    <w:rsid w:val="006E7C71"/>
    <w:rsid w:val="00702AFD"/>
    <w:rsid w:val="00707704"/>
    <w:rsid w:val="00714301"/>
    <w:rsid w:val="0072035C"/>
    <w:rsid w:val="007231DB"/>
    <w:rsid w:val="00727057"/>
    <w:rsid w:val="007306AD"/>
    <w:rsid w:val="007674D5"/>
    <w:rsid w:val="007804CB"/>
    <w:rsid w:val="007871FB"/>
    <w:rsid w:val="00787F45"/>
    <w:rsid w:val="00793064"/>
    <w:rsid w:val="0079687B"/>
    <w:rsid w:val="007A0162"/>
    <w:rsid w:val="007A2939"/>
    <w:rsid w:val="007B025E"/>
    <w:rsid w:val="007B2DED"/>
    <w:rsid w:val="007B6B63"/>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1CBC"/>
    <w:rsid w:val="008B23F2"/>
    <w:rsid w:val="008B34A4"/>
    <w:rsid w:val="008C400C"/>
    <w:rsid w:val="008C7C3E"/>
    <w:rsid w:val="008D2C5E"/>
    <w:rsid w:val="008D7540"/>
    <w:rsid w:val="008D797D"/>
    <w:rsid w:val="008E73EF"/>
    <w:rsid w:val="008F38AA"/>
    <w:rsid w:val="008F4AE4"/>
    <w:rsid w:val="008F6ADA"/>
    <w:rsid w:val="009036DE"/>
    <w:rsid w:val="009102B3"/>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E7E75"/>
    <w:rsid w:val="009F1D5A"/>
    <w:rsid w:val="009F3594"/>
    <w:rsid w:val="00A03D94"/>
    <w:rsid w:val="00A35D2A"/>
    <w:rsid w:val="00A462B3"/>
    <w:rsid w:val="00A50E40"/>
    <w:rsid w:val="00A52A03"/>
    <w:rsid w:val="00A64464"/>
    <w:rsid w:val="00A7347F"/>
    <w:rsid w:val="00A80E12"/>
    <w:rsid w:val="00A81BE1"/>
    <w:rsid w:val="00A8442B"/>
    <w:rsid w:val="00A8540A"/>
    <w:rsid w:val="00A8749F"/>
    <w:rsid w:val="00AA3E23"/>
    <w:rsid w:val="00AB63BF"/>
    <w:rsid w:val="00AC5B2D"/>
    <w:rsid w:val="00AD6D79"/>
    <w:rsid w:val="00AE5C74"/>
    <w:rsid w:val="00AF1559"/>
    <w:rsid w:val="00AF3B49"/>
    <w:rsid w:val="00AF7B2A"/>
    <w:rsid w:val="00B10EEB"/>
    <w:rsid w:val="00B1310A"/>
    <w:rsid w:val="00B14DBA"/>
    <w:rsid w:val="00B15B67"/>
    <w:rsid w:val="00B212A3"/>
    <w:rsid w:val="00B25F8C"/>
    <w:rsid w:val="00B42153"/>
    <w:rsid w:val="00B6227B"/>
    <w:rsid w:val="00B72189"/>
    <w:rsid w:val="00B77D5E"/>
    <w:rsid w:val="00B8049A"/>
    <w:rsid w:val="00B86215"/>
    <w:rsid w:val="00B90A42"/>
    <w:rsid w:val="00B96A61"/>
    <w:rsid w:val="00BB02BA"/>
    <w:rsid w:val="00BB1326"/>
    <w:rsid w:val="00BC082C"/>
    <w:rsid w:val="00BD2E6A"/>
    <w:rsid w:val="00BD3476"/>
    <w:rsid w:val="00BD3DED"/>
    <w:rsid w:val="00BD68EB"/>
    <w:rsid w:val="00C00D40"/>
    <w:rsid w:val="00C04B41"/>
    <w:rsid w:val="00C10D6D"/>
    <w:rsid w:val="00C14894"/>
    <w:rsid w:val="00C14D25"/>
    <w:rsid w:val="00C20DBF"/>
    <w:rsid w:val="00C20DD0"/>
    <w:rsid w:val="00C26EAC"/>
    <w:rsid w:val="00C27589"/>
    <w:rsid w:val="00C375AB"/>
    <w:rsid w:val="00C427B8"/>
    <w:rsid w:val="00C46A92"/>
    <w:rsid w:val="00C52D77"/>
    <w:rsid w:val="00C5331E"/>
    <w:rsid w:val="00C54788"/>
    <w:rsid w:val="00C66377"/>
    <w:rsid w:val="00C71635"/>
    <w:rsid w:val="00C72B17"/>
    <w:rsid w:val="00C72FDC"/>
    <w:rsid w:val="00C875DE"/>
    <w:rsid w:val="00C9798A"/>
    <w:rsid w:val="00CA6970"/>
    <w:rsid w:val="00CB20E7"/>
    <w:rsid w:val="00CC270E"/>
    <w:rsid w:val="00CC7016"/>
    <w:rsid w:val="00CC70DA"/>
    <w:rsid w:val="00CD2FC0"/>
    <w:rsid w:val="00CE0FA6"/>
    <w:rsid w:val="00CE1031"/>
    <w:rsid w:val="00CE7DFC"/>
    <w:rsid w:val="00CF4460"/>
    <w:rsid w:val="00CF47A0"/>
    <w:rsid w:val="00D037DF"/>
    <w:rsid w:val="00D048CD"/>
    <w:rsid w:val="00D21C11"/>
    <w:rsid w:val="00D41ADF"/>
    <w:rsid w:val="00D46178"/>
    <w:rsid w:val="00D53A9A"/>
    <w:rsid w:val="00D720D4"/>
    <w:rsid w:val="00D774BC"/>
    <w:rsid w:val="00D87995"/>
    <w:rsid w:val="00D91240"/>
    <w:rsid w:val="00D93512"/>
    <w:rsid w:val="00DA1759"/>
    <w:rsid w:val="00DA5D2D"/>
    <w:rsid w:val="00DB3371"/>
    <w:rsid w:val="00DB56E2"/>
    <w:rsid w:val="00DB5726"/>
    <w:rsid w:val="00DB72EB"/>
    <w:rsid w:val="00DC3968"/>
    <w:rsid w:val="00DD1945"/>
    <w:rsid w:val="00DD4337"/>
    <w:rsid w:val="00DE4030"/>
    <w:rsid w:val="00DF78DB"/>
    <w:rsid w:val="00E07278"/>
    <w:rsid w:val="00E1012B"/>
    <w:rsid w:val="00E127E3"/>
    <w:rsid w:val="00E12C4A"/>
    <w:rsid w:val="00E1501B"/>
    <w:rsid w:val="00E17DF3"/>
    <w:rsid w:val="00E2294E"/>
    <w:rsid w:val="00E253B3"/>
    <w:rsid w:val="00E403AD"/>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2C6B"/>
    <w:rsid w:val="00EC3FBC"/>
    <w:rsid w:val="00EC5E28"/>
    <w:rsid w:val="00ED3446"/>
    <w:rsid w:val="00EE04DB"/>
    <w:rsid w:val="00EE0737"/>
    <w:rsid w:val="00EE64E3"/>
    <w:rsid w:val="00EE7FE7"/>
    <w:rsid w:val="00F03056"/>
    <w:rsid w:val="00F07598"/>
    <w:rsid w:val="00F13E7A"/>
    <w:rsid w:val="00F25F5B"/>
    <w:rsid w:val="00F34EBF"/>
    <w:rsid w:val="00F35278"/>
    <w:rsid w:val="00F35775"/>
    <w:rsid w:val="00F36037"/>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D6BBB"/>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07528700">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22310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E57466-C205-4782-B8D5-64EF6EFC1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1699</TotalTime>
  <Pages>47</Pages>
  <Words>8987</Words>
  <Characters>47634</Characters>
  <Application>Microsoft Office Word</Application>
  <DocSecurity>0</DocSecurity>
  <Lines>396</Lines>
  <Paragraphs>113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56508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Torbjörn Dahlin</cp:lastModifiedBy>
  <cp:revision>69</cp:revision>
  <dcterms:created xsi:type="dcterms:W3CDTF">2014-09-14T19:55:00Z</dcterms:created>
  <dcterms:modified xsi:type="dcterms:W3CDTF">2015-03-24T09:31:00Z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2014-10-08</vt:lpwstr>
  </property>
  <property fmtid="{D5CDD505-2E9C-101B-9397-08002B2CF9AE}" pid="8" name="domain_3">
    <vt:lpwstr>actions</vt:lpwstr>
  </property>
  <property fmtid="{D5CDD505-2E9C-101B-9397-08002B2CF9AE}" pid="9" name="version">
    <vt:lpwstr>1.0</vt:lpwstr>
  </property>
</Properties>
</file>