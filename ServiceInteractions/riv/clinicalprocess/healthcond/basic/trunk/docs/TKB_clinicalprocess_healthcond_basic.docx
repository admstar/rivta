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D7EBA">
              <w:rPr>
                <w:color w:val="008000"/>
              </w:rPr>
              <w:t xml:space="preserve">Hantera hälsorelaterade tillstånd, basuppgifter </w:t>
            </w:r>
            <w:proofErr w:type="spellStart"/>
            <w:proofErr w:type="gramStart"/>
            <w:r w:rsidR="000D7EBA">
              <w:rPr>
                <w:color w:val="008000"/>
              </w:rPr>
              <w:t>clinicalprocess:healthcond</w:t>
            </w:r>
            <w:proofErr w:type="gramEnd"/>
            <w:r w:rsidR="000D7EBA">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D7EBA">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D7EBA">
              <w:rPr>
                <w:color w:val="008000"/>
                <w:sz w:val="32"/>
              </w:rPr>
              <w:t>ARK_0015</w:t>
            </w:r>
            <w:r w:rsidRPr="000D4E05">
              <w:rPr>
                <w:color w:val="008000"/>
                <w:sz w:val="32"/>
              </w:rPr>
              <w:fldChar w:fldCharType="end"/>
            </w:r>
          </w:p>
          <w:p w14:paraId="789A2323" w14:textId="479FCC1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D7EBA">
              <w:rPr>
                <w:color w:val="008000"/>
                <w:sz w:val="32"/>
              </w:rPr>
              <w:t>2015-02-25</w:t>
            </w:r>
            <w:r>
              <w:rPr>
                <w:color w:val="008000"/>
                <w:sz w:val="32"/>
              </w:rPr>
              <w:fldChar w:fldCharType="end"/>
            </w:r>
          </w:p>
        </w:tc>
      </w:tr>
    </w:tbl>
    <w:p w14:paraId="3D0F8A81" w14:textId="0919C395"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0456B6C" w14:textId="1749F4F3" w:rsidR="000D7EBA" w:rsidRDefault="007462A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"1-4" \h \z \u </w:instrText>
          </w:r>
          <w:r>
            <w:fldChar w:fldCharType="separate"/>
          </w:r>
          <w:hyperlink w:anchor="_Toc414627214" w:history="1">
            <w:r w:rsidR="000D7EBA" w:rsidRPr="008B3625">
              <w:rPr>
                <w:rStyle w:val="Hyperlnk"/>
                <w:noProof/>
              </w:rPr>
              <w:t>1</w:t>
            </w:r>
            <w:r w:rsidR="000D7EBA">
              <w:rPr>
                <w:rFonts w:asciiTheme="minorHAnsi" w:eastAsiaTheme="minorEastAsia" w:hAnsiTheme="minorHAnsi" w:cstheme="minorBidi"/>
                <w:noProof/>
                <w:sz w:val="22"/>
                <w:lang w:eastAsia="sv-SE"/>
              </w:rPr>
              <w:tab/>
            </w:r>
            <w:r w:rsidR="000D7EBA" w:rsidRPr="008B3625">
              <w:rPr>
                <w:rStyle w:val="Hyperlnk"/>
                <w:noProof/>
              </w:rPr>
              <w:t>Inledning</w:t>
            </w:r>
            <w:r w:rsidR="000D7EBA">
              <w:rPr>
                <w:noProof/>
                <w:webHidden/>
              </w:rPr>
              <w:tab/>
            </w:r>
            <w:r w:rsidR="000D7EBA">
              <w:rPr>
                <w:noProof/>
                <w:webHidden/>
              </w:rPr>
              <w:fldChar w:fldCharType="begin"/>
            </w:r>
            <w:r w:rsidR="000D7EBA">
              <w:rPr>
                <w:noProof/>
                <w:webHidden/>
              </w:rPr>
              <w:instrText xml:space="preserve"> PAGEREF _Toc414627214 \h </w:instrText>
            </w:r>
            <w:r w:rsidR="000D7EBA">
              <w:rPr>
                <w:noProof/>
                <w:webHidden/>
              </w:rPr>
            </w:r>
            <w:r w:rsidR="000D7EBA">
              <w:rPr>
                <w:noProof/>
                <w:webHidden/>
              </w:rPr>
              <w:fldChar w:fldCharType="separate"/>
            </w:r>
            <w:r w:rsidR="000D7EBA">
              <w:rPr>
                <w:noProof/>
                <w:webHidden/>
              </w:rPr>
              <w:t>8</w:t>
            </w:r>
            <w:r w:rsidR="000D7EBA">
              <w:rPr>
                <w:noProof/>
                <w:webHidden/>
              </w:rPr>
              <w:fldChar w:fldCharType="end"/>
            </w:r>
          </w:hyperlink>
        </w:p>
        <w:p w14:paraId="7236E84C"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15" w:history="1">
            <w:r w:rsidR="000D7EBA" w:rsidRPr="008B3625">
              <w:rPr>
                <w:rStyle w:val="Hyperlnk"/>
                <w:noProof/>
              </w:rPr>
              <w:t>1.1</w:t>
            </w:r>
            <w:r w:rsidR="000D7EBA">
              <w:rPr>
                <w:rFonts w:asciiTheme="minorHAnsi" w:eastAsiaTheme="minorEastAsia" w:hAnsiTheme="minorHAnsi" w:cstheme="minorBidi"/>
                <w:noProof/>
                <w:sz w:val="22"/>
                <w:lang w:eastAsia="sv-SE"/>
              </w:rPr>
              <w:tab/>
            </w:r>
            <w:r w:rsidR="000D7EBA" w:rsidRPr="008B3625">
              <w:rPr>
                <w:rStyle w:val="Hyperlnk"/>
                <w:noProof/>
              </w:rPr>
              <w:t>Svenskt namn</w:t>
            </w:r>
            <w:r w:rsidR="000D7EBA">
              <w:rPr>
                <w:noProof/>
                <w:webHidden/>
              </w:rPr>
              <w:tab/>
            </w:r>
            <w:r w:rsidR="000D7EBA">
              <w:rPr>
                <w:noProof/>
                <w:webHidden/>
              </w:rPr>
              <w:fldChar w:fldCharType="begin"/>
            </w:r>
            <w:r w:rsidR="000D7EBA">
              <w:rPr>
                <w:noProof/>
                <w:webHidden/>
              </w:rPr>
              <w:instrText xml:space="preserve"> PAGEREF _Toc414627215 \h </w:instrText>
            </w:r>
            <w:r w:rsidR="000D7EBA">
              <w:rPr>
                <w:noProof/>
                <w:webHidden/>
              </w:rPr>
            </w:r>
            <w:r w:rsidR="000D7EBA">
              <w:rPr>
                <w:noProof/>
                <w:webHidden/>
              </w:rPr>
              <w:fldChar w:fldCharType="separate"/>
            </w:r>
            <w:r w:rsidR="000D7EBA">
              <w:rPr>
                <w:noProof/>
                <w:webHidden/>
              </w:rPr>
              <w:t>8</w:t>
            </w:r>
            <w:r w:rsidR="000D7EBA">
              <w:rPr>
                <w:noProof/>
                <w:webHidden/>
              </w:rPr>
              <w:fldChar w:fldCharType="end"/>
            </w:r>
          </w:hyperlink>
        </w:p>
        <w:p w14:paraId="3F7A9230"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16" w:history="1">
            <w:r w:rsidR="000D7EBA" w:rsidRPr="008B3625">
              <w:rPr>
                <w:rStyle w:val="Hyperlnk"/>
                <w:noProof/>
              </w:rPr>
              <w:t>1.2</w:t>
            </w:r>
            <w:r w:rsidR="000D7EBA">
              <w:rPr>
                <w:rFonts w:asciiTheme="minorHAnsi" w:eastAsiaTheme="minorEastAsia" w:hAnsiTheme="minorHAnsi" w:cstheme="minorBidi"/>
                <w:noProof/>
                <w:sz w:val="22"/>
                <w:lang w:eastAsia="sv-SE"/>
              </w:rPr>
              <w:tab/>
            </w:r>
            <w:r w:rsidR="000D7EBA" w:rsidRPr="008B3625">
              <w:rPr>
                <w:rStyle w:val="Hyperlnk"/>
                <w:noProof/>
              </w:rPr>
              <w:t>WEB beskrivning</w:t>
            </w:r>
            <w:r w:rsidR="000D7EBA">
              <w:rPr>
                <w:noProof/>
                <w:webHidden/>
              </w:rPr>
              <w:tab/>
            </w:r>
            <w:r w:rsidR="000D7EBA">
              <w:rPr>
                <w:noProof/>
                <w:webHidden/>
              </w:rPr>
              <w:fldChar w:fldCharType="begin"/>
            </w:r>
            <w:r w:rsidR="000D7EBA">
              <w:rPr>
                <w:noProof/>
                <w:webHidden/>
              </w:rPr>
              <w:instrText xml:space="preserve"> PAGEREF _Toc414627216 \h </w:instrText>
            </w:r>
            <w:r w:rsidR="000D7EBA">
              <w:rPr>
                <w:noProof/>
                <w:webHidden/>
              </w:rPr>
            </w:r>
            <w:r w:rsidR="000D7EBA">
              <w:rPr>
                <w:noProof/>
                <w:webHidden/>
              </w:rPr>
              <w:fldChar w:fldCharType="separate"/>
            </w:r>
            <w:r w:rsidR="000D7EBA">
              <w:rPr>
                <w:noProof/>
                <w:webHidden/>
              </w:rPr>
              <w:t>8</w:t>
            </w:r>
            <w:r w:rsidR="000D7EBA">
              <w:rPr>
                <w:noProof/>
                <w:webHidden/>
              </w:rPr>
              <w:fldChar w:fldCharType="end"/>
            </w:r>
          </w:hyperlink>
        </w:p>
        <w:p w14:paraId="5C47088A" w14:textId="77777777" w:rsidR="000D7EBA" w:rsidRDefault="00731E61">
          <w:pPr>
            <w:pStyle w:val="Innehll1"/>
            <w:tabs>
              <w:tab w:val="left" w:pos="400"/>
              <w:tab w:val="right" w:leader="dot" w:pos="10456"/>
            </w:tabs>
            <w:rPr>
              <w:rFonts w:asciiTheme="minorHAnsi" w:eastAsiaTheme="minorEastAsia" w:hAnsiTheme="minorHAnsi" w:cstheme="minorBidi"/>
              <w:noProof/>
              <w:sz w:val="22"/>
              <w:lang w:eastAsia="sv-SE"/>
            </w:rPr>
          </w:pPr>
          <w:hyperlink w:anchor="_Toc414627217" w:history="1">
            <w:r w:rsidR="000D7EBA" w:rsidRPr="008B3625">
              <w:rPr>
                <w:rStyle w:val="Hyperlnk"/>
                <w:noProof/>
              </w:rPr>
              <w:t>2</w:t>
            </w:r>
            <w:r w:rsidR="000D7EBA">
              <w:rPr>
                <w:rFonts w:asciiTheme="minorHAnsi" w:eastAsiaTheme="minorEastAsia" w:hAnsiTheme="minorHAnsi" w:cstheme="minorBidi"/>
                <w:noProof/>
                <w:sz w:val="22"/>
                <w:lang w:eastAsia="sv-SE"/>
              </w:rPr>
              <w:tab/>
            </w:r>
            <w:r w:rsidR="000D7EBA" w:rsidRPr="008B3625">
              <w:rPr>
                <w:rStyle w:val="Hyperlnk"/>
                <w:noProof/>
              </w:rPr>
              <w:t>Versionsinformation</w:t>
            </w:r>
            <w:r w:rsidR="000D7EBA">
              <w:rPr>
                <w:noProof/>
                <w:webHidden/>
              </w:rPr>
              <w:tab/>
            </w:r>
            <w:r w:rsidR="000D7EBA">
              <w:rPr>
                <w:noProof/>
                <w:webHidden/>
              </w:rPr>
              <w:fldChar w:fldCharType="begin"/>
            </w:r>
            <w:r w:rsidR="000D7EBA">
              <w:rPr>
                <w:noProof/>
                <w:webHidden/>
              </w:rPr>
              <w:instrText xml:space="preserve"> PAGEREF _Toc414627217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2C1F6C74"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18" w:history="1">
            <w:r w:rsidR="000D7EBA" w:rsidRPr="008B3625">
              <w:rPr>
                <w:rStyle w:val="Hyperlnk"/>
                <w:noProof/>
                <w:lang w:val="en-US"/>
              </w:rPr>
              <w:t>2.1</w:t>
            </w:r>
            <w:r w:rsidR="000D7EBA">
              <w:rPr>
                <w:rFonts w:asciiTheme="minorHAnsi" w:eastAsiaTheme="minorEastAsia" w:hAnsiTheme="minorHAnsi" w:cstheme="minorBidi"/>
                <w:noProof/>
                <w:sz w:val="22"/>
                <w:lang w:eastAsia="sv-SE"/>
              </w:rPr>
              <w:tab/>
            </w:r>
            <w:r w:rsidR="000D7EBA" w:rsidRPr="008B3625">
              <w:rPr>
                <w:rStyle w:val="Hyperlnk"/>
                <w:noProof/>
                <w:lang w:val="en-US"/>
              </w:rPr>
              <w:t>Version 1.0</w:t>
            </w:r>
            <w:r w:rsidR="000D7EBA">
              <w:rPr>
                <w:noProof/>
                <w:webHidden/>
              </w:rPr>
              <w:tab/>
            </w:r>
            <w:r w:rsidR="000D7EBA">
              <w:rPr>
                <w:noProof/>
                <w:webHidden/>
              </w:rPr>
              <w:fldChar w:fldCharType="begin"/>
            </w:r>
            <w:r w:rsidR="000D7EBA">
              <w:rPr>
                <w:noProof/>
                <w:webHidden/>
              </w:rPr>
              <w:instrText xml:space="preserve"> PAGEREF _Toc414627218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4C905B35"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19" w:history="1">
            <w:r w:rsidR="000D7EBA" w:rsidRPr="008B3625">
              <w:rPr>
                <w:rStyle w:val="Hyperlnk"/>
                <w:noProof/>
              </w:rPr>
              <w:t>2.1.1</w:t>
            </w:r>
            <w:r w:rsidR="000D7EBA">
              <w:rPr>
                <w:rFonts w:asciiTheme="minorHAnsi" w:eastAsiaTheme="minorEastAsia" w:hAnsiTheme="minorHAnsi" w:cstheme="minorBidi"/>
                <w:noProof/>
                <w:sz w:val="22"/>
                <w:lang w:eastAsia="sv-SE"/>
              </w:rPr>
              <w:tab/>
            </w:r>
            <w:r w:rsidR="000D7EBA" w:rsidRPr="008B3625">
              <w:rPr>
                <w:rStyle w:val="Hyperlnk"/>
                <w:noProof/>
              </w:rPr>
              <w:t>Oförändrade tjänstekontrakt</w:t>
            </w:r>
            <w:r w:rsidR="000D7EBA">
              <w:rPr>
                <w:noProof/>
                <w:webHidden/>
              </w:rPr>
              <w:tab/>
            </w:r>
            <w:r w:rsidR="000D7EBA">
              <w:rPr>
                <w:noProof/>
                <w:webHidden/>
              </w:rPr>
              <w:fldChar w:fldCharType="begin"/>
            </w:r>
            <w:r w:rsidR="000D7EBA">
              <w:rPr>
                <w:noProof/>
                <w:webHidden/>
              </w:rPr>
              <w:instrText xml:space="preserve"> PAGEREF _Toc414627219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5907DB84"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20" w:history="1">
            <w:r w:rsidR="000D7EBA" w:rsidRPr="008B3625">
              <w:rPr>
                <w:rStyle w:val="Hyperlnk"/>
                <w:noProof/>
              </w:rPr>
              <w:t>2.1.2</w:t>
            </w:r>
            <w:r w:rsidR="000D7EBA">
              <w:rPr>
                <w:rFonts w:asciiTheme="minorHAnsi" w:eastAsiaTheme="minorEastAsia" w:hAnsiTheme="minorHAnsi" w:cstheme="minorBidi"/>
                <w:noProof/>
                <w:sz w:val="22"/>
                <w:lang w:eastAsia="sv-SE"/>
              </w:rPr>
              <w:tab/>
            </w:r>
            <w:r w:rsidR="000D7EBA" w:rsidRPr="008B3625">
              <w:rPr>
                <w:rStyle w:val="Hyperlnk"/>
                <w:noProof/>
              </w:rPr>
              <w:t>Nya tjänstekontrakt</w:t>
            </w:r>
            <w:r w:rsidR="000D7EBA">
              <w:rPr>
                <w:noProof/>
                <w:webHidden/>
              </w:rPr>
              <w:tab/>
            </w:r>
            <w:r w:rsidR="000D7EBA">
              <w:rPr>
                <w:noProof/>
                <w:webHidden/>
              </w:rPr>
              <w:fldChar w:fldCharType="begin"/>
            </w:r>
            <w:r w:rsidR="000D7EBA">
              <w:rPr>
                <w:noProof/>
                <w:webHidden/>
              </w:rPr>
              <w:instrText xml:space="preserve"> PAGEREF _Toc414627220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1D7D39F0"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21" w:history="1">
            <w:r w:rsidR="000D7EBA" w:rsidRPr="008B3625">
              <w:rPr>
                <w:rStyle w:val="Hyperlnk"/>
                <w:noProof/>
              </w:rPr>
              <w:t>2.1.3</w:t>
            </w:r>
            <w:r w:rsidR="000D7EBA">
              <w:rPr>
                <w:rFonts w:asciiTheme="minorHAnsi" w:eastAsiaTheme="minorEastAsia" w:hAnsiTheme="minorHAnsi" w:cstheme="minorBidi"/>
                <w:noProof/>
                <w:sz w:val="22"/>
                <w:lang w:eastAsia="sv-SE"/>
              </w:rPr>
              <w:tab/>
            </w:r>
            <w:r w:rsidR="000D7EBA" w:rsidRPr="008B3625">
              <w:rPr>
                <w:rStyle w:val="Hyperlnk"/>
                <w:noProof/>
              </w:rPr>
              <w:t>Förändrade tjänstekontrakt</w:t>
            </w:r>
            <w:r w:rsidR="000D7EBA">
              <w:rPr>
                <w:noProof/>
                <w:webHidden/>
              </w:rPr>
              <w:tab/>
            </w:r>
            <w:r w:rsidR="000D7EBA">
              <w:rPr>
                <w:noProof/>
                <w:webHidden/>
              </w:rPr>
              <w:fldChar w:fldCharType="begin"/>
            </w:r>
            <w:r w:rsidR="000D7EBA">
              <w:rPr>
                <w:noProof/>
                <w:webHidden/>
              </w:rPr>
              <w:instrText xml:space="preserve"> PAGEREF _Toc414627221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68245DA3"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22" w:history="1">
            <w:r w:rsidR="000D7EBA" w:rsidRPr="008B3625">
              <w:rPr>
                <w:rStyle w:val="Hyperlnk"/>
                <w:noProof/>
              </w:rPr>
              <w:t>2.1.4</w:t>
            </w:r>
            <w:r w:rsidR="000D7EBA">
              <w:rPr>
                <w:rFonts w:asciiTheme="minorHAnsi" w:eastAsiaTheme="minorEastAsia" w:hAnsiTheme="minorHAnsi" w:cstheme="minorBidi"/>
                <w:noProof/>
                <w:sz w:val="22"/>
                <w:lang w:eastAsia="sv-SE"/>
              </w:rPr>
              <w:tab/>
            </w:r>
            <w:r w:rsidR="000D7EBA" w:rsidRPr="008B3625">
              <w:rPr>
                <w:rStyle w:val="Hyperlnk"/>
                <w:noProof/>
              </w:rPr>
              <w:t>Utgångna tjänstekontrakt</w:t>
            </w:r>
            <w:r w:rsidR="000D7EBA">
              <w:rPr>
                <w:noProof/>
                <w:webHidden/>
              </w:rPr>
              <w:tab/>
            </w:r>
            <w:r w:rsidR="000D7EBA">
              <w:rPr>
                <w:noProof/>
                <w:webHidden/>
              </w:rPr>
              <w:fldChar w:fldCharType="begin"/>
            </w:r>
            <w:r w:rsidR="000D7EBA">
              <w:rPr>
                <w:noProof/>
                <w:webHidden/>
              </w:rPr>
              <w:instrText xml:space="preserve"> PAGEREF _Toc414627222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562931EC"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23" w:history="1">
            <w:r w:rsidR="000D7EBA" w:rsidRPr="008B3625">
              <w:rPr>
                <w:rStyle w:val="Hyperlnk"/>
                <w:noProof/>
              </w:rPr>
              <w:t>2.2</w:t>
            </w:r>
            <w:r w:rsidR="000D7EBA">
              <w:rPr>
                <w:rFonts w:asciiTheme="minorHAnsi" w:eastAsiaTheme="minorEastAsia" w:hAnsiTheme="minorHAnsi" w:cstheme="minorBidi"/>
                <w:noProof/>
                <w:sz w:val="22"/>
                <w:lang w:eastAsia="sv-SE"/>
              </w:rPr>
              <w:tab/>
            </w:r>
            <w:r w:rsidR="000D7EBA" w:rsidRPr="008B3625">
              <w:rPr>
                <w:rStyle w:val="Hyperlnk"/>
                <w:noProof/>
              </w:rPr>
              <w:t>Version tidigare</w:t>
            </w:r>
            <w:r w:rsidR="000D7EBA">
              <w:rPr>
                <w:noProof/>
                <w:webHidden/>
              </w:rPr>
              <w:tab/>
            </w:r>
            <w:r w:rsidR="000D7EBA">
              <w:rPr>
                <w:noProof/>
                <w:webHidden/>
              </w:rPr>
              <w:fldChar w:fldCharType="begin"/>
            </w:r>
            <w:r w:rsidR="000D7EBA">
              <w:rPr>
                <w:noProof/>
                <w:webHidden/>
              </w:rPr>
              <w:instrText xml:space="preserve"> PAGEREF _Toc414627223 \h </w:instrText>
            </w:r>
            <w:r w:rsidR="000D7EBA">
              <w:rPr>
                <w:noProof/>
                <w:webHidden/>
              </w:rPr>
            </w:r>
            <w:r w:rsidR="000D7EBA">
              <w:rPr>
                <w:noProof/>
                <w:webHidden/>
              </w:rPr>
              <w:fldChar w:fldCharType="separate"/>
            </w:r>
            <w:r w:rsidR="000D7EBA">
              <w:rPr>
                <w:noProof/>
                <w:webHidden/>
              </w:rPr>
              <w:t>9</w:t>
            </w:r>
            <w:r w:rsidR="000D7EBA">
              <w:rPr>
                <w:noProof/>
                <w:webHidden/>
              </w:rPr>
              <w:fldChar w:fldCharType="end"/>
            </w:r>
          </w:hyperlink>
        </w:p>
        <w:p w14:paraId="056D004E" w14:textId="77777777" w:rsidR="000D7EBA" w:rsidRDefault="00731E61">
          <w:pPr>
            <w:pStyle w:val="Innehll1"/>
            <w:tabs>
              <w:tab w:val="left" w:pos="400"/>
              <w:tab w:val="right" w:leader="dot" w:pos="10456"/>
            </w:tabs>
            <w:rPr>
              <w:rFonts w:asciiTheme="minorHAnsi" w:eastAsiaTheme="minorEastAsia" w:hAnsiTheme="minorHAnsi" w:cstheme="minorBidi"/>
              <w:noProof/>
              <w:sz w:val="22"/>
              <w:lang w:eastAsia="sv-SE"/>
            </w:rPr>
          </w:pPr>
          <w:hyperlink w:anchor="_Toc414627224" w:history="1">
            <w:r w:rsidR="000D7EBA" w:rsidRPr="008B3625">
              <w:rPr>
                <w:rStyle w:val="Hyperlnk"/>
                <w:noProof/>
              </w:rPr>
              <w:t>3</w:t>
            </w:r>
            <w:r w:rsidR="000D7EBA">
              <w:rPr>
                <w:rFonts w:asciiTheme="minorHAnsi" w:eastAsiaTheme="minorEastAsia" w:hAnsiTheme="minorHAnsi" w:cstheme="minorBidi"/>
                <w:noProof/>
                <w:sz w:val="22"/>
                <w:lang w:eastAsia="sv-SE"/>
              </w:rPr>
              <w:tab/>
            </w:r>
            <w:r w:rsidR="000D7EBA" w:rsidRPr="008B3625">
              <w:rPr>
                <w:rStyle w:val="Hyperlnk"/>
                <w:noProof/>
              </w:rPr>
              <w:t>Tjänstedomänens arkitektur</w:t>
            </w:r>
            <w:r w:rsidR="000D7EBA">
              <w:rPr>
                <w:noProof/>
                <w:webHidden/>
              </w:rPr>
              <w:tab/>
            </w:r>
            <w:r w:rsidR="000D7EBA">
              <w:rPr>
                <w:noProof/>
                <w:webHidden/>
              </w:rPr>
              <w:fldChar w:fldCharType="begin"/>
            </w:r>
            <w:r w:rsidR="000D7EBA">
              <w:rPr>
                <w:noProof/>
                <w:webHidden/>
              </w:rPr>
              <w:instrText xml:space="preserve"> PAGEREF _Toc414627224 \h </w:instrText>
            </w:r>
            <w:r w:rsidR="000D7EBA">
              <w:rPr>
                <w:noProof/>
                <w:webHidden/>
              </w:rPr>
            </w:r>
            <w:r w:rsidR="000D7EBA">
              <w:rPr>
                <w:noProof/>
                <w:webHidden/>
              </w:rPr>
              <w:fldChar w:fldCharType="separate"/>
            </w:r>
            <w:r w:rsidR="000D7EBA">
              <w:rPr>
                <w:noProof/>
                <w:webHidden/>
              </w:rPr>
              <w:t>10</w:t>
            </w:r>
            <w:r w:rsidR="000D7EBA">
              <w:rPr>
                <w:noProof/>
                <w:webHidden/>
              </w:rPr>
              <w:fldChar w:fldCharType="end"/>
            </w:r>
          </w:hyperlink>
        </w:p>
        <w:p w14:paraId="41B17472"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25" w:history="1">
            <w:r w:rsidR="000D7EBA" w:rsidRPr="008B3625">
              <w:rPr>
                <w:rStyle w:val="Hyperlnk"/>
                <w:noProof/>
              </w:rPr>
              <w:t>3.1</w:t>
            </w:r>
            <w:r w:rsidR="000D7EBA">
              <w:rPr>
                <w:rFonts w:asciiTheme="minorHAnsi" w:eastAsiaTheme="minorEastAsia" w:hAnsiTheme="minorHAnsi" w:cstheme="minorBidi"/>
                <w:noProof/>
                <w:sz w:val="22"/>
                <w:lang w:eastAsia="sv-SE"/>
              </w:rPr>
              <w:tab/>
            </w:r>
            <w:r w:rsidR="000D7EBA" w:rsidRPr="008B3625">
              <w:rPr>
                <w:rStyle w:val="Hyperlnk"/>
                <w:noProof/>
              </w:rPr>
              <w:t>Flöden</w:t>
            </w:r>
            <w:r w:rsidR="000D7EBA">
              <w:rPr>
                <w:noProof/>
                <w:webHidden/>
              </w:rPr>
              <w:tab/>
            </w:r>
            <w:r w:rsidR="000D7EBA">
              <w:rPr>
                <w:noProof/>
                <w:webHidden/>
              </w:rPr>
              <w:fldChar w:fldCharType="begin"/>
            </w:r>
            <w:r w:rsidR="000D7EBA">
              <w:rPr>
                <w:noProof/>
                <w:webHidden/>
              </w:rPr>
              <w:instrText xml:space="preserve"> PAGEREF _Toc414627225 \h </w:instrText>
            </w:r>
            <w:r w:rsidR="000D7EBA">
              <w:rPr>
                <w:noProof/>
                <w:webHidden/>
              </w:rPr>
            </w:r>
            <w:r w:rsidR="000D7EBA">
              <w:rPr>
                <w:noProof/>
                <w:webHidden/>
              </w:rPr>
              <w:fldChar w:fldCharType="separate"/>
            </w:r>
            <w:r w:rsidR="000D7EBA">
              <w:rPr>
                <w:noProof/>
                <w:webHidden/>
              </w:rPr>
              <w:t>10</w:t>
            </w:r>
            <w:r w:rsidR="000D7EBA">
              <w:rPr>
                <w:noProof/>
                <w:webHidden/>
              </w:rPr>
              <w:fldChar w:fldCharType="end"/>
            </w:r>
          </w:hyperlink>
        </w:p>
        <w:p w14:paraId="4FCD1786"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26" w:history="1">
            <w:r w:rsidR="000D7EBA" w:rsidRPr="008B3625">
              <w:rPr>
                <w:rStyle w:val="Hyperlnk"/>
                <w:noProof/>
              </w:rPr>
              <w:t>3.1.1</w:t>
            </w:r>
            <w:r w:rsidR="000D7EBA">
              <w:rPr>
                <w:rFonts w:asciiTheme="minorHAnsi" w:eastAsiaTheme="minorEastAsia" w:hAnsiTheme="minorHAnsi" w:cstheme="minorBidi"/>
                <w:noProof/>
                <w:sz w:val="22"/>
                <w:lang w:eastAsia="sv-SE"/>
              </w:rPr>
              <w:tab/>
            </w:r>
            <w:r w:rsidR="000D7EBA" w:rsidRPr="008B3625">
              <w:rPr>
                <w:rStyle w:val="Hyperlnk"/>
                <w:noProof/>
              </w:rPr>
              <w:t>Hämta observationer</w:t>
            </w:r>
            <w:r w:rsidR="000D7EBA">
              <w:rPr>
                <w:noProof/>
                <w:webHidden/>
              </w:rPr>
              <w:tab/>
            </w:r>
            <w:r w:rsidR="000D7EBA">
              <w:rPr>
                <w:noProof/>
                <w:webHidden/>
              </w:rPr>
              <w:fldChar w:fldCharType="begin"/>
            </w:r>
            <w:r w:rsidR="000D7EBA">
              <w:rPr>
                <w:noProof/>
                <w:webHidden/>
              </w:rPr>
              <w:instrText xml:space="preserve"> PAGEREF _Toc414627226 \h </w:instrText>
            </w:r>
            <w:r w:rsidR="000D7EBA">
              <w:rPr>
                <w:noProof/>
                <w:webHidden/>
              </w:rPr>
            </w:r>
            <w:r w:rsidR="000D7EBA">
              <w:rPr>
                <w:noProof/>
                <w:webHidden/>
              </w:rPr>
              <w:fldChar w:fldCharType="separate"/>
            </w:r>
            <w:r w:rsidR="000D7EBA">
              <w:rPr>
                <w:noProof/>
                <w:webHidden/>
              </w:rPr>
              <w:t>10</w:t>
            </w:r>
            <w:r w:rsidR="000D7EBA">
              <w:rPr>
                <w:noProof/>
                <w:webHidden/>
              </w:rPr>
              <w:fldChar w:fldCharType="end"/>
            </w:r>
          </w:hyperlink>
        </w:p>
        <w:p w14:paraId="0A0C4EEB"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27" w:history="1">
            <w:r w:rsidR="000D7EBA" w:rsidRPr="008B3625">
              <w:rPr>
                <w:rStyle w:val="Hyperlnk"/>
                <w:noProof/>
              </w:rPr>
              <w:t>3.1.1.1</w:t>
            </w:r>
            <w:r w:rsidR="000D7EBA">
              <w:rPr>
                <w:rFonts w:asciiTheme="minorHAnsi" w:eastAsiaTheme="minorEastAsia" w:hAnsiTheme="minorHAnsi" w:cstheme="minorBidi"/>
                <w:noProof/>
                <w:sz w:val="22"/>
                <w:lang w:eastAsia="sv-SE"/>
              </w:rPr>
              <w:tab/>
            </w:r>
            <w:r w:rsidR="000D7EBA" w:rsidRPr="008B3625">
              <w:rPr>
                <w:rStyle w:val="Hyperlnk"/>
                <w:noProof/>
              </w:rPr>
              <w:t>Arbetsflöde</w:t>
            </w:r>
            <w:r w:rsidR="000D7EBA">
              <w:rPr>
                <w:noProof/>
                <w:webHidden/>
              </w:rPr>
              <w:tab/>
            </w:r>
            <w:r w:rsidR="000D7EBA">
              <w:rPr>
                <w:noProof/>
                <w:webHidden/>
              </w:rPr>
              <w:fldChar w:fldCharType="begin"/>
            </w:r>
            <w:r w:rsidR="000D7EBA">
              <w:rPr>
                <w:noProof/>
                <w:webHidden/>
              </w:rPr>
              <w:instrText xml:space="preserve"> PAGEREF _Toc414627227 \h </w:instrText>
            </w:r>
            <w:r w:rsidR="000D7EBA">
              <w:rPr>
                <w:noProof/>
                <w:webHidden/>
              </w:rPr>
            </w:r>
            <w:r w:rsidR="000D7EBA">
              <w:rPr>
                <w:noProof/>
                <w:webHidden/>
              </w:rPr>
              <w:fldChar w:fldCharType="separate"/>
            </w:r>
            <w:r w:rsidR="000D7EBA">
              <w:rPr>
                <w:noProof/>
                <w:webHidden/>
              </w:rPr>
              <w:t>11</w:t>
            </w:r>
            <w:r w:rsidR="000D7EBA">
              <w:rPr>
                <w:noProof/>
                <w:webHidden/>
              </w:rPr>
              <w:fldChar w:fldCharType="end"/>
            </w:r>
          </w:hyperlink>
        </w:p>
        <w:p w14:paraId="153C3BAE"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28" w:history="1">
            <w:r w:rsidR="000D7EBA" w:rsidRPr="008B3625">
              <w:rPr>
                <w:rStyle w:val="Hyperlnk"/>
                <w:noProof/>
              </w:rPr>
              <w:t>3.1.1.2</w:t>
            </w:r>
            <w:r w:rsidR="000D7EBA">
              <w:rPr>
                <w:rFonts w:asciiTheme="minorHAnsi" w:eastAsiaTheme="minorEastAsia" w:hAnsiTheme="minorHAnsi" w:cstheme="minorBidi"/>
                <w:noProof/>
                <w:sz w:val="22"/>
                <w:lang w:eastAsia="sv-SE"/>
              </w:rPr>
              <w:tab/>
            </w:r>
            <w:r w:rsidR="000D7EBA" w:rsidRPr="008B3625">
              <w:rPr>
                <w:rStyle w:val="Hyperlnk"/>
                <w:noProof/>
              </w:rPr>
              <w:t>Sekvensdiagram</w:t>
            </w:r>
            <w:r w:rsidR="000D7EBA">
              <w:rPr>
                <w:noProof/>
                <w:webHidden/>
              </w:rPr>
              <w:tab/>
            </w:r>
            <w:r w:rsidR="000D7EBA">
              <w:rPr>
                <w:noProof/>
                <w:webHidden/>
              </w:rPr>
              <w:fldChar w:fldCharType="begin"/>
            </w:r>
            <w:r w:rsidR="000D7EBA">
              <w:rPr>
                <w:noProof/>
                <w:webHidden/>
              </w:rPr>
              <w:instrText xml:space="preserve"> PAGEREF _Toc414627228 \h </w:instrText>
            </w:r>
            <w:r w:rsidR="000D7EBA">
              <w:rPr>
                <w:noProof/>
                <w:webHidden/>
              </w:rPr>
            </w:r>
            <w:r w:rsidR="000D7EBA">
              <w:rPr>
                <w:noProof/>
                <w:webHidden/>
              </w:rPr>
              <w:fldChar w:fldCharType="separate"/>
            </w:r>
            <w:r w:rsidR="000D7EBA">
              <w:rPr>
                <w:noProof/>
                <w:webHidden/>
              </w:rPr>
              <w:t>12</w:t>
            </w:r>
            <w:r w:rsidR="000D7EBA">
              <w:rPr>
                <w:noProof/>
                <w:webHidden/>
              </w:rPr>
              <w:fldChar w:fldCharType="end"/>
            </w:r>
          </w:hyperlink>
        </w:p>
        <w:p w14:paraId="42CA3F6D"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29" w:history="1">
            <w:r w:rsidR="000D7EBA" w:rsidRPr="008B3625">
              <w:rPr>
                <w:rStyle w:val="Hyperlnk"/>
                <w:noProof/>
              </w:rPr>
              <w:t>3.1.1.3</w:t>
            </w:r>
            <w:r w:rsidR="000D7EBA">
              <w:rPr>
                <w:rFonts w:asciiTheme="minorHAnsi" w:eastAsiaTheme="minorEastAsia" w:hAnsiTheme="minorHAnsi" w:cstheme="minorBidi"/>
                <w:noProof/>
                <w:sz w:val="22"/>
                <w:lang w:eastAsia="sv-SE"/>
              </w:rPr>
              <w:tab/>
            </w:r>
            <w:r w:rsidR="000D7EBA" w:rsidRPr="008B3625">
              <w:rPr>
                <w:rStyle w:val="Hyperlnk"/>
                <w:noProof/>
              </w:rPr>
              <w:t>Roller</w:t>
            </w:r>
            <w:r w:rsidR="000D7EBA">
              <w:rPr>
                <w:noProof/>
                <w:webHidden/>
              </w:rPr>
              <w:tab/>
            </w:r>
            <w:r w:rsidR="000D7EBA">
              <w:rPr>
                <w:noProof/>
                <w:webHidden/>
              </w:rPr>
              <w:fldChar w:fldCharType="begin"/>
            </w:r>
            <w:r w:rsidR="000D7EBA">
              <w:rPr>
                <w:noProof/>
                <w:webHidden/>
              </w:rPr>
              <w:instrText xml:space="preserve"> PAGEREF _Toc414627229 \h </w:instrText>
            </w:r>
            <w:r w:rsidR="000D7EBA">
              <w:rPr>
                <w:noProof/>
                <w:webHidden/>
              </w:rPr>
            </w:r>
            <w:r w:rsidR="000D7EBA">
              <w:rPr>
                <w:noProof/>
                <w:webHidden/>
              </w:rPr>
              <w:fldChar w:fldCharType="separate"/>
            </w:r>
            <w:r w:rsidR="000D7EBA">
              <w:rPr>
                <w:noProof/>
                <w:webHidden/>
              </w:rPr>
              <w:t>13</w:t>
            </w:r>
            <w:r w:rsidR="000D7EBA">
              <w:rPr>
                <w:noProof/>
                <w:webHidden/>
              </w:rPr>
              <w:fldChar w:fldCharType="end"/>
            </w:r>
          </w:hyperlink>
        </w:p>
        <w:p w14:paraId="63F021CC"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30" w:history="1">
            <w:r w:rsidR="000D7EBA" w:rsidRPr="008B3625">
              <w:rPr>
                <w:rStyle w:val="Hyperlnk"/>
                <w:noProof/>
              </w:rPr>
              <w:t>3.1.1.4</w:t>
            </w:r>
            <w:r w:rsidR="000D7EBA">
              <w:rPr>
                <w:rFonts w:asciiTheme="minorHAnsi" w:eastAsiaTheme="minorEastAsia" w:hAnsiTheme="minorHAnsi" w:cstheme="minorBidi"/>
                <w:noProof/>
                <w:sz w:val="22"/>
                <w:lang w:eastAsia="sv-SE"/>
              </w:rPr>
              <w:tab/>
            </w:r>
            <w:r w:rsidR="000D7EBA" w:rsidRPr="008B3625">
              <w:rPr>
                <w:rStyle w:val="Hyperlnk"/>
                <w:noProof/>
              </w:rPr>
              <w:t>Exempel på relaterad information/samband</w:t>
            </w:r>
            <w:r w:rsidR="000D7EBA">
              <w:rPr>
                <w:noProof/>
                <w:webHidden/>
              </w:rPr>
              <w:tab/>
            </w:r>
            <w:r w:rsidR="000D7EBA">
              <w:rPr>
                <w:noProof/>
                <w:webHidden/>
              </w:rPr>
              <w:fldChar w:fldCharType="begin"/>
            </w:r>
            <w:r w:rsidR="000D7EBA">
              <w:rPr>
                <w:noProof/>
                <w:webHidden/>
              </w:rPr>
              <w:instrText xml:space="preserve"> PAGEREF _Toc414627230 \h </w:instrText>
            </w:r>
            <w:r w:rsidR="000D7EBA">
              <w:rPr>
                <w:noProof/>
                <w:webHidden/>
              </w:rPr>
            </w:r>
            <w:r w:rsidR="000D7EBA">
              <w:rPr>
                <w:noProof/>
                <w:webHidden/>
              </w:rPr>
              <w:fldChar w:fldCharType="separate"/>
            </w:r>
            <w:r w:rsidR="000D7EBA">
              <w:rPr>
                <w:noProof/>
                <w:webHidden/>
              </w:rPr>
              <w:t>13</w:t>
            </w:r>
            <w:r w:rsidR="000D7EBA">
              <w:rPr>
                <w:noProof/>
                <w:webHidden/>
              </w:rPr>
              <w:fldChar w:fldCharType="end"/>
            </w:r>
          </w:hyperlink>
        </w:p>
        <w:p w14:paraId="0E4D69DA"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31" w:history="1">
            <w:r w:rsidR="000D7EBA" w:rsidRPr="008B3625">
              <w:rPr>
                <w:rStyle w:val="Hyperlnk"/>
                <w:noProof/>
              </w:rPr>
              <w:t>3.1.1.5</w:t>
            </w:r>
            <w:r w:rsidR="000D7EBA">
              <w:rPr>
                <w:rFonts w:asciiTheme="minorHAnsi" w:eastAsiaTheme="minorEastAsia" w:hAnsiTheme="minorHAnsi" w:cstheme="minorBidi"/>
                <w:noProof/>
                <w:sz w:val="22"/>
                <w:lang w:eastAsia="sv-SE"/>
              </w:rPr>
              <w:tab/>
            </w:r>
            <w:r w:rsidR="000D7EBA" w:rsidRPr="008B3625">
              <w:rPr>
                <w:rStyle w:val="Hyperlnk"/>
                <w:noProof/>
              </w:rPr>
              <w:t>Sekvensdiagram</w:t>
            </w:r>
            <w:r w:rsidR="000D7EBA">
              <w:rPr>
                <w:noProof/>
                <w:webHidden/>
              </w:rPr>
              <w:tab/>
            </w:r>
            <w:r w:rsidR="000D7EBA">
              <w:rPr>
                <w:noProof/>
                <w:webHidden/>
              </w:rPr>
              <w:fldChar w:fldCharType="begin"/>
            </w:r>
            <w:r w:rsidR="000D7EBA">
              <w:rPr>
                <w:noProof/>
                <w:webHidden/>
              </w:rPr>
              <w:instrText xml:space="preserve"> PAGEREF _Toc414627231 \h </w:instrText>
            </w:r>
            <w:r w:rsidR="000D7EBA">
              <w:rPr>
                <w:noProof/>
                <w:webHidden/>
              </w:rPr>
            </w:r>
            <w:r w:rsidR="000D7EBA">
              <w:rPr>
                <w:noProof/>
                <w:webHidden/>
              </w:rPr>
              <w:fldChar w:fldCharType="separate"/>
            </w:r>
            <w:r w:rsidR="000D7EBA">
              <w:rPr>
                <w:noProof/>
                <w:webHidden/>
              </w:rPr>
              <w:t>16</w:t>
            </w:r>
            <w:r w:rsidR="000D7EBA">
              <w:rPr>
                <w:noProof/>
                <w:webHidden/>
              </w:rPr>
              <w:fldChar w:fldCharType="end"/>
            </w:r>
          </w:hyperlink>
        </w:p>
        <w:p w14:paraId="4AE28266"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32" w:history="1">
            <w:r w:rsidR="000D7EBA" w:rsidRPr="008B3625">
              <w:rPr>
                <w:rStyle w:val="Hyperlnk"/>
                <w:noProof/>
              </w:rPr>
              <w:t>3.1.1.6</w:t>
            </w:r>
            <w:r w:rsidR="000D7EBA">
              <w:rPr>
                <w:rFonts w:asciiTheme="minorHAnsi" w:eastAsiaTheme="minorEastAsia" w:hAnsiTheme="minorHAnsi" w:cstheme="minorBidi"/>
                <w:noProof/>
                <w:sz w:val="22"/>
                <w:lang w:eastAsia="sv-SE"/>
              </w:rPr>
              <w:tab/>
            </w:r>
            <w:r w:rsidR="000D7EBA" w:rsidRPr="008B3625">
              <w:rPr>
                <w:rStyle w:val="Hyperlnk"/>
                <w:noProof/>
              </w:rPr>
              <w:t>Roller</w:t>
            </w:r>
            <w:r w:rsidR="000D7EBA">
              <w:rPr>
                <w:noProof/>
                <w:webHidden/>
              </w:rPr>
              <w:tab/>
            </w:r>
            <w:r w:rsidR="000D7EBA">
              <w:rPr>
                <w:noProof/>
                <w:webHidden/>
              </w:rPr>
              <w:fldChar w:fldCharType="begin"/>
            </w:r>
            <w:r w:rsidR="000D7EBA">
              <w:rPr>
                <w:noProof/>
                <w:webHidden/>
              </w:rPr>
              <w:instrText xml:space="preserve"> PAGEREF _Toc414627232 \h </w:instrText>
            </w:r>
            <w:r w:rsidR="000D7EBA">
              <w:rPr>
                <w:noProof/>
                <w:webHidden/>
              </w:rPr>
            </w:r>
            <w:r w:rsidR="000D7EBA">
              <w:rPr>
                <w:noProof/>
                <w:webHidden/>
              </w:rPr>
              <w:fldChar w:fldCharType="separate"/>
            </w:r>
            <w:r w:rsidR="000D7EBA">
              <w:rPr>
                <w:noProof/>
                <w:webHidden/>
              </w:rPr>
              <w:t>17</w:t>
            </w:r>
            <w:r w:rsidR="000D7EBA">
              <w:rPr>
                <w:noProof/>
                <w:webHidden/>
              </w:rPr>
              <w:fldChar w:fldCharType="end"/>
            </w:r>
          </w:hyperlink>
        </w:p>
        <w:p w14:paraId="6EB1515A"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33" w:history="1">
            <w:r w:rsidR="000D7EBA" w:rsidRPr="008B3625">
              <w:rPr>
                <w:rStyle w:val="Hyperlnk"/>
                <w:noProof/>
              </w:rPr>
              <w:t>3.2</w:t>
            </w:r>
            <w:r w:rsidR="000D7EBA">
              <w:rPr>
                <w:rFonts w:asciiTheme="minorHAnsi" w:eastAsiaTheme="minorEastAsia" w:hAnsiTheme="minorHAnsi" w:cstheme="minorBidi"/>
                <w:noProof/>
                <w:sz w:val="22"/>
                <w:lang w:eastAsia="sv-SE"/>
              </w:rPr>
              <w:tab/>
            </w:r>
            <w:r w:rsidR="000D7EBA" w:rsidRPr="008B3625">
              <w:rPr>
                <w:rStyle w:val="Hyperlnk"/>
                <w:noProof/>
              </w:rPr>
              <w:t>Adressering</w:t>
            </w:r>
            <w:r w:rsidR="000D7EBA">
              <w:rPr>
                <w:noProof/>
                <w:webHidden/>
              </w:rPr>
              <w:tab/>
            </w:r>
            <w:r w:rsidR="000D7EBA">
              <w:rPr>
                <w:noProof/>
                <w:webHidden/>
              </w:rPr>
              <w:fldChar w:fldCharType="begin"/>
            </w:r>
            <w:r w:rsidR="000D7EBA">
              <w:rPr>
                <w:noProof/>
                <w:webHidden/>
              </w:rPr>
              <w:instrText xml:space="preserve"> PAGEREF _Toc414627233 \h </w:instrText>
            </w:r>
            <w:r w:rsidR="000D7EBA">
              <w:rPr>
                <w:noProof/>
                <w:webHidden/>
              </w:rPr>
            </w:r>
            <w:r w:rsidR="000D7EBA">
              <w:rPr>
                <w:noProof/>
                <w:webHidden/>
              </w:rPr>
              <w:fldChar w:fldCharType="separate"/>
            </w:r>
            <w:r w:rsidR="000D7EBA">
              <w:rPr>
                <w:noProof/>
                <w:webHidden/>
              </w:rPr>
              <w:t>17</w:t>
            </w:r>
            <w:r w:rsidR="000D7EBA">
              <w:rPr>
                <w:noProof/>
                <w:webHidden/>
              </w:rPr>
              <w:fldChar w:fldCharType="end"/>
            </w:r>
          </w:hyperlink>
        </w:p>
        <w:p w14:paraId="238AE2C8"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34" w:history="1">
            <w:r w:rsidR="000D7EBA" w:rsidRPr="008B3625">
              <w:rPr>
                <w:rStyle w:val="Hyperlnk"/>
                <w:noProof/>
              </w:rPr>
              <w:t>3.2.1</w:t>
            </w:r>
            <w:r w:rsidR="000D7EBA">
              <w:rPr>
                <w:rFonts w:asciiTheme="minorHAnsi" w:eastAsiaTheme="minorEastAsia" w:hAnsiTheme="minorHAnsi" w:cstheme="minorBidi"/>
                <w:noProof/>
                <w:sz w:val="22"/>
                <w:lang w:eastAsia="sv-SE"/>
              </w:rPr>
              <w:tab/>
            </w:r>
            <w:r w:rsidR="000D7EBA" w:rsidRPr="008B3625">
              <w:rPr>
                <w:rStyle w:val="Hyperlnk"/>
                <w:noProof/>
              </w:rPr>
              <w:t>Sammanfattning av adresseringsmodell</w:t>
            </w:r>
            <w:r w:rsidR="000D7EBA">
              <w:rPr>
                <w:noProof/>
                <w:webHidden/>
              </w:rPr>
              <w:tab/>
            </w:r>
            <w:r w:rsidR="000D7EBA">
              <w:rPr>
                <w:noProof/>
                <w:webHidden/>
              </w:rPr>
              <w:fldChar w:fldCharType="begin"/>
            </w:r>
            <w:r w:rsidR="000D7EBA">
              <w:rPr>
                <w:noProof/>
                <w:webHidden/>
              </w:rPr>
              <w:instrText xml:space="preserve"> PAGEREF _Toc414627234 \h </w:instrText>
            </w:r>
            <w:r w:rsidR="000D7EBA">
              <w:rPr>
                <w:noProof/>
                <w:webHidden/>
              </w:rPr>
            </w:r>
            <w:r w:rsidR="000D7EBA">
              <w:rPr>
                <w:noProof/>
                <w:webHidden/>
              </w:rPr>
              <w:fldChar w:fldCharType="separate"/>
            </w:r>
            <w:r w:rsidR="000D7EBA">
              <w:rPr>
                <w:noProof/>
                <w:webHidden/>
              </w:rPr>
              <w:t>17</w:t>
            </w:r>
            <w:r w:rsidR="000D7EBA">
              <w:rPr>
                <w:noProof/>
                <w:webHidden/>
              </w:rPr>
              <w:fldChar w:fldCharType="end"/>
            </w:r>
          </w:hyperlink>
        </w:p>
        <w:p w14:paraId="222ADA84"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35" w:history="1">
            <w:r w:rsidR="000D7EBA" w:rsidRPr="008B3625">
              <w:rPr>
                <w:rStyle w:val="Hyperlnk"/>
                <w:noProof/>
              </w:rPr>
              <w:t>3.3</w:t>
            </w:r>
            <w:r w:rsidR="000D7EBA">
              <w:rPr>
                <w:rFonts w:asciiTheme="minorHAnsi" w:eastAsiaTheme="minorEastAsia" w:hAnsiTheme="minorHAnsi" w:cstheme="minorBidi"/>
                <w:noProof/>
                <w:sz w:val="22"/>
                <w:lang w:eastAsia="sv-SE"/>
              </w:rPr>
              <w:tab/>
            </w:r>
            <w:r w:rsidR="000D7EBA" w:rsidRPr="008B3625">
              <w:rPr>
                <w:rStyle w:val="Hyperlnk"/>
                <w:noProof/>
              </w:rPr>
              <w:t>Aggregering och engagemangsindex</w:t>
            </w:r>
            <w:r w:rsidR="000D7EBA">
              <w:rPr>
                <w:noProof/>
                <w:webHidden/>
              </w:rPr>
              <w:tab/>
            </w:r>
            <w:r w:rsidR="000D7EBA">
              <w:rPr>
                <w:noProof/>
                <w:webHidden/>
              </w:rPr>
              <w:fldChar w:fldCharType="begin"/>
            </w:r>
            <w:r w:rsidR="000D7EBA">
              <w:rPr>
                <w:noProof/>
                <w:webHidden/>
              </w:rPr>
              <w:instrText xml:space="preserve"> PAGEREF _Toc414627235 \h </w:instrText>
            </w:r>
            <w:r w:rsidR="000D7EBA">
              <w:rPr>
                <w:noProof/>
                <w:webHidden/>
              </w:rPr>
            </w:r>
            <w:r w:rsidR="000D7EBA">
              <w:rPr>
                <w:noProof/>
                <w:webHidden/>
              </w:rPr>
              <w:fldChar w:fldCharType="separate"/>
            </w:r>
            <w:r w:rsidR="000D7EBA">
              <w:rPr>
                <w:noProof/>
                <w:webHidden/>
              </w:rPr>
              <w:t>18</w:t>
            </w:r>
            <w:r w:rsidR="000D7EBA">
              <w:rPr>
                <w:noProof/>
                <w:webHidden/>
              </w:rPr>
              <w:fldChar w:fldCharType="end"/>
            </w:r>
          </w:hyperlink>
        </w:p>
        <w:p w14:paraId="610DB4D8"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36" w:history="1">
            <w:r w:rsidR="000D7EBA" w:rsidRPr="008B3625">
              <w:rPr>
                <w:rStyle w:val="Hyperlnk"/>
                <w:noProof/>
              </w:rPr>
              <w:t>3.4</w:t>
            </w:r>
            <w:r w:rsidR="000D7EBA">
              <w:rPr>
                <w:rFonts w:asciiTheme="minorHAnsi" w:eastAsiaTheme="minorEastAsia" w:hAnsiTheme="minorHAnsi" w:cstheme="minorBidi"/>
                <w:noProof/>
                <w:sz w:val="22"/>
                <w:lang w:eastAsia="sv-SE"/>
              </w:rPr>
              <w:tab/>
            </w:r>
            <w:r w:rsidR="000D7EBA" w:rsidRPr="008B3625">
              <w:rPr>
                <w:rStyle w:val="Hyperlnk"/>
                <w:noProof/>
              </w:rPr>
              <w:t>Interaktionsöverenskommelser och tillämpningsanvisningar</w:t>
            </w:r>
            <w:r w:rsidR="000D7EBA">
              <w:rPr>
                <w:noProof/>
                <w:webHidden/>
              </w:rPr>
              <w:tab/>
            </w:r>
            <w:r w:rsidR="000D7EBA">
              <w:rPr>
                <w:noProof/>
                <w:webHidden/>
              </w:rPr>
              <w:fldChar w:fldCharType="begin"/>
            </w:r>
            <w:r w:rsidR="000D7EBA">
              <w:rPr>
                <w:noProof/>
                <w:webHidden/>
              </w:rPr>
              <w:instrText xml:space="preserve"> PAGEREF _Toc414627236 \h </w:instrText>
            </w:r>
            <w:r w:rsidR="000D7EBA">
              <w:rPr>
                <w:noProof/>
                <w:webHidden/>
              </w:rPr>
            </w:r>
            <w:r w:rsidR="000D7EBA">
              <w:rPr>
                <w:noProof/>
                <w:webHidden/>
              </w:rPr>
              <w:fldChar w:fldCharType="separate"/>
            </w:r>
            <w:r w:rsidR="000D7EBA">
              <w:rPr>
                <w:noProof/>
                <w:webHidden/>
              </w:rPr>
              <w:t>18</w:t>
            </w:r>
            <w:r w:rsidR="000D7EBA">
              <w:rPr>
                <w:noProof/>
                <w:webHidden/>
              </w:rPr>
              <w:fldChar w:fldCharType="end"/>
            </w:r>
          </w:hyperlink>
        </w:p>
        <w:p w14:paraId="65DFB9D4"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37" w:history="1">
            <w:r w:rsidR="000D7EBA" w:rsidRPr="008B3625">
              <w:rPr>
                <w:rStyle w:val="Hyperlnk"/>
                <w:noProof/>
                <w:highlight w:val="yellow"/>
              </w:rPr>
              <w:t>3.4.1</w:t>
            </w:r>
            <w:r w:rsidR="000D7EBA">
              <w:rPr>
                <w:rFonts w:asciiTheme="minorHAnsi" w:eastAsiaTheme="minorEastAsia" w:hAnsiTheme="minorHAnsi" w:cstheme="minorBidi"/>
                <w:noProof/>
                <w:sz w:val="22"/>
                <w:lang w:eastAsia="sv-SE"/>
              </w:rPr>
              <w:tab/>
            </w:r>
            <w:r w:rsidR="000D7EBA" w:rsidRPr="008B3625">
              <w:rPr>
                <w:rStyle w:val="Hyperlnk"/>
                <w:noProof/>
                <w:highlight w:val="yellow"/>
              </w:rPr>
              <w:t>Interaktionsöverenskommelse</w:t>
            </w:r>
            <w:r w:rsidR="000D7EBA">
              <w:rPr>
                <w:noProof/>
                <w:webHidden/>
              </w:rPr>
              <w:tab/>
            </w:r>
            <w:r w:rsidR="000D7EBA">
              <w:rPr>
                <w:noProof/>
                <w:webHidden/>
              </w:rPr>
              <w:fldChar w:fldCharType="begin"/>
            </w:r>
            <w:r w:rsidR="000D7EBA">
              <w:rPr>
                <w:noProof/>
                <w:webHidden/>
              </w:rPr>
              <w:instrText xml:space="preserve"> PAGEREF _Toc414627237 \h </w:instrText>
            </w:r>
            <w:r w:rsidR="000D7EBA">
              <w:rPr>
                <w:noProof/>
                <w:webHidden/>
              </w:rPr>
            </w:r>
            <w:r w:rsidR="000D7EBA">
              <w:rPr>
                <w:noProof/>
                <w:webHidden/>
              </w:rPr>
              <w:fldChar w:fldCharType="separate"/>
            </w:r>
            <w:r w:rsidR="000D7EBA">
              <w:rPr>
                <w:noProof/>
                <w:webHidden/>
              </w:rPr>
              <w:t>18</w:t>
            </w:r>
            <w:r w:rsidR="000D7EBA">
              <w:rPr>
                <w:noProof/>
                <w:webHidden/>
              </w:rPr>
              <w:fldChar w:fldCharType="end"/>
            </w:r>
          </w:hyperlink>
        </w:p>
        <w:p w14:paraId="52E8E16A"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38" w:history="1">
            <w:r w:rsidR="000D7EBA" w:rsidRPr="008B3625">
              <w:rPr>
                <w:rStyle w:val="Hyperlnk"/>
                <w:noProof/>
                <w:highlight w:val="yellow"/>
              </w:rPr>
              <w:t>3.4.2</w:t>
            </w:r>
            <w:r w:rsidR="000D7EBA">
              <w:rPr>
                <w:rFonts w:asciiTheme="minorHAnsi" w:eastAsiaTheme="minorEastAsia" w:hAnsiTheme="minorHAnsi" w:cstheme="minorBidi"/>
                <w:noProof/>
                <w:sz w:val="22"/>
                <w:lang w:eastAsia="sv-SE"/>
              </w:rPr>
              <w:tab/>
            </w:r>
            <w:r w:rsidR="000D7EBA" w:rsidRPr="008B3625">
              <w:rPr>
                <w:rStyle w:val="Hyperlnk"/>
                <w:noProof/>
                <w:highlight w:val="yellow"/>
              </w:rPr>
              <w:t>Tillämpningsanvisning</w:t>
            </w:r>
            <w:r w:rsidR="000D7EBA">
              <w:rPr>
                <w:noProof/>
                <w:webHidden/>
              </w:rPr>
              <w:tab/>
            </w:r>
            <w:r w:rsidR="000D7EBA">
              <w:rPr>
                <w:noProof/>
                <w:webHidden/>
              </w:rPr>
              <w:fldChar w:fldCharType="begin"/>
            </w:r>
            <w:r w:rsidR="000D7EBA">
              <w:rPr>
                <w:noProof/>
                <w:webHidden/>
              </w:rPr>
              <w:instrText xml:space="preserve"> PAGEREF _Toc414627238 \h </w:instrText>
            </w:r>
            <w:r w:rsidR="000D7EBA">
              <w:rPr>
                <w:noProof/>
                <w:webHidden/>
              </w:rPr>
            </w:r>
            <w:r w:rsidR="000D7EBA">
              <w:rPr>
                <w:noProof/>
                <w:webHidden/>
              </w:rPr>
              <w:fldChar w:fldCharType="separate"/>
            </w:r>
            <w:r w:rsidR="000D7EBA">
              <w:rPr>
                <w:noProof/>
                <w:webHidden/>
              </w:rPr>
              <w:t>18</w:t>
            </w:r>
            <w:r w:rsidR="000D7EBA">
              <w:rPr>
                <w:noProof/>
                <w:webHidden/>
              </w:rPr>
              <w:fldChar w:fldCharType="end"/>
            </w:r>
          </w:hyperlink>
        </w:p>
        <w:p w14:paraId="4B1C92D2" w14:textId="77777777" w:rsidR="000D7EBA" w:rsidRDefault="00731E61">
          <w:pPr>
            <w:pStyle w:val="Innehll1"/>
            <w:tabs>
              <w:tab w:val="left" w:pos="400"/>
              <w:tab w:val="right" w:leader="dot" w:pos="10456"/>
            </w:tabs>
            <w:rPr>
              <w:rFonts w:asciiTheme="minorHAnsi" w:eastAsiaTheme="minorEastAsia" w:hAnsiTheme="minorHAnsi" w:cstheme="minorBidi"/>
              <w:noProof/>
              <w:sz w:val="22"/>
              <w:lang w:eastAsia="sv-SE"/>
            </w:rPr>
          </w:pPr>
          <w:hyperlink w:anchor="_Toc414627239" w:history="1">
            <w:r w:rsidR="000D7EBA" w:rsidRPr="008B3625">
              <w:rPr>
                <w:rStyle w:val="Hyperlnk"/>
                <w:noProof/>
              </w:rPr>
              <w:t>4</w:t>
            </w:r>
            <w:r w:rsidR="000D7EBA">
              <w:rPr>
                <w:rFonts w:asciiTheme="minorHAnsi" w:eastAsiaTheme="minorEastAsia" w:hAnsiTheme="minorHAnsi" w:cstheme="minorBidi"/>
                <w:noProof/>
                <w:sz w:val="22"/>
                <w:lang w:eastAsia="sv-SE"/>
              </w:rPr>
              <w:tab/>
            </w:r>
            <w:r w:rsidR="000D7EBA" w:rsidRPr="008B3625">
              <w:rPr>
                <w:rStyle w:val="Hyperlnk"/>
                <w:noProof/>
              </w:rPr>
              <w:t>Tjänstedomänens krav och regler</w:t>
            </w:r>
            <w:r w:rsidR="000D7EBA">
              <w:rPr>
                <w:noProof/>
                <w:webHidden/>
              </w:rPr>
              <w:tab/>
            </w:r>
            <w:r w:rsidR="000D7EBA">
              <w:rPr>
                <w:noProof/>
                <w:webHidden/>
              </w:rPr>
              <w:fldChar w:fldCharType="begin"/>
            </w:r>
            <w:r w:rsidR="000D7EBA">
              <w:rPr>
                <w:noProof/>
                <w:webHidden/>
              </w:rPr>
              <w:instrText xml:space="preserve"> PAGEREF _Toc414627239 \h </w:instrText>
            </w:r>
            <w:r w:rsidR="000D7EBA">
              <w:rPr>
                <w:noProof/>
                <w:webHidden/>
              </w:rPr>
            </w:r>
            <w:r w:rsidR="000D7EBA">
              <w:rPr>
                <w:noProof/>
                <w:webHidden/>
              </w:rPr>
              <w:fldChar w:fldCharType="separate"/>
            </w:r>
            <w:r w:rsidR="000D7EBA">
              <w:rPr>
                <w:noProof/>
                <w:webHidden/>
              </w:rPr>
              <w:t>19</w:t>
            </w:r>
            <w:r w:rsidR="000D7EBA">
              <w:rPr>
                <w:noProof/>
                <w:webHidden/>
              </w:rPr>
              <w:fldChar w:fldCharType="end"/>
            </w:r>
          </w:hyperlink>
        </w:p>
        <w:p w14:paraId="22397109"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40" w:history="1">
            <w:r w:rsidR="000D7EBA" w:rsidRPr="008B3625">
              <w:rPr>
                <w:rStyle w:val="Hyperlnk"/>
                <w:noProof/>
              </w:rPr>
              <w:t>4.1</w:t>
            </w:r>
            <w:r w:rsidR="000D7EBA">
              <w:rPr>
                <w:rFonts w:asciiTheme="minorHAnsi" w:eastAsiaTheme="minorEastAsia" w:hAnsiTheme="minorHAnsi" w:cstheme="minorBidi"/>
                <w:noProof/>
                <w:sz w:val="22"/>
                <w:lang w:eastAsia="sv-SE"/>
              </w:rPr>
              <w:tab/>
            </w:r>
            <w:r w:rsidR="000D7EBA" w:rsidRPr="008B3625">
              <w:rPr>
                <w:rStyle w:val="Hyperlnk"/>
                <w:noProof/>
              </w:rPr>
              <w:t>Uppdatering av engagemangsindex</w:t>
            </w:r>
            <w:r w:rsidR="000D7EBA">
              <w:rPr>
                <w:noProof/>
                <w:webHidden/>
              </w:rPr>
              <w:tab/>
            </w:r>
            <w:r w:rsidR="000D7EBA">
              <w:rPr>
                <w:noProof/>
                <w:webHidden/>
              </w:rPr>
              <w:fldChar w:fldCharType="begin"/>
            </w:r>
            <w:r w:rsidR="000D7EBA">
              <w:rPr>
                <w:noProof/>
                <w:webHidden/>
              </w:rPr>
              <w:instrText xml:space="preserve"> PAGEREF _Toc414627240 \h </w:instrText>
            </w:r>
            <w:r w:rsidR="000D7EBA">
              <w:rPr>
                <w:noProof/>
                <w:webHidden/>
              </w:rPr>
            </w:r>
            <w:r w:rsidR="000D7EBA">
              <w:rPr>
                <w:noProof/>
                <w:webHidden/>
              </w:rPr>
              <w:fldChar w:fldCharType="separate"/>
            </w:r>
            <w:r w:rsidR="000D7EBA">
              <w:rPr>
                <w:noProof/>
                <w:webHidden/>
              </w:rPr>
              <w:t>19</w:t>
            </w:r>
            <w:r w:rsidR="000D7EBA">
              <w:rPr>
                <w:noProof/>
                <w:webHidden/>
              </w:rPr>
              <w:fldChar w:fldCharType="end"/>
            </w:r>
          </w:hyperlink>
        </w:p>
        <w:p w14:paraId="10B22B95"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1" w:history="1">
            <w:r w:rsidR="000D7EBA" w:rsidRPr="008B3625">
              <w:rPr>
                <w:rStyle w:val="Hyperlnk"/>
                <w:noProof/>
              </w:rPr>
              <w:t>4.1.1</w:t>
            </w:r>
            <w:r w:rsidR="000D7EBA">
              <w:rPr>
                <w:rFonts w:asciiTheme="minorHAnsi" w:eastAsiaTheme="minorEastAsia" w:hAnsiTheme="minorHAnsi" w:cstheme="minorBidi"/>
                <w:noProof/>
                <w:sz w:val="22"/>
                <w:lang w:eastAsia="sv-SE"/>
              </w:rPr>
              <w:tab/>
            </w:r>
            <w:r w:rsidR="000D7EBA" w:rsidRPr="008B3625">
              <w:rPr>
                <w:rStyle w:val="Hyperlnk"/>
                <w:noProof/>
              </w:rPr>
              <w:t>Regler för tilldelning av värde i fältet Categorization i engagemangsindexposten för tjänstekontrakt i denna domän.</w:t>
            </w:r>
            <w:r w:rsidR="000D7EBA">
              <w:rPr>
                <w:noProof/>
                <w:webHidden/>
              </w:rPr>
              <w:tab/>
            </w:r>
            <w:r w:rsidR="000D7EBA">
              <w:rPr>
                <w:noProof/>
                <w:webHidden/>
              </w:rPr>
              <w:fldChar w:fldCharType="begin"/>
            </w:r>
            <w:r w:rsidR="000D7EBA">
              <w:rPr>
                <w:noProof/>
                <w:webHidden/>
              </w:rPr>
              <w:instrText xml:space="preserve"> PAGEREF _Toc414627241 \h </w:instrText>
            </w:r>
            <w:r w:rsidR="000D7EBA">
              <w:rPr>
                <w:noProof/>
                <w:webHidden/>
              </w:rPr>
            </w:r>
            <w:r w:rsidR="000D7EBA">
              <w:rPr>
                <w:noProof/>
                <w:webHidden/>
              </w:rPr>
              <w:fldChar w:fldCharType="separate"/>
            </w:r>
            <w:r w:rsidR="000D7EBA">
              <w:rPr>
                <w:noProof/>
                <w:webHidden/>
              </w:rPr>
              <w:t>21</w:t>
            </w:r>
            <w:r w:rsidR="000D7EBA">
              <w:rPr>
                <w:noProof/>
                <w:webHidden/>
              </w:rPr>
              <w:fldChar w:fldCharType="end"/>
            </w:r>
          </w:hyperlink>
        </w:p>
        <w:p w14:paraId="1E3EA748"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42" w:history="1">
            <w:r w:rsidR="000D7EBA" w:rsidRPr="008B3625">
              <w:rPr>
                <w:rStyle w:val="Hyperlnk"/>
                <w:noProof/>
              </w:rPr>
              <w:t>4.2</w:t>
            </w:r>
            <w:r w:rsidR="000D7EBA">
              <w:rPr>
                <w:rFonts w:asciiTheme="minorHAnsi" w:eastAsiaTheme="minorEastAsia" w:hAnsiTheme="minorHAnsi" w:cstheme="minorBidi"/>
                <w:noProof/>
                <w:sz w:val="22"/>
                <w:lang w:eastAsia="sv-SE"/>
              </w:rPr>
              <w:tab/>
            </w:r>
            <w:r w:rsidR="000D7EBA" w:rsidRPr="008B3625">
              <w:rPr>
                <w:rStyle w:val="Hyperlnk"/>
                <w:noProof/>
              </w:rPr>
              <w:t>Informationssäkerhet och juridik</w:t>
            </w:r>
            <w:r w:rsidR="000D7EBA">
              <w:rPr>
                <w:noProof/>
                <w:webHidden/>
              </w:rPr>
              <w:tab/>
            </w:r>
            <w:r w:rsidR="000D7EBA">
              <w:rPr>
                <w:noProof/>
                <w:webHidden/>
              </w:rPr>
              <w:fldChar w:fldCharType="begin"/>
            </w:r>
            <w:r w:rsidR="000D7EBA">
              <w:rPr>
                <w:noProof/>
                <w:webHidden/>
              </w:rPr>
              <w:instrText xml:space="preserve"> PAGEREF _Toc414627242 \h </w:instrText>
            </w:r>
            <w:r w:rsidR="000D7EBA">
              <w:rPr>
                <w:noProof/>
                <w:webHidden/>
              </w:rPr>
            </w:r>
            <w:r w:rsidR="000D7EBA">
              <w:rPr>
                <w:noProof/>
                <w:webHidden/>
              </w:rPr>
              <w:fldChar w:fldCharType="separate"/>
            </w:r>
            <w:r w:rsidR="000D7EBA">
              <w:rPr>
                <w:noProof/>
                <w:webHidden/>
              </w:rPr>
              <w:t>22</w:t>
            </w:r>
            <w:r w:rsidR="000D7EBA">
              <w:rPr>
                <w:noProof/>
                <w:webHidden/>
              </w:rPr>
              <w:fldChar w:fldCharType="end"/>
            </w:r>
          </w:hyperlink>
        </w:p>
        <w:p w14:paraId="64A438D1"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3" w:history="1">
            <w:r w:rsidR="000D7EBA" w:rsidRPr="008B3625">
              <w:rPr>
                <w:rStyle w:val="Hyperlnk"/>
                <w:noProof/>
              </w:rPr>
              <w:t>4.2.1</w:t>
            </w:r>
            <w:r w:rsidR="000D7EBA">
              <w:rPr>
                <w:rFonts w:asciiTheme="minorHAnsi" w:eastAsiaTheme="minorEastAsia" w:hAnsiTheme="minorHAnsi" w:cstheme="minorBidi"/>
                <w:noProof/>
                <w:sz w:val="22"/>
                <w:lang w:eastAsia="sv-SE"/>
              </w:rPr>
              <w:tab/>
            </w:r>
            <w:r w:rsidR="000D7EBA" w:rsidRPr="008B3625">
              <w:rPr>
                <w:rStyle w:val="Hyperlnk"/>
                <w:noProof/>
              </w:rPr>
              <w:t>Medarbetarens direktåtkomst</w:t>
            </w:r>
            <w:r w:rsidR="000D7EBA">
              <w:rPr>
                <w:noProof/>
                <w:webHidden/>
              </w:rPr>
              <w:tab/>
            </w:r>
            <w:r w:rsidR="000D7EBA">
              <w:rPr>
                <w:noProof/>
                <w:webHidden/>
              </w:rPr>
              <w:fldChar w:fldCharType="begin"/>
            </w:r>
            <w:r w:rsidR="000D7EBA">
              <w:rPr>
                <w:noProof/>
                <w:webHidden/>
              </w:rPr>
              <w:instrText xml:space="preserve"> PAGEREF _Toc414627243 \h </w:instrText>
            </w:r>
            <w:r w:rsidR="000D7EBA">
              <w:rPr>
                <w:noProof/>
                <w:webHidden/>
              </w:rPr>
            </w:r>
            <w:r w:rsidR="000D7EBA">
              <w:rPr>
                <w:noProof/>
                <w:webHidden/>
              </w:rPr>
              <w:fldChar w:fldCharType="separate"/>
            </w:r>
            <w:r w:rsidR="000D7EBA">
              <w:rPr>
                <w:noProof/>
                <w:webHidden/>
              </w:rPr>
              <w:t>22</w:t>
            </w:r>
            <w:r w:rsidR="000D7EBA">
              <w:rPr>
                <w:noProof/>
                <w:webHidden/>
              </w:rPr>
              <w:fldChar w:fldCharType="end"/>
            </w:r>
          </w:hyperlink>
        </w:p>
        <w:p w14:paraId="0B248498"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4" w:history="1">
            <w:r w:rsidR="000D7EBA" w:rsidRPr="008B3625">
              <w:rPr>
                <w:rStyle w:val="Hyperlnk"/>
                <w:noProof/>
              </w:rPr>
              <w:t>4.2.2</w:t>
            </w:r>
            <w:r w:rsidR="000D7EBA">
              <w:rPr>
                <w:rFonts w:asciiTheme="minorHAnsi" w:eastAsiaTheme="minorEastAsia" w:hAnsiTheme="minorHAnsi" w:cstheme="minorBidi"/>
                <w:noProof/>
                <w:sz w:val="22"/>
                <w:lang w:eastAsia="sv-SE"/>
              </w:rPr>
              <w:tab/>
            </w:r>
            <w:r w:rsidR="000D7EBA" w:rsidRPr="008B3625">
              <w:rPr>
                <w:rStyle w:val="Hyperlnk"/>
                <w:noProof/>
              </w:rPr>
              <w:t>Patientens direktåtkomst</w:t>
            </w:r>
            <w:r w:rsidR="000D7EBA">
              <w:rPr>
                <w:noProof/>
                <w:webHidden/>
              </w:rPr>
              <w:tab/>
            </w:r>
            <w:r w:rsidR="000D7EBA">
              <w:rPr>
                <w:noProof/>
                <w:webHidden/>
              </w:rPr>
              <w:fldChar w:fldCharType="begin"/>
            </w:r>
            <w:r w:rsidR="000D7EBA">
              <w:rPr>
                <w:noProof/>
                <w:webHidden/>
              </w:rPr>
              <w:instrText xml:space="preserve"> PAGEREF _Toc414627244 \h </w:instrText>
            </w:r>
            <w:r w:rsidR="000D7EBA">
              <w:rPr>
                <w:noProof/>
                <w:webHidden/>
              </w:rPr>
            </w:r>
            <w:r w:rsidR="000D7EBA">
              <w:rPr>
                <w:noProof/>
                <w:webHidden/>
              </w:rPr>
              <w:fldChar w:fldCharType="separate"/>
            </w:r>
            <w:r w:rsidR="000D7EBA">
              <w:rPr>
                <w:noProof/>
                <w:webHidden/>
              </w:rPr>
              <w:t>22</w:t>
            </w:r>
            <w:r w:rsidR="000D7EBA">
              <w:rPr>
                <w:noProof/>
                <w:webHidden/>
              </w:rPr>
              <w:fldChar w:fldCharType="end"/>
            </w:r>
          </w:hyperlink>
        </w:p>
        <w:p w14:paraId="12FF6675"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5" w:history="1">
            <w:r w:rsidR="000D7EBA" w:rsidRPr="008B3625">
              <w:rPr>
                <w:rStyle w:val="Hyperlnk"/>
                <w:noProof/>
              </w:rPr>
              <w:t>4.2.3</w:t>
            </w:r>
            <w:r w:rsidR="000D7EBA">
              <w:rPr>
                <w:rFonts w:asciiTheme="minorHAnsi" w:eastAsiaTheme="minorEastAsia" w:hAnsiTheme="minorHAnsi" w:cstheme="minorBidi"/>
                <w:noProof/>
                <w:sz w:val="22"/>
                <w:lang w:eastAsia="sv-SE"/>
              </w:rPr>
              <w:tab/>
            </w:r>
            <w:r w:rsidR="000D7EBA" w:rsidRPr="008B3625">
              <w:rPr>
                <w:rStyle w:val="Hyperlnk"/>
                <w:noProof/>
              </w:rPr>
              <w:t>Generellt</w:t>
            </w:r>
            <w:r w:rsidR="000D7EBA">
              <w:rPr>
                <w:noProof/>
                <w:webHidden/>
              </w:rPr>
              <w:tab/>
            </w:r>
            <w:r w:rsidR="000D7EBA">
              <w:rPr>
                <w:noProof/>
                <w:webHidden/>
              </w:rPr>
              <w:fldChar w:fldCharType="begin"/>
            </w:r>
            <w:r w:rsidR="000D7EBA">
              <w:rPr>
                <w:noProof/>
                <w:webHidden/>
              </w:rPr>
              <w:instrText xml:space="preserve"> PAGEREF _Toc414627245 \h </w:instrText>
            </w:r>
            <w:r w:rsidR="000D7EBA">
              <w:rPr>
                <w:noProof/>
                <w:webHidden/>
              </w:rPr>
            </w:r>
            <w:r w:rsidR="000D7EBA">
              <w:rPr>
                <w:noProof/>
                <w:webHidden/>
              </w:rPr>
              <w:fldChar w:fldCharType="separate"/>
            </w:r>
            <w:r w:rsidR="000D7EBA">
              <w:rPr>
                <w:noProof/>
                <w:webHidden/>
              </w:rPr>
              <w:t>22</w:t>
            </w:r>
            <w:r w:rsidR="000D7EBA">
              <w:rPr>
                <w:noProof/>
                <w:webHidden/>
              </w:rPr>
              <w:fldChar w:fldCharType="end"/>
            </w:r>
          </w:hyperlink>
        </w:p>
        <w:p w14:paraId="6B0A428F"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46" w:history="1">
            <w:r w:rsidR="000D7EBA" w:rsidRPr="008B3625">
              <w:rPr>
                <w:rStyle w:val="Hyperlnk"/>
                <w:noProof/>
              </w:rPr>
              <w:t>4.3</w:t>
            </w:r>
            <w:r w:rsidR="000D7EBA">
              <w:rPr>
                <w:rFonts w:asciiTheme="minorHAnsi" w:eastAsiaTheme="minorEastAsia" w:hAnsiTheme="minorHAnsi" w:cstheme="minorBidi"/>
                <w:noProof/>
                <w:sz w:val="22"/>
                <w:lang w:eastAsia="sv-SE"/>
              </w:rPr>
              <w:tab/>
            </w:r>
            <w:r w:rsidR="000D7EBA" w:rsidRPr="008B3625">
              <w:rPr>
                <w:rStyle w:val="Hyperlnk"/>
                <w:noProof/>
              </w:rPr>
              <w:t>Icke funktionella krav</w:t>
            </w:r>
            <w:r w:rsidR="000D7EBA">
              <w:rPr>
                <w:noProof/>
                <w:webHidden/>
              </w:rPr>
              <w:tab/>
            </w:r>
            <w:r w:rsidR="000D7EBA">
              <w:rPr>
                <w:noProof/>
                <w:webHidden/>
              </w:rPr>
              <w:fldChar w:fldCharType="begin"/>
            </w:r>
            <w:r w:rsidR="000D7EBA">
              <w:rPr>
                <w:noProof/>
                <w:webHidden/>
              </w:rPr>
              <w:instrText xml:space="preserve"> PAGEREF _Toc414627246 \h </w:instrText>
            </w:r>
            <w:r w:rsidR="000D7EBA">
              <w:rPr>
                <w:noProof/>
                <w:webHidden/>
              </w:rPr>
            </w:r>
            <w:r w:rsidR="000D7EBA">
              <w:rPr>
                <w:noProof/>
                <w:webHidden/>
              </w:rPr>
              <w:fldChar w:fldCharType="separate"/>
            </w:r>
            <w:r w:rsidR="000D7EBA">
              <w:rPr>
                <w:noProof/>
                <w:webHidden/>
              </w:rPr>
              <w:t>23</w:t>
            </w:r>
            <w:r w:rsidR="000D7EBA">
              <w:rPr>
                <w:noProof/>
                <w:webHidden/>
              </w:rPr>
              <w:fldChar w:fldCharType="end"/>
            </w:r>
          </w:hyperlink>
        </w:p>
        <w:p w14:paraId="03A860AA"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7" w:history="1">
            <w:r w:rsidR="000D7EBA" w:rsidRPr="008B3625">
              <w:rPr>
                <w:rStyle w:val="Hyperlnk"/>
                <w:noProof/>
              </w:rPr>
              <w:t>4.3.1</w:t>
            </w:r>
            <w:r w:rsidR="000D7EBA">
              <w:rPr>
                <w:rFonts w:asciiTheme="minorHAnsi" w:eastAsiaTheme="minorEastAsia" w:hAnsiTheme="minorHAnsi" w:cstheme="minorBidi"/>
                <w:noProof/>
                <w:sz w:val="22"/>
                <w:lang w:eastAsia="sv-SE"/>
              </w:rPr>
              <w:tab/>
            </w:r>
            <w:r w:rsidR="000D7EBA" w:rsidRPr="008B3625">
              <w:rPr>
                <w:rStyle w:val="Hyperlnk"/>
                <w:noProof/>
              </w:rPr>
              <w:t>SLA krav</w:t>
            </w:r>
            <w:r w:rsidR="000D7EBA">
              <w:rPr>
                <w:noProof/>
                <w:webHidden/>
              </w:rPr>
              <w:tab/>
            </w:r>
            <w:r w:rsidR="000D7EBA">
              <w:rPr>
                <w:noProof/>
                <w:webHidden/>
              </w:rPr>
              <w:fldChar w:fldCharType="begin"/>
            </w:r>
            <w:r w:rsidR="000D7EBA">
              <w:rPr>
                <w:noProof/>
                <w:webHidden/>
              </w:rPr>
              <w:instrText xml:space="preserve"> PAGEREF _Toc414627247 \h </w:instrText>
            </w:r>
            <w:r w:rsidR="000D7EBA">
              <w:rPr>
                <w:noProof/>
                <w:webHidden/>
              </w:rPr>
            </w:r>
            <w:r w:rsidR="000D7EBA">
              <w:rPr>
                <w:noProof/>
                <w:webHidden/>
              </w:rPr>
              <w:fldChar w:fldCharType="separate"/>
            </w:r>
            <w:r w:rsidR="000D7EBA">
              <w:rPr>
                <w:noProof/>
                <w:webHidden/>
              </w:rPr>
              <w:t>23</w:t>
            </w:r>
            <w:r w:rsidR="000D7EBA">
              <w:rPr>
                <w:noProof/>
                <w:webHidden/>
              </w:rPr>
              <w:fldChar w:fldCharType="end"/>
            </w:r>
          </w:hyperlink>
        </w:p>
        <w:p w14:paraId="6D90FED8"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48" w:history="1">
            <w:r w:rsidR="000D7EBA" w:rsidRPr="008B3625">
              <w:rPr>
                <w:rStyle w:val="Hyperlnk"/>
                <w:noProof/>
              </w:rPr>
              <w:t>4.3.2</w:t>
            </w:r>
            <w:r w:rsidR="000D7EBA">
              <w:rPr>
                <w:rFonts w:asciiTheme="minorHAnsi" w:eastAsiaTheme="minorEastAsia" w:hAnsiTheme="minorHAnsi" w:cstheme="minorBidi"/>
                <w:noProof/>
                <w:sz w:val="22"/>
                <w:lang w:eastAsia="sv-SE"/>
              </w:rPr>
              <w:tab/>
            </w:r>
            <w:r w:rsidR="000D7EBA" w:rsidRPr="008B3625">
              <w:rPr>
                <w:rStyle w:val="Hyperlnk"/>
                <w:noProof/>
              </w:rPr>
              <w:t>Övriga krav</w:t>
            </w:r>
            <w:r w:rsidR="000D7EBA">
              <w:rPr>
                <w:noProof/>
                <w:webHidden/>
              </w:rPr>
              <w:tab/>
            </w:r>
            <w:r w:rsidR="000D7EBA">
              <w:rPr>
                <w:noProof/>
                <w:webHidden/>
              </w:rPr>
              <w:fldChar w:fldCharType="begin"/>
            </w:r>
            <w:r w:rsidR="000D7EBA">
              <w:rPr>
                <w:noProof/>
                <w:webHidden/>
              </w:rPr>
              <w:instrText xml:space="preserve"> PAGEREF _Toc414627248 \h </w:instrText>
            </w:r>
            <w:r w:rsidR="000D7EBA">
              <w:rPr>
                <w:noProof/>
                <w:webHidden/>
              </w:rPr>
            </w:r>
            <w:r w:rsidR="000D7EBA">
              <w:rPr>
                <w:noProof/>
                <w:webHidden/>
              </w:rPr>
              <w:fldChar w:fldCharType="separate"/>
            </w:r>
            <w:r w:rsidR="000D7EBA">
              <w:rPr>
                <w:noProof/>
                <w:webHidden/>
              </w:rPr>
              <w:t>23</w:t>
            </w:r>
            <w:r w:rsidR="000D7EBA">
              <w:rPr>
                <w:noProof/>
                <w:webHidden/>
              </w:rPr>
              <w:fldChar w:fldCharType="end"/>
            </w:r>
          </w:hyperlink>
        </w:p>
        <w:p w14:paraId="6E8DA14C"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49" w:history="1">
            <w:r w:rsidR="000D7EBA" w:rsidRPr="008B3625">
              <w:rPr>
                <w:rStyle w:val="Hyperlnk"/>
                <w:noProof/>
              </w:rPr>
              <w:t>4.4</w:t>
            </w:r>
            <w:r w:rsidR="000D7EBA">
              <w:rPr>
                <w:rFonts w:asciiTheme="minorHAnsi" w:eastAsiaTheme="minorEastAsia" w:hAnsiTheme="minorHAnsi" w:cstheme="minorBidi"/>
                <w:noProof/>
                <w:sz w:val="22"/>
                <w:lang w:eastAsia="sv-SE"/>
              </w:rPr>
              <w:tab/>
            </w:r>
            <w:r w:rsidR="000D7EBA" w:rsidRPr="008B3625">
              <w:rPr>
                <w:rStyle w:val="Hyperlnk"/>
                <w:noProof/>
              </w:rPr>
              <w:t>Felhantering</w:t>
            </w:r>
            <w:r w:rsidR="000D7EBA">
              <w:rPr>
                <w:noProof/>
                <w:webHidden/>
              </w:rPr>
              <w:tab/>
            </w:r>
            <w:r w:rsidR="000D7EBA">
              <w:rPr>
                <w:noProof/>
                <w:webHidden/>
              </w:rPr>
              <w:fldChar w:fldCharType="begin"/>
            </w:r>
            <w:r w:rsidR="000D7EBA">
              <w:rPr>
                <w:noProof/>
                <w:webHidden/>
              </w:rPr>
              <w:instrText xml:space="preserve"> PAGEREF _Toc414627249 \h </w:instrText>
            </w:r>
            <w:r w:rsidR="000D7EBA">
              <w:rPr>
                <w:noProof/>
                <w:webHidden/>
              </w:rPr>
            </w:r>
            <w:r w:rsidR="000D7EBA">
              <w:rPr>
                <w:noProof/>
                <w:webHidden/>
              </w:rPr>
              <w:fldChar w:fldCharType="separate"/>
            </w:r>
            <w:r w:rsidR="000D7EBA">
              <w:rPr>
                <w:noProof/>
                <w:webHidden/>
              </w:rPr>
              <w:t>23</w:t>
            </w:r>
            <w:r w:rsidR="000D7EBA">
              <w:rPr>
                <w:noProof/>
                <w:webHidden/>
              </w:rPr>
              <w:fldChar w:fldCharType="end"/>
            </w:r>
          </w:hyperlink>
        </w:p>
        <w:p w14:paraId="4A71D220"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50" w:history="1">
            <w:r w:rsidR="000D7EBA" w:rsidRPr="008B3625">
              <w:rPr>
                <w:rStyle w:val="Hyperlnk"/>
                <w:noProof/>
              </w:rPr>
              <w:t>4.4.1</w:t>
            </w:r>
            <w:r w:rsidR="000D7EBA">
              <w:rPr>
                <w:rFonts w:asciiTheme="minorHAnsi" w:eastAsiaTheme="minorEastAsia" w:hAnsiTheme="minorHAnsi" w:cstheme="minorBidi"/>
                <w:noProof/>
                <w:sz w:val="22"/>
                <w:lang w:eastAsia="sv-SE"/>
              </w:rPr>
              <w:tab/>
            </w:r>
            <w:r w:rsidR="000D7EBA" w:rsidRPr="008B3625">
              <w:rPr>
                <w:rStyle w:val="Hyperlnk"/>
                <w:noProof/>
              </w:rPr>
              <w:t>Krav på en tjänsteproducent</w:t>
            </w:r>
            <w:r w:rsidR="000D7EBA">
              <w:rPr>
                <w:noProof/>
                <w:webHidden/>
              </w:rPr>
              <w:tab/>
            </w:r>
            <w:r w:rsidR="000D7EBA">
              <w:rPr>
                <w:noProof/>
                <w:webHidden/>
              </w:rPr>
              <w:fldChar w:fldCharType="begin"/>
            </w:r>
            <w:r w:rsidR="000D7EBA">
              <w:rPr>
                <w:noProof/>
                <w:webHidden/>
              </w:rPr>
              <w:instrText xml:space="preserve"> PAGEREF _Toc414627250 \h </w:instrText>
            </w:r>
            <w:r w:rsidR="000D7EBA">
              <w:rPr>
                <w:noProof/>
                <w:webHidden/>
              </w:rPr>
            </w:r>
            <w:r w:rsidR="000D7EBA">
              <w:rPr>
                <w:noProof/>
                <w:webHidden/>
              </w:rPr>
              <w:fldChar w:fldCharType="separate"/>
            </w:r>
            <w:r w:rsidR="000D7EBA">
              <w:rPr>
                <w:noProof/>
                <w:webHidden/>
              </w:rPr>
              <w:t>23</w:t>
            </w:r>
            <w:r w:rsidR="000D7EBA">
              <w:rPr>
                <w:noProof/>
                <w:webHidden/>
              </w:rPr>
              <w:fldChar w:fldCharType="end"/>
            </w:r>
          </w:hyperlink>
        </w:p>
        <w:p w14:paraId="0B96F6A9"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51" w:history="1">
            <w:r w:rsidR="000D7EBA" w:rsidRPr="008B3625">
              <w:rPr>
                <w:rStyle w:val="Hyperlnk"/>
                <w:noProof/>
              </w:rPr>
              <w:t>4.4.1.1</w:t>
            </w:r>
            <w:r w:rsidR="000D7EBA">
              <w:rPr>
                <w:rFonts w:asciiTheme="minorHAnsi" w:eastAsiaTheme="minorEastAsia" w:hAnsiTheme="minorHAnsi" w:cstheme="minorBidi"/>
                <w:noProof/>
                <w:sz w:val="22"/>
                <w:lang w:eastAsia="sv-SE"/>
              </w:rPr>
              <w:tab/>
            </w:r>
            <w:r w:rsidR="000D7EBA" w:rsidRPr="008B3625">
              <w:rPr>
                <w:rStyle w:val="Hyperlnk"/>
                <w:noProof/>
              </w:rPr>
              <w:t>Logiska fel</w:t>
            </w:r>
            <w:r w:rsidR="000D7EBA">
              <w:rPr>
                <w:noProof/>
                <w:webHidden/>
              </w:rPr>
              <w:tab/>
            </w:r>
            <w:r w:rsidR="000D7EBA">
              <w:rPr>
                <w:noProof/>
                <w:webHidden/>
              </w:rPr>
              <w:fldChar w:fldCharType="begin"/>
            </w:r>
            <w:r w:rsidR="000D7EBA">
              <w:rPr>
                <w:noProof/>
                <w:webHidden/>
              </w:rPr>
              <w:instrText xml:space="preserve"> PAGEREF _Toc414627251 \h </w:instrText>
            </w:r>
            <w:r w:rsidR="000D7EBA">
              <w:rPr>
                <w:noProof/>
                <w:webHidden/>
              </w:rPr>
            </w:r>
            <w:r w:rsidR="000D7EBA">
              <w:rPr>
                <w:noProof/>
                <w:webHidden/>
              </w:rPr>
              <w:fldChar w:fldCharType="separate"/>
            </w:r>
            <w:r w:rsidR="000D7EBA">
              <w:rPr>
                <w:noProof/>
                <w:webHidden/>
              </w:rPr>
              <w:t>23</w:t>
            </w:r>
            <w:r w:rsidR="000D7EBA">
              <w:rPr>
                <w:noProof/>
                <w:webHidden/>
              </w:rPr>
              <w:fldChar w:fldCharType="end"/>
            </w:r>
          </w:hyperlink>
        </w:p>
        <w:p w14:paraId="39816D7D"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52" w:history="1">
            <w:r w:rsidR="000D7EBA" w:rsidRPr="008B3625">
              <w:rPr>
                <w:rStyle w:val="Hyperlnk"/>
                <w:noProof/>
              </w:rPr>
              <w:t>4.4.1.2</w:t>
            </w:r>
            <w:r w:rsidR="000D7EBA">
              <w:rPr>
                <w:rFonts w:asciiTheme="minorHAnsi" w:eastAsiaTheme="minorEastAsia" w:hAnsiTheme="minorHAnsi" w:cstheme="minorBidi"/>
                <w:noProof/>
                <w:sz w:val="22"/>
                <w:lang w:eastAsia="sv-SE"/>
              </w:rPr>
              <w:tab/>
            </w:r>
            <w:r w:rsidR="000D7EBA" w:rsidRPr="008B3625">
              <w:rPr>
                <w:rStyle w:val="Hyperlnk"/>
                <w:noProof/>
              </w:rPr>
              <w:t>Tekniska fel</w:t>
            </w:r>
            <w:r w:rsidR="000D7EBA">
              <w:rPr>
                <w:noProof/>
                <w:webHidden/>
              </w:rPr>
              <w:tab/>
            </w:r>
            <w:r w:rsidR="000D7EBA">
              <w:rPr>
                <w:noProof/>
                <w:webHidden/>
              </w:rPr>
              <w:fldChar w:fldCharType="begin"/>
            </w:r>
            <w:r w:rsidR="000D7EBA">
              <w:rPr>
                <w:noProof/>
                <w:webHidden/>
              </w:rPr>
              <w:instrText xml:space="preserve"> PAGEREF _Toc414627252 \h </w:instrText>
            </w:r>
            <w:r w:rsidR="000D7EBA">
              <w:rPr>
                <w:noProof/>
                <w:webHidden/>
              </w:rPr>
            </w:r>
            <w:r w:rsidR="000D7EBA">
              <w:rPr>
                <w:noProof/>
                <w:webHidden/>
              </w:rPr>
              <w:fldChar w:fldCharType="separate"/>
            </w:r>
            <w:r w:rsidR="000D7EBA">
              <w:rPr>
                <w:noProof/>
                <w:webHidden/>
              </w:rPr>
              <w:t>24</w:t>
            </w:r>
            <w:r w:rsidR="000D7EBA">
              <w:rPr>
                <w:noProof/>
                <w:webHidden/>
              </w:rPr>
              <w:fldChar w:fldCharType="end"/>
            </w:r>
          </w:hyperlink>
        </w:p>
        <w:p w14:paraId="355221D0"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53" w:history="1">
            <w:r w:rsidR="000D7EBA" w:rsidRPr="008B3625">
              <w:rPr>
                <w:rStyle w:val="Hyperlnk"/>
                <w:noProof/>
              </w:rPr>
              <w:t>4.4.2</w:t>
            </w:r>
            <w:r w:rsidR="000D7EBA">
              <w:rPr>
                <w:rFonts w:asciiTheme="minorHAnsi" w:eastAsiaTheme="minorEastAsia" w:hAnsiTheme="minorHAnsi" w:cstheme="minorBidi"/>
                <w:noProof/>
                <w:sz w:val="22"/>
                <w:lang w:eastAsia="sv-SE"/>
              </w:rPr>
              <w:tab/>
            </w:r>
            <w:r w:rsidR="000D7EBA" w:rsidRPr="008B3625">
              <w:rPr>
                <w:rStyle w:val="Hyperlnk"/>
                <w:noProof/>
              </w:rPr>
              <w:t>Krav på en tjänstekonsument</w:t>
            </w:r>
            <w:r w:rsidR="000D7EBA">
              <w:rPr>
                <w:noProof/>
                <w:webHidden/>
              </w:rPr>
              <w:tab/>
            </w:r>
            <w:r w:rsidR="000D7EBA">
              <w:rPr>
                <w:noProof/>
                <w:webHidden/>
              </w:rPr>
              <w:fldChar w:fldCharType="begin"/>
            </w:r>
            <w:r w:rsidR="000D7EBA">
              <w:rPr>
                <w:noProof/>
                <w:webHidden/>
              </w:rPr>
              <w:instrText xml:space="preserve"> PAGEREF _Toc414627253 \h </w:instrText>
            </w:r>
            <w:r w:rsidR="000D7EBA">
              <w:rPr>
                <w:noProof/>
                <w:webHidden/>
              </w:rPr>
            </w:r>
            <w:r w:rsidR="000D7EBA">
              <w:rPr>
                <w:noProof/>
                <w:webHidden/>
              </w:rPr>
              <w:fldChar w:fldCharType="separate"/>
            </w:r>
            <w:r w:rsidR="000D7EBA">
              <w:rPr>
                <w:noProof/>
                <w:webHidden/>
              </w:rPr>
              <w:t>24</w:t>
            </w:r>
            <w:r w:rsidR="000D7EBA">
              <w:rPr>
                <w:noProof/>
                <w:webHidden/>
              </w:rPr>
              <w:fldChar w:fldCharType="end"/>
            </w:r>
          </w:hyperlink>
        </w:p>
        <w:p w14:paraId="2AE7F464"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54" w:history="1">
            <w:r w:rsidR="000D7EBA" w:rsidRPr="008B3625">
              <w:rPr>
                <w:rStyle w:val="Hyperlnk"/>
                <w:noProof/>
              </w:rPr>
              <w:t>4.4.2.1</w:t>
            </w:r>
            <w:r w:rsidR="000D7EBA">
              <w:rPr>
                <w:rFonts w:asciiTheme="minorHAnsi" w:eastAsiaTheme="minorEastAsia" w:hAnsiTheme="minorHAnsi" w:cstheme="minorBidi"/>
                <w:noProof/>
                <w:sz w:val="22"/>
                <w:lang w:eastAsia="sv-SE"/>
              </w:rPr>
              <w:tab/>
            </w:r>
            <w:r w:rsidR="000D7EBA" w:rsidRPr="008B3625">
              <w:rPr>
                <w:rStyle w:val="Hyperlnk"/>
                <w:noProof/>
              </w:rPr>
              <w:t>Logiska fel</w:t>
            </w:r>
            <w:r w:rsidR="000D7EBA">
              <w:rPr>
                <w:noProof/>
                <w:webHidden/>
              </w:rPr>
              <w:tab/>
            </w:r>
            <w:r w:rsidR="000D7EBA">
              <w:rPr>
                <w:noProof/>
                <w:webHidden/>
              </w:rPr>
              <w:fldChar w:fldCharType="begin"/>
            </w:r>
            <w:r w:rsidR="000D7EBA">
              <w:rPr>
                <w:noProof/>
                <w:webHidden/>
              </w:rPr>
              <w:instrText xml:space="preserve"> PAGEREF _Toc414627254 \h </w:instrText>
            </w:r>
            <w:r w:rsidR="000D7EBA">
              <w:rPr>
                <w:noProof/>
                <w:webHidden/>
              </w:rPr>
            </w:r>
            <w:r w:rsidR="000D7EBA">
              <w:rPr>
                <w:noProof/>
                <w:webHidden/>
              </w:rPr>
              <w:fldChar w:fldCharType="separate"/>
            </w:r>
            <w:r w:rsidR="000D7EBA">
              <w:rPr>
                <w:noProof/>
                <w:webHidden/>
              </w:rPr>
              <w:t>24</w:t>
            </w:r>
            <w:r w:rsidR="000D7EBA">
              <w:rPr>
                <w:noProof/>
                <w:webHidden/>
              </w:rPr>
              <w:fldChar w:fldCharType="end"/>
            </w:r>
          </w:hyperlink>
        </w:p>
        <w:p w14:paraId="1F977347"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55" w:history="1">
            <w:r w:rsidR="000D7EBA" w:rsidRPr="008B3625">
              <w:rPr>
                <w:rStyle w:val="Hyperlnk"/>
                <w:noProof/>
              </w:rPr>
              <w:t>4.4.2.2</w:t>
            </w:r>
            <w:r w:rsidR="000D7EBA">
              <w:rPr>
                <w:rFonts w:asciiTheme="minorHAnsi" w:eastAsiaTheme="minorEastAsia" w:hAnsiTheme="minorHAnsi" w:cstheme="minorBidi"/>
                <w:noProof/>
                <w:sz w:val="22"/>
                <w:lang w:eastAsia="sv-SE"/>
              </w:rPr>
              <w:tab/>
            </w:r>
            <w:r w:rsidR="000D7EBA" w:rsidRPr="008B3625">
              <w:rPr>
                <w:rStyle w:val="Hyperlnk"/>
                <w:noProof/>
              </w:rPr>
              <w:t>Tekniska fel</w:t>
            </w:r>
            <w:r w:rsidR="000D7EBA">
              <w:rPr>
                <w:noProof/>
                <w:webHidden/>
              </w:rPr>
              <w:tab/>
            </w:r>
            <w:r w:rsidR="000D7EBA">
              <w:rPr>
                <w:noProof/>
                <w:webHidden/>
              </w:rPr>
              <w:fldChar w:fldCharType="begin"/>
            </w:r>
            <w:r w:rsidR="000D7EBA">
              <w:rPr>
                <w:noProof/>
                <w:webHidden/>
              </w:rPr>
              <w:instrText xml:space="preserve"> PAGEREF _Toc414627255 \h </w:instrText>
            </w:r>
            <w:r w:rsidR="000D7EBA">
              <w:rPr>
                <w:noProof/>
                <w:webHidden/>
              </w:rPr>
            </w:r>
            <w:r w:rsidR="000D7EBA">
              <w:rPr>
                <w:noProof/>
                <w:webHidden/>
              </w:rPr>
              <w:fldChar w:fldCharType="separate"/>
            </w:r>
            <w:r w:rsidR="000D7EBA">
              <w:rPr>
                <w:noProof/>
                <w:webHidden/>
              </w:rPr>
              <w:t>24</w:t>
            </w:r>
            <w:r w:rsidR="000D7EBA">
              <w:rPr>
                <w:noProof/>
                <w:webHidden/>
              </w:rPr>
              <w:fldChar w:fldCharType="end"/>
            </w:r>
          </w:hyperlink>
        </w:p>
        <w:p w14:paraId="102E2132" w14:textId="77777777" w:rsidR="000D7EBA" w:rsidRDefault="00731E61">
          <w:pPr>
            <w:pStyle w:val="Innehll1"/>
            <w:tabs>
              <w:tab w:val="left" w:pos="400"/>
              <w:tab w:val="right" w:leader="dot" w:pos="10456"/>
            </w:tabs>
            <w:rPr>
              <w:rFonts w:asciiTheme="minorHAnsi" w:eastAsiaTheme="minorEastAsia" w:hAnsiTheme="minorHAnsi" w:cstheme="minorBidi"/>
              <w:noProof/>
              <w:sz w:val="22"/>
              <w:lang w:eastAsia="sv-SE"/>
            </w:rPr>
          </w:pPr>
          <w:hyperlink w:anchor="_Toc414627256" w:history="1">
            <w:r w:rsidR="000D7EBA" w:rsidRPr="008B3625">
              <w:rPr>
                <w:rStyle w:val="Hyperlnk"/>
                <w:noProof/>
              </w:rPr>
              <w:t>5</w:t>
            </w:r>
            <w:r w:rsidR="000D7EBA">
              <w:rPr>
                <w:rFonts w:asciiTheme="minorHAnsi" w:eastAsiaTheme="minorEastAsia" w:hAnsiTheme="minorHAnsi" w:cstheme="minorBidi"/>
                <w:noProof/>
                <w:sz w:val="22"/>
                <w:lang w:eastAsia="sv-SE"/>
              </w:rPr>
              <w:tab/>
            </w:r>
            <w:r w:rsidR="000D7EBA" w:rsidRPr="008B3625">
              <w:rPr>
                <w:rStyle w:val="Hyperlnk"/>
                <w:noProof/>
              </w:rPr>
              <w:t>Tjänstedomänens meddelandemodeller</w:t>
            </w:r>
            <w:r w:rsidR="000D7EBA">
              <w:rPr>
                <w:noProof/>
                <w:webHidden/>
              </w:rPr>
              <w:tab/>
            </w:r>
            <w:r w:rsidR="000D7EBA">
              <w:rPr>
                <w:noProof/>
                <w:webHidden/>
              </w:rPr>
              <w:fldChar w:fldCharType="begin"/>
            </w:r>
            <w:r w:rsidR="000D7EBA">
              <w:rPr>
                <w:noProof/>
                <w:webHidden/>
              </w:rPr>
              <w:instrText xml:space="preserve"> PAGEREF _Toc414627256 \h </w:instrText>
            </w:r>
            <w:r w:rsidR="000D7EBA">
              <w:rPr>
                <w:noProof/>
                <w:webHidden/>
              </w:rPr>
            </w:r>
            <w:r w:rsidR="000D7EBA">
              <w:rPr>
                <w:noProof/>
                <w:webHidden/>
              </w:rPr>
              <w:fldChar w:fldCharType="separate"/>
            </w:r>
            <w:r w:rsidR="000D7EBA">
              <w:rPr>
                <w:noProof/>
                <w:webHidden/>
              </w:rPr>
              <w:t>25</w:t>
            </w:r>
            <w:r w:rsidR="000D7EBA">
              <w:rPr>
                <w:noProof/>
                <w:webHidden/>
              </w:rPr>
              <w:fldChar w:fldCharType="end"/>
            </w:r>
          </w:hyperlink>
        </w:p>
        <w:p w14:paraId="54BC29B2"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57" w:history="1">
            <w:r w:rsidR="000D7EBA" w:rsidRPr="008B3625">
              <w:rPr>
                <w:rStyle w:val="Hyperlnk"/>
                <w:noProof/>
              </w:rPr>
              <w:t>5.1</w:t>
            </w:r>
            <w:r w:rsidR="000D7EBA">
              <w:rPr>
                <w:rFonts w:asciiTheme="minorHAnsi" w:eastAsiaTheme="minorEastAsia" w:hAnsiTheme="minorHAnsi" w:cstheme="minorBidi"/>
                <w:noProof/>
                <w:sz w:val="22"/>
                <w:lang w:eastAsia="sv-SE"/>
              </w:rPr>
              <w:tab/>
            </w:r>
            <w:r w:rsidR="000D7EBA" w:rsidRPr="008B3625">
              <w:rPr>
                <w:rStyle w:val="Hyperlnk"/>
                <w:noProof/>
              </w:rPr>
              <w:t>V-MIM - Observationer</w:t>
            </w:r>
            <w:r w:rsidR="000D7EBA">
              <w:rPr>
                <w:noProof/>
                <w:webHidden/>
              </w:rPr>
              <w:tab/>
            </w:r>
            <w:r w:rsidR="000D7EBA">
              <w:rPr>
                <w:noProof/>
                <w:webHidden/>
              </w:rPr>
              <w:fldChar w:fldCharType="begin"/>
            </w:r>
            <w:r w:rsidR="000D7EBA">
              <w:rPr>
                <w:noProof/>
                <w:webHidden/>
              </w:rPr>
              <w:instrText xml:space="preserve"> PAGEREF _Toc414627257 \h </w:instrText>
            </w:r>
            <w:r w:rsidR="000D7EBA">
              <w:rPr>
                <w:noProof/>
                <w:webHidden/>
              </w:rPr>
            </w:r>
            <w:r w:rsidR="000D7EBA">
              <w:rPr>
                <w:noProof/>
                <w:webHidden/>
              </w:rPr>
              <w:fldChar w:fldCharType="separate"/>
            </w:r>
            <w:r w:rsidR="000D7EBA">
              <w:rPr>
                <w:noProof/>
                <w:webHidden/>
              </w:rPr>
              <w:t>25</w:t>
            </w:r>
            <w:r w:rsidR="000D7EBA">
              <w:rPr>
                <w:noProof/>
                <w:webHidden/>
              </w:rPr>
              <w:fldChar w:fldCharType="end"/>
            </w:r>
          </w:hyperlink>
        </w:p>
        <w:p w14:paraId="519863C9"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58" w:history="1">
            <w:r w:rsidR="000D7EBA" w:rsidRPr="008B3625">
              <w:rPr>
                <w:rStyle w:val="Hyperlnk"/>
                <w:noProof/>
              </w:rPr>
              <w:t>5.2</w:t>
            </w:r>
            <w:r w:rsidR="000D7EBA">
              <w:rPr>
                <w:rFonts w:asciiTheme="minorHAnsi" w:eastAsiaTheme="minorEastAsia" w:hAnsiTheme="minorHAnsi" w:cstheme="minorBidi"/>
                <w:noProof/>
                <w:sz w:val="22"/>
                <w:lang w:eastAsia="sv-SE"/>
              </w:rPr>
              <w:tab/>
            </w:r>
            <w:r w:rsidR="000D7EBA" w:rsidRPr="008B3625">
              <w:rPr>
                <w:rStyle w:val="Hyperlnk"/>
                <w:noProof/>
              </w:rPr>
              <w:t>Fältregler</w:t>
            </w:r>
            <w:r w:rsidR="000D7EBA">
              <w:rPr>
                <w:noProof/>
                <w:webHidden/>
              </w:rPr>
              <w:tab/>
            </w:r>
            <w:r w:rsidR="000D7EBA">
              <w:rPr>
                <w:noProof/>
                <w:webHidden/>
              </w:rPr>
              <w:fldChar w:fldCharType="begin"/>
            </w:r>
            <w:r w:rsidR="000D7EBA">
              <w:rPr>
                <w:noProof/>
                <w:webHidden/>
              </w:rPr>
              <w:instrText xml:space="preserve"> PAGEREF _Toc414627258 \h </w:instrText>
            </w:r>
            <w:r w:rsidR="000D7EBA">
              <w:rPr>
                <w:noProof/>
                <w:webHidden/>
              </w:rPr>
            </w:r>
            <w:r w:rsidR="000D7EBA">
              <w:rPr>
                <w:noProof/>
                <w:webHidden/>
              </w:rPr>
              <w:fldChar w:fldCharType="separate"/>
            </w:r>
            <w:r w:rsidR="000D7EBA">
              <w:rPr>
                <w:noProof/>
                <w:webHidden/>
              </w:rPr>
              <w:t>31</w:t>
            </w:r>
            <w:r w:rsidR="000D7EBA">
              <w:rPr>
                <w:noProof/>
                <w:webHidden/>
              </w:rPr>
              <w:fldChar w:fldCharType="end"/>
            </w:r>
          </w:hyperlink>
        </w:p>
        <w:p w14:paraId="5E38F2DB"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59" w:history="1">
            <w:r w:rsidR="000D7EBA" w:rsidRPr="008B3625">
              <w:rPr>
                <w:rStyle w:val="Hyperlnk"/>
                <w:noProof/>
              </w:rPr>
              <w:t>5.2.1</w:t>
            </w:r>
            <w:r w:rsidR="000D7EBA">
              <w:rPr>
                <w:rFonts w:asciiTheme="minorHAnsi" w:eastAsiaTheme="minorEastAsia" w:hAnsiTheme="minorHAnsi" w:cstheme="minorBidi"/>
                <w:noProof/>
                <w:sz w:val="22"/>
                <w:lang w:eastAsia="sv-SE"/>
              </w:rPr>
              <w:tab/>
            </w:r>
            <w:r w:rsidR="000D7EBA" w:rsidRPr="008B3625">
              <w:rPr>
                <w:rStyle w:val="Hyperlnk"/>
                <w:noProof/>
              </w:rPr>
              <w:t>Regel 1 – ReferredInformation.time</w:t>
            </w:r>
            <w:r w:rsidR="000D7EBA">
              <w:rPr>
                <w:noProof/>
                <w:webHidden/>
              </w:rPr>
              <w:tab/>
            </w:r>
            <w:r w:rsidR="000D7EBA">
              <w:rPr>
                <w:noProof/>
                <w:webHidden/>
              </w:rPr>
              <w:fldChar w:fldCharType="begin"/>
            </w:r>
            <w:r w:rsidR="000D7EBA">
              <w:rPr>
                <w:noProof/>
                <w:webHidden/>
              </w:rPr>
              <w:instrText xml:space="preserve"> PAGEREF _Toc414627259 \h </w:instrText>
            </w:r>
            <w:r w:rsidR="000D7EBA">
              <w:rPr>
                <w:noProof/>
                <w:webHidden/>
              </w:rPr>
            </w:r>
            <w:r w:rsidR="000D7EBA">
              <w:rPr>
                <w:noProof/>
                <w:webHidden/>
              </w:rPr>
              <w:fldChar w:fldCharType="separate"/>
            </w:r>
            <w:r w:rsidR="000D7EBA">
              <w:rPr>
                <w:noProof/>
                <w:webHidden/>
              </w:rPr>
              <w:t>31</w:t>
            </w:r>
            <w:r w:rsidR="000D7EBA">
              <w:rPr>
                <w:noProof/>
                <w:webHidden/>
              </w:rPr>
              <w:fldChar w:fldCharType="end"/>
            </w:r>
          </w:hyperlink>
        </w:p>
        <w:p w14:paraId="49C9976C" w14:textId="77777777" w:rsidR="000D7EBA" w:rsidRDefault="00731E61">
          <w:pPr>
            <w:pStyle w:val="Innehll1"/>
            <w:tabs>
              <w:tab w:val="left" w:pos="400"/>
              <w:tab w:val="right" w:leader="dot" w:pos="10456"/>
            </w:tabs>
            <w:rPr>
              <w:rFonts w:asciiTheme="minorHAnsi" w:eastAsiaTheme="minorEastAsia" w:hAnsiTheme="minorHAnsi" w:cstheme="minorBidi"/>
              <w:noProof/>
              <w:sz w:val="22"/>
              <w:lang w:eastAsia="sv-SE"/>
            </w:rPr>
          </w:pPr>
          <w:hyperlink w:anchor="_Toc414627260" w:history="1">
            <w:r w:rsidR="000D7EBA" w:rsidRPr="008B3625">
              <w:rPr>
                <w:rStyle w:val="Hyperlnk"/>
                <w:noProof/>
              </w:rPr>
              <w:t>6</w:t>
            </w:r>
            <w:r w:rsidR="000D7EBA">
              <w:rPr>
                <w:rFonts w:asciiTheme="minorHAnsi" w:eastAsiaTheme="minorEastAsia" w:hAnsiTheme="minorHAnsi" w:cstheme="minorBidi"/>
                <w:noProof/>
                <w:sz w:val="22"/>
                <w:lang w:eastAsia="sv-SE"/>
              </w:rPr>
              <w:tab/>
            </w:r>
            <w:r w:rsidR="000D7EBA" w:rsidRPr="008B3625">
              <w:rPr>
                <w:rStyle w:val="Hyperlnk"/>
                <w:noProof/>
              </w:rPr>
              <w:t>Tjänstekontrakt</w:t>
            </w:r>
            <w:r w:rsidR="000D7EBA">
              <w:rPr>
                <w:noProof/>
                <w:webHidden/>
              </w:rPr>
              <w:tab/>
            </w:r>
            <w:r w:rsidR="000D7EBA">
              <w:rPr>
                <w:noProof/>
                <w:webHidden/>
              </w:rPr>
              <w:fldChar w:fldCharType="begin"/>
            </w:r>
            <w:r w:rsidR="000D7EBA">
              <w:rPr>
                <w:noProof/>
                <w:webHidden/>
              </w:rPr>
              <w:instrText xml:space="preserve"> PAGEREF _Toc414627260 \h </w:instrText>
            </w:r>
            <w:r w:rsidR="000D7EBA">
              <w:rPr>
                <w:noProof/>
                <w:webHidden/>
              </w:rPr>
            </w:r>
            <w:r w:rsidR="000D7EBA">
              <w:rPr>
                <w:noProof/>
                <w:webHidden/>
              </w:rPr>
              <w:fldChar w:fldCharType="separate"/>
            </w:r>
            <w:r w:rsidR="000D7EBA">
              <w:rPr>
                <w:noProof/>
                <w:webHidden/>
              </w:rPr>
              <w:t>32</w:t>
            </w:r>
            <w:r w:rsidR="000D7EBA">
              <w:rPr>
                <w:noProof/>
                <w:webHidden/>
              </w:rPr>
              <w:fldChar w:fldCharType="end"/>
            </w:r>
          </w:hyperlink>
        </w:p>
        <w:p w14:paraId="55C2D83C" w14:textId="77777777" w:rsidR="000D7EBA" w:rsidRDefault="00731E61">
          <w:pPr>
            <w:pStyle w:val="Innehll2"/>
            <w:tabs>
              <w:tab w:val="left" w:pos="880"/>
              <w:tab w:val="right" w:leader="dot" w:pos="10456"/>
            </w:tabs>
            <w:rPr>
              <w:rFonts w:asciiTheme="minorHAnsi" w:eastAsiaTheme="minorEastAsia" w:hAnsiTheme="minorHAnsi" w:cstheme="minorBidi"/>
              <w:noProof/>
              <w:sz w:val="22"/>
              <w:lang w:eastAsia="sv-SE"/>
            </w:rPr>
          </w:pPr>
          <w:hyperlink w:anchor="_Toc414627261" w:history="1">
            <w:r w:rsidR="000D7EBA" w:rsidRPr="008B3625">
              <w:rPr>
                <w:rStyle w:val="Hyperlnk"/>
                <w:noProof/>
              </w:rPr>
              <w:t>6.1</w:t>
            </w:r>
            <w:r w:rsidR="000D7EBA">
              <w:rPr>
                <w:rFonts w:asciiTheme="minorHAnsi" w:eastAsiaTheme="minorEastAsia" w:hAnsiTheme="minorHAnsi" w:cstheme="minorBidi"/>
                <w:noProof/>
                <w:sz w:val="22"/>
                <w:lang w:eastAsia="sv-SE"/>
              </w:rPr>
              <w:tab/>
            </w:r>
            <w:r w:rsidR="000D7EBA" w:rsidRPr="008B3625">
              <w:rPr>
                <w:rStyle w:val="Hyperlnk"/>
                <w:noProof/>
              </w:rPr>
              <w:t>GetObservations</w:t>
            </w:r>
            <w:r w:rsidR="000D7EBA">
              <w:rPr>
                <w:noProof/>
                <w:webHidden/>
              </w:rPr>
              <w:tab/>
            </w:r>
            <w:r w:rsidR="000D7EBA">
              <w:rPr>
                <w:noProof/>
                <w:webHidden/>
              </w:rPr>
              <w:fldChar w:fldCharType="begin"/>
            </w:r>
            <w:r w:rsidR="000D7EBA">
              <w:rPr>
                <w:noProof/>
                <w:webHidden/>
              </w:rPr>
              <w:instrText xml:space="preserve"> PAGEREF _Toc414627261 \h </w:instrText>
            </w:r>
            <w:r w:rsidR="000D7EBA">
              <w:rPr>
                <w:noProof/>
                <w:webHidden/>
              </w:rPr>
            </w:r>
            <w:r w:rsidR="000D7EBA">
              <w:rPr>
                <w:noProof/>
                <w:webHidden/>
              </w:rPr>
              <w:fldChar w:fldCharType="separate"/>
            </w:r>
            <w:r w:rsidR="000D7EBA">
              <w:rPr>
                <w:noProof/>
                <w:webHidden/>
              </w:rPr>
              <w:t>32</w:t>
            </w:r>
            <w:r w:rsidR="000D7EBA">
              <w:rPr>
                <w:noProof/>
                <w:webHidden/>
              </w:rPr>
              <w:fldChar w:fldCharType="end"/>
            </w:r>
          </w:hyperlink>
        </w:p>
        <w:p w14:paraId="2EEE5302"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62" w:history="1">
            <w:r w:rsidR="000D7EBA" w:rsidRPr="008B3625">
              <w:rPr>
                <w:rStyle w:val="Hyperlnk"/>
                <w:noProof/>
              </w:rPr>
              <w:t>6.1.1</w:t>
            </w:r>
            <w:r w:rsidR="000D7EBA">
              <w:rPr>
                <w:rFonts w:asciiTheme="minorHAnsi" w:eastAsiaTheme="minorEastAsia" w:hAnsiTheme="minorHAnsi" w:cstheme="minorBidi"/>
                <w:noProof/>
                <w:sz w:val="22"/>
                <w:lang w:eastAsia="sv-SE"/>
              </w:rPr>
              <w:tab/>
            </w:r>
            <w:r w:rsidR="000D7EBA" w:rsidRPr="008B3625">
              <w:rPr>
                <w:rStyle w:val="Hyperlnk"/>
                <w:noProof/>
              </w:rPr>
              <w:t>Version</w:t>
            </w:r>
            <w:r w:rsidR="000D7EBA">
              <w:rPr>
                <w:noProof/>
                <w:webHidden/>
              </w:rPr>
              <w:tab/>
            </w:r>
            <w:r w:rsidR="000D7EBA">
              <w:rPr>
                <w:noProof/>
                <w:webHidden/>
              </w:rPr>
              <w:fldChar w:fldCharType="begin"/>
            </w:r>
            <w:r w:rsidR="000D7EBA">
              <w:rPr>
                <w:noProof/>
                <w:webHidden/>
              </w:rPr>
              <w:instrText xml:space="preserve"> PAGEREF _Toc414627262 \h </w:instrText>
            </w:r>
            <w:r w:rsidR="000D7EBA">
              <w:rPr>
                <w:noProof/>
                <w:webHidden/>
              </w:rPr>
            </w:r>
            <w:r w:rsidR="000D7EBA">
              <w:rPr>
                <w:noProof/>
                <w:webHidden/>
              </w:rPr>
              <w:fldChar w:fldCharType="separate"/>
            </w:r>
            <w:r w:rsidR="000D7EBA">
              <w:rPr>
                <w:noProof/>
                <w:webHidden/>
              </w:rPr>
              <w:t>32</w:t>
            </w:r>
            <w:r w:rsidR="000D7EBA">
              <w:rPr>
                <w:noProof/>
                <w:webHidden/>
              </w:rPr>
              <w:fldChar w:fldCharType="end"/>
            </w:r>
          </w:hyperlink>
        </w:p>
        <w:p w14:paraId="07F34C12"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63" w:history="1">
            <w:r w:rsidR="000D7EBA" w:rsidRPr="008B3625">
              <w:rPr>
                <w:rStyle w:val="Hyperlnk"/>
                <w:noProof/>
              </w:rPr>
              <w:t>6.1.2</w:t>
            </w:r>
            <w:r w:rsidR="000D7EBA">
              <w:rPr>
                <w:rFonts w:asciiTheme="minorHAnsi" w:eastAsiaTheme="minorEastAsia" w:hAnsiTheme="minorHAnsi" w:cstheme="minorBidi"/>
                <w:noProof/>
                <w:sz w:val="22"/>
                <w:lang w:eastAsia="sv-SE"/>
              </w:rPr>
              <w:tab/>
            </w:r>
            <w:r w:rsidR="000D7EBA" w:rsidRPr="008B3625">
              <w:rPr>
                <w:rStyle w:val="Hyperlnk"/>
                <w:noProof/>
              </w:rPr>
              <w:t>Fältregler</w:t>
            </w:r>
            <w:r w:rsidR="000D7EBA">
              <w:rPr>
                <w:noProof/>
                <w:webHidden/>
              </w:rPr>
              <w:tab/>
            </w:r>
            <w:r w:rsidR="000D7EBA">
              <w:rPr>
                <w:noProof/>
                <w:webHidden/>
              </w:rPr>
              <w:fldChar w:fldCharType="begin"/>
            </w:r>
            <w:r w:rsidR="000D7EBA">
              <w:rPr>
                <w:noProof/>
                <w:webHidden/>
              </w:rPr>
              <w:instrText xml:space="preserve"> PAGEREF _Toc414627263 \h </w:instrText>
            </w:r>
            <w:r w:rsidR="000D7EBA">
              <w:rPr>
                <w:noProof/>
                <w:webHidden/>
              </w:rPr>
            </w:r>
            <w:r w:rsidR="000D7EBA">
              <w:rPr>
                <w:noProof/>
                <w:webHidden/>
              </w:rPr>
              <w:fldChar w:fldCharType="separate"/>
            </w:r>
            <w:r w:rsidR="000D7EBA">
              <w:rPr>
                <w:noProof/>
                <w:webHidden/>
              </w:rPr>
              <w:t>32</w:t>
            </w:r>
            <w:r w:rsidR="000D7EBA">
              <w:rPr>
                <w:noProof/>
                <w:webHidden/>
              </w:rPr>
              <w:fldChar w:fldCharType="end"/>
            </w:r>
          </w:hyperlink>
        </w:p>
        <w:p w14:paraId="1BBA07F0"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4" w:history="1">
            <w:r w:rsidR="000D7EBA" w:rsidRPr="008B3625">
              <w:rPr>
                <w:rStyle w:val="Hyperlnk"/>
                <w:noProof/>
              </w:rPr>
              <w:t>6.1.2.1</w:t>
            </w:r>
            <w:r w:rsidR="000D7EBA">
              <w:rPr>
                <w:rFonts w:asciiTheme="minorHAnsi" w:eastAsiaTheme="minorEastAsia" w:hAnsiTheme="minorHAnsi" w:cstheme="minorBidi"/>
                <w:noProof/>
                <w:sz w:val="22"/>
                <w:lang w:eastAsia="sv-SE"/>
              </w:rPr>
              <w:tab/>
            </w:r>
            <w:r w:rsidR="000D7EBA" w:rsidRPr="008B3625">
              <w:rPr>
                <w:rStyle w:val="Hyperlnk"/>
                <w:noProof/>
              </w:rPr>
              <w:t>Begäran</w:t>
            </w:r>
            <w:r w:rsidR="000D7EBA">
              <w:rPr>
                <w:noProof/>
                <w:webHidden/>
              </w:rPr>
              <w:tab/>
            </w:r>
            <w:r w:rsidR="000D7EBA">
              <w:rPr>
                <w:noProof/>
                <w:webHidden/>
              </w:rPr>
              <w:fldChar w:fldCharType="begin"/>
            </w:r>
            <w:r w:rsidR="000D7EBA">
              <w:rPr>
                <w:noProof/>
                <w:webHidden/>
              </w:rPr>
              <w:instrText xml:space="preserve"> PAGEREF _Toc414627264 \h </w:instrText>
            </w:r>
            <w:r w:rsidR="000D7EBA">
              <w:rPr>
                <w:noProof/>
                <w:webHidden/>
              </w:rPr>
            </w:r>
            <w:r w:rsidR="000D7EBA">
              <w:rPr>
                <w:noProof/>
                <w:webHidden/>
              </w:rPr>
              <w:fldChar w:fldCharType="separate"/>
            </w:r>
            <w:r w:rsidR="000D7EBA">
              <w:rPr>
                <w:noProof/>
                <w:webHidden/>
              </w:rPr>
              <w:t>32</w:t>
            </w:r>
            <w:r w:rsidR="000D7EBA">
              <w:rPr>
                <w:noProof/>
                <w:webHidden/>
              </w:rPr>
              <w:fldChar w:fldCharType="end"/>
            </w:r>
          </w:hyperlink>
        </w:p>
        <w:p w14:paraId="4ACF3AE8"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5" w:history="1">
            <w:r w:rsidR="000D7EBA" w:rsidRPr="008B3625">
              <w:rPr>
                <w:rStyle w:val="Hyperlnk"/>
                <w:noProof/>
              </w:rPr>
              <w:t>6.1.2.2</w:t>
            </w:r>
            <w:r w:rsidR="000D7EBA">
              <w:rPr>
                <w:rFonts w:asciiTheme="minorHAnsi" w:eastAsiaTheme="minorEastAsia" w:hAnsiTheme="minorHAnsi" w:cstheme="minorBidi"/>
                <w:noProof/>
                <w:sz w:val="22"/>
                <w:lang w:eastAsia="sv-SE"/>
              </w:rPr>
              <w:tab/>
            </w:r>
            <w:r w:rsidR="000D7EBA" w:rsidRPr="008B3625">
              <w:rPr>
                <w:rStyle w:val="Hyperlnk"/>
                <w:noProof/>
              </w:rPr>
              <w:t>Svar: observationGroup</w:t>
            </w:r>
            <w:r w:rsidR="000D7EBA">
              <w:rPr>
                <w:noProof/>
                <w:webHidden/>
              </w:rPr>
              <w:tab/>
            </w:r>
            <w:r w:rsidR="000D7EBA">
              <w:rPr>
                <w:noProof/>
                <w:webHidden/>
              </w:rPr>
              <w:fldChar w:fldCharType="begin"/>
            </w:r>
            <w:r w:rsidR="000D7EBA">
              <w:rPr>
                <w:noProof/>
                <w:webHidden/>
              </w:rPr>
              <w:instrText xml:space="preserve"> PAGEREF _Toc414627265 \h </w:instrText>
            </w:r>
            <w:r w:rsidR="000D7EBA">
              <w:rPr>
                <w:noProof/>
                <w:webHidden/>
              </w:rPr>
            </w:r>
            <w:r w:rsidR="000D7EBA">
              <w:rPr>
                <w:noProof/>
                <w:webHidden/>
              </w:rPr>
              <w:fldChar w:fldCharType="separate"/>
            </w:r>
            <w:r w:rsidR="000D7EBA">
              <w:rPr>
                <w:noProof/>
                <w:webHidden/>
              </w:rPr>
              <w:t>37</w:t>
            </w:r>
            <w:r w:rsidR="000D7EBA">
              <w:rPr>
                <w:noProof/>
                <w:webHidden/>
              </w:rPr>
              <w:fldChar w:fldCharType="end"/>
            </w:r>
          </w:hyperlink>
        </w:p>
        <w:p w14:paraId="0B13C361"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6" w:history="1">
            <w:r w:rsidR="000D7EBA" w:rsidRPr="008B3625">
              <w:rPr>
                <w:rStyle w:val="Hyperlnk"/>
                <w:noProof/>
              </w:rPr>
              <w:t>6.1.2.3</w:t>
            </w:r>
            <w:r w:rsidR="000D7EBA">
              <w:rPr>
                <w:rFonts w:asciiTheme="minorHAnsi" w:eastAsiaTheme="minorEastAsia" w:hAnsiTheme="minorHAnsi" w:cstheme="minorBidi"/>
                <w:noProof/>
                <w:sz w:val="22"/>
                <w:lang w:eastAsia="sv-SE"/>
              </w:rPr>
              <w:tab/>
            </w:r>
            <w:r w:rsidR="000D7EBA" w:rsidRPr="008B3625">
              <w:rPr>
                <w:rStyle w:val="Hyperlnk"/>
                <w:noProof/>
              </w:rPr>
              <w:t>Svars-del: observationGroup/patient</w:t>
            </w:r>
            <w:r w:rsidR="000D7EBA">
              <w:rPr>
                <w:noProof/>
                <w:webHidden/>
              </w:rPr>
              <w:tab/>
            </w:r>
            <w:r w:rsidR="000D7EBA">
              <w:rPr>
                <w:noProof/>
                <w:webHidden/>
              </w:rPr>
              <w:fldChar w:fldCharType="begin"/>
            </w:r>
            <w:r w:rsidR="000D7EBA">
              <w:rPr>
                <w:noProof/>
                <w:webHidden/>
              </w:rPr>
              <w:instrText xml:space="preserve"> PAGEREF _Toc414627266 \h </w:instrText>
            </w:r>
            <w:r w:rsidR="000D7EBA">
              <w:rPr>
                <w:noProof/>
                <w:webHidden/>
              </w:rPr>
            </w:r>
            <w:r w:rsidR="000D7EBA">
              <w:rPr>
                <w:noProof/>
                <w:webHidden/>
              </w:rPr>
              <w:fldChar w:fldCharType="separate"/>
            </w:r>
            <w:r w:rsidR="000D7EBA">
              <w:rPr>
                <w:noProof/>
                <w:webHidden/>
              </w:rPr>
              <w:t>38</w:t>
            </w:r>
            <w:r w:rsidR="000D7EBA">
              <w:rPr>
                <w:noProof/>
                <w:webHidden/>
              </w:rPr>
              <w:fldChar w:fldCharType="end"/>
            </w:r>
          </w:hyperlink>
        </w:p>
        <w:p w14:paraId="103B25B3"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7" w:history="1">
            <w:r w:rsidR="000D7EBA" w:rsidRPr="008B3625">
              <w:rPr>
                <w:rStyle w:val="Hyperlnk"/>
                <w:noProof/>
              </w:rPr>
              <w:t>6.1.2.4</w:t>
            </w:r>
            <w:r w:rsidR="000D7EBA">
              <w:rPr>
                <w:rFonts w:asciiTheme="minorHAnsi" w:eastAsiaTheme="minorEastAsia" w:hAnsiTheme="minorHAnsi" w:cstheme="minorBidi"/>
                <w:noProof/>
                <w:sz w:val="22"/>
                <w:lang w:eastAsia="sv-SE"/>
              </w:rPr>
              <w:tab/>
            </w:r>
            <w:r w:rsidR="000D7EBA" w:rsidRPr="008B3625">
              <w:rPr>
                <w:rStyle w:val="Hyperlnk"/>
                <w:noProof/>
              </w:rPr>
              <w:t xml:space="preserve">Svars-del: </w:t>
            </w:r>
            <w:r w:rsidR="000D7EBA" w:rsidRPr="008B3625">
              <w:rPr>
                <w:rStyle w:val="Hyperlnk"/>
                <w:noProof/>
                <w:lang w:eastAsia="sv-SE"/>
              </w:rPr>
              <w:t>observationGroup/performerRole</w:t>
            </w:r>
            <w:r w:rsidR="000D7EBA">
              <w:rPr>
                <w:noProof/>
                <w:webHidden/>
              </w:rPr>
              <w:tab/>
            </w:r>
            <w:r w:rsidR="000D7EBA">
              <w:rPr>
                <w:noProof/>
                <w:webHidden/>
              </w:rPr>
              <w:fldChar w:fldCharType="begin"/>
            </w:r>
            <w:r w:rsidR="000D7EBA">
              <w:rPr>
                <w:noProof/>
                <w:webHidden/>
              </w:rPr>
              <w:instrText xml:space="preserve"> PAGEREF _Toc414627267 \h </w:instrText>
            </w:r>
            <w:r w:rsidR="000D7EBA">
              <w:rPr>
                <w:noProof/>
                <w:webHidden/>
              </w:rPr>
            </w:r>
            <w:r w:rsidR="000D7EBA">
              <w:rPr>
                <w:noProof/>
                <w:webHidden/>
              </w:rPr>
              <w:fldChar w:fldCharType="separate"/>
            </w:r>
            <w:r w:rsidR="000D7EBA">
              <w:rPr>
                <w:noProof/>
                <w:webHidden/>
              </w:rPr>
              <w:t>39</w:t>
            </w:r>
            <w:r w:rsidR="000D7EBA">
              <w:rPr>
                <w:noProof/>
                <w:webHidden/>
              </w:rPr>
              <w:fldChar w:fldCharType="end"/>
            </w:r>
          </w:hyperlink>
        </w:p>
        <w:p w14:paraId="4822061D"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8" w:history="1">
            <w:r w:rsidR="000D7EBA" w:rsidRPr="008B3625">
              <w:rPr>
                <w:rStyle w:val="Hyperlnk"/>
                <w:noProof/>
              </w:rPr>
              <w:t>6.1.2.5</w:t>
            </w:r>
            <w:r w:rsidR="000D7EBA">
              <w:rPr>
                <w:rFonts w:asciiTheme="minorHAnsi" w:eastAsiaTheme="minorEastAsia" w:hAnsiTheme="minorHAnsi" w:cstheme="minorBidi"/>
                <w:noProof/>
                <w:sz w:val="22"/>
                <w:lang w:eastAsia="sv-SE"/>
              </w:rPr>
              <w:tab/>
            </w:r>
            <w:r w:rsidR="000D7EBA" w:rsidRPr="008B3625">
              <w:rPr>
                <w:rStyle w:val="Hyperlnk"/>
                <w:noProof/>
              </w:rPr>
              <w:t xml:space="preserve">Svars-del: </w:t>
            </w:r>
            <w:r w:rsidR="000D7EBA" w:rsidRPr="008B3625">
              <w:rPr>
                <w:rStyle w:val="Hyperlnk"/>
                <w:noProof/>
                <w:lang w:eastAsia="sv-SE"/>
              </w:rPr>
              <w:t xml:space="preserve"> observationGroup/legalAuthenticator</w:t>
            </w:r>
            <w:r w:rsidR="000D7EBA">
              <w:rPr>
                <w:noProof/>
                <w:webHidden/>
              </w:rPr>
              <w:tab/>
            </w:r>
            <w:r w:rsidR="000D7EBA">
              <w:rPr>
                <w:noProof/>
                <w:webHidden/>
              </w:rPr>
              <w:fldChar w:fldCharType="begin"/>
            </w:r>
            <w:r w:rsidR="000D7EBA">
              <w:rPr>
                <w:noProof/>
                <w:webHidden/>
              </w:rPr>
              <w:instrText xml:space="preserve"> PAGEREF _Toc414627268 \h </w:instrText>
            </w:r>
            <w:r w:rsidR="000D7EBA">
              <w:rPr>
                <w:noProof/>
                <w:webHidden/>
              </w:rPr>
            </w:r>
            <w:r w:rsidR="000D7EBA">
              <w:rPr>
                <w:noProof/>
                <w:webHidden/>
              </w:rPr>
              <w:fldChar w:fldCharType="separate"/>
            </w:r>
            <w:r w:rsidR="000D7EBA">
              <w:rPr>
                <w:noProof/>
                <w:webHidden/>
              </w:rPr>
              <w:t>40</w:t>
            </w:r>
            <w:r w:rsidR="000D7EBA">
              <w:rPr>
                <w:noProof/>
                <w:webHidden/>
              </w:rPr>
              <w:fldChar w:fldCharType="end"/>
            </w:r>
          </w:hyperlink>
        </w:p>
        <w:p w14:paraId="5C516851"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69" w:history="1">
            <w:r w:rsidR="000D7EBA" w:rsidRPr="008B3625">
              <w:rPr>
                <w:rStyle w:val="Hyperlnk"/>
                <w:noProof/>
              </w:rPr>
              <w:t>6.1.2.6</w:t>
            </w:r>
            <w:r w:rsidR="000D7EBA">
              <w:rPr>
                <w:rFonts w:asciiTheme="minorHAnsi" w:eastAsiaTheme="minorEastAsia" w:hAnsiTheme="minorHAnsi" w:cstheme="minorBidi"/>
                <w:noProof/>
                <w:sz w:val="22"/>
                <w:lang w:eastAsia="sv-SE"/>
              </w:rPr>
              <w:tab/>
            </w:r>
            <w:r w:rsidR="000D7EBA" w:rsidRPr="008B3625">
              <w:rPr>
                <w:rStyle w:val="Hyperlnk"/>
                <w:noProof/>
              </w:rPr>
              <w:t xml:space="preserve">Svars-del: </w:t>
            </w:r>
            <w:r w:rsidR="000D7EBA" w:rsidRPr="008B3625">
              <w:rPr>
                <w:rStyle w:val="Hyperlnk"/>
                <w:noProof/>
                <w:lang w:val="en-US" w:eastAsia="sv-SE"/>
              </w:rPr>
              <w:t xml:space="preserve"> observationGroup/</w:t>
            </w:r>
            <w:r w:rsidR="000D7EBA" w:rsidRPr="008B3625">
              <w:rPr>
                <w:rStyle w:val="Hyperlnk"/>
                <w:noProof/>
                <w:lang w:val="en-US"/>
              </w:rPr>
              <w:t>additionalParticipant</w:t>
            </w:r>
            <w:r w:rsidR="000D7EBA">
              <w:rPr>
                <w:noProof/>
                <w:webHidden/>
              </w:rPr>
              <w:tab/>
            </w:r>
            <w:r w:rsidR="000D7EBA">
              <w:rPr>
                <w:noProof/>
                <w:webHidden/>
              </w:rPr>
              <w:fldChar w:fldCharType="begin"/>
            </w:r>
            <w:r w:rsidR="000D7EBA">
              <w:rPr>
                <w:noProof/>
                <w:webHidden/>
              </w:rPr>
              <w:instrText xml:space="preserve"> PAGEREF _Toc414627269 \h </w:instrText>
            </w:r>
            <w:r w:rsidR="000D7EBA">
              <w:rPr>
                <w:noProof/>
                <w:webHidden/>
              </w:rPr>
            </w:r>
            <w:r w:rsidR="000D7EBA">
              <w:rPr>
                <w:noProof/>
                <w:webHidden/>
              </w:rPr>
              <w:fldChar w:fldCharType="separate"/>
            </w:r>
            <w:r w:rsidR="000D7EBA">
              <w:rPr>
                <w:noProof/>
                <w:webHidden/>
              </w:rPr>
              <w:t>40</w:t>
            </w:r>
            <w:r w:rsidR="000D7EBA">
              <w:rPr>
                <w:noProof/>
                <w:webHidden/>
              </w:rPr>
              <w:fldChar w:fldCharType="end"/>
            </w:r>
          </w:hyperlink>
        </w:p>
        <w:p w14:paraId="3A1BC6D7"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0" w:history="1">
            <w:r w:rsidR="000D7EBA" w:rsidRPr="008B3625">
              <w:rPr>
                <w:rStyle w:val="Hyperlnk"/>
                <w:noProof/>
                <w:lang w:eastAsia="sv-SE"/>
              </w:rPr>
              <w:t>6.1.2.7</w:t>
            </w:r>
            <w:r w:rsidR="000D7EBA">
              <w:rPr>
                <w:rFonts w:asciiTheme="minorHAnsi" w:eastAsiaTheme="minorEastAsia" w:hAnsiTheme="minorHAnsi" w:cstheme="minorBidi"/>
                <w:noProof/>
                <w:sz w:val="22"/>
                <w:lang w:eastAsia="sv-SE"/>
              </w:rPr>
              <w:tab/>
            </w:r>
            <w:r w:rsidR="000D7EBA" w:rsidRPr="008B3625">
              <w:rPr>
                <w:rStyle w:val="Hyperlnk"/>
                <w:noProof/>
                <w:lang w:eastAsia="sv-SE"/>
              </w:rPr>
              <w:t xml:space="preserve">Svars-del: </w:t>
            </w:r>
            <w:r w:rsidR="000D7EBA" w:rsidRPr="008B3625">
              <w:rPr>
                <w:rStyle w:val="Hyperlnk"/>
                <w:noProof/>
                <w:lang w:val="en-US" w:eastAsia="sv-SE"/>
              </w:rPr>
              <w:t xml:space="preserve"> observationGroup/</w:t>
            </w:r>
            <w:r w:rsidR="000D7EBA" w:rsidRPr="008B3625">
              <w:rPr>
                <w:rStyle w:val="Hyperlnk"/>
                <w:noProof/>
                <w:lang w:eastAsia="sv-SE"/>
              </w:rPr>
              <w:t>s</w:t>
            </w:r>
            <w:r w:rsidR="000D7EBA" w:rsidRPr="008B3625">
              <w:rPr>
                <w:rStyle w:val="Hyperlnk"/>
                <w:noProof/>
                <w:lang w:val="en-US" w:eastAsia="sv-SE"/>
              </w:rPr>
              <w:t>ourceSystem</w:t>
            </w:r>
            <w:r w:rsidR="000D7EBA">
              <w:rPr>
                <w:noProof/>
                <w:webHidden/>
              </w:rPr>
              <w:tab/>
            </w:r>
            <w:r w:rsidR="000D7EBA">
              <w:rPr>
                <w:noProof/>
                <w:webHidden/>
              </w:rPr>
              <w:fldChar w:fldCharType="begin"/>
            </w:r>
            <w:r w:rsidR="000D7EBA">
              <w:rPr>
                <w:noProof/>
                <w:webHidden/>
              </w:rPr>
              <w:instrText xml:space="preserve"> PAGEREF _Toc414627270 \h </w:instrText>
            </w:r>
            <w:r w:rsidR="000D7EBA">
              <w:rPr>
                <w:noProof/>
                <w:webHidden/>
              </w:rPr>
            </w:r>
            <w:r w:rsidR="000D7EBA">
              <w:rPr>
                <w:noProof/>
                <w:webHidden/>
              </w:rPr>
              <w:fldChar w:fldCharType="separate"/>
            </w:r>
            <w:r w:rsidR="000D7EBA">
              <w:rPr>
                <w:noProof/>
                <w:webHidden/>
              </w:rPr>
              <w:t>43</w:t>
            </w:r>
            <w:r w:rsidR="000D7EBA">
              <w:rPr>
                <w:noProof/>
                <w:webHidden/>
              </w:rPr>
              <w:fldChar w:fldCharType="end"/>
            </w:r>
          </w:hyperlink>
        </w:p>
        <w:p w14:paraId="56A7F0A8"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1" w:history="1">
            <w:r w:rsidR="000D7EBA" w:rsidRPr="008B3625">
              <w:rPr>
                <w:rStyle w:val="Hyperlnk"/>
                <w:noProof/>
                <w:lang w:val="en-US"/>
              </w:rPr>
              <w:t>6.1.2.8</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w:t>
            </w:r>
            <w:r w:rsidR="000D7EBA" w:rsidRPr="008B3625">
              <w:rPr>
                <w:rStyle w:val="Hyperlnk"/>
                <w:noProof/>
                <w:lang w:val="en-US"/>
              </w:rPr>
              <w:t>additionalParticipant/</w:t>
            </w:r>
            <w:r w:rsidR="000D7EBA" w:rsidRPr="008B3625">
              <w:rPr>
                <w:rStyle w:val="Hyperlnk"/>
                <w:noProof/>
                <w:lang w:val="en-US" w:eastAsia="sv-SE"/>
              </w:rPr>
              <w:t>device</w:t>
            </w:r>
            <w:r w:rsidR="000D7EBA">
              <w:rPr>
                <w:noProof/>
                <w:webHidden/>
              </w:rPr>
              <w:tab/>
            </w:r>
            <w:r w:rsidR="000D7EBA">
              <w:rPr>
                <w:noProof/>
                <w:webHidden/>
              </w:rPr>
              <w:fldChar w:fldCharType="begin"/>
            </w:r>
            <w:r w:rsidR="000D7EBA">
              <w:rPr>
                <w:noProof/>
                <w:webHidden/>
              </w:rPr>
              <w:instrText xml:space="preserve"> PAGEREF _Toc414627271 \h </w:instrText>
            </w:r>
            <w:r w:rsidR="000D7EBA">
              <w:rPr>
                <w:noProof/>
                <w:webHidden/>
              </w:rPr>
            </w:r>
            <w:r w:rsidR="000D7EBA">
              <w:rPr>
                <w:noProof/>
                <w:webHidden/>
              </w:rPr>
              <w:fldChar w:fldCharType="separate"/>
            </w:r>
            <w:r w:rsidR="000D7EBA">
              <w:rPr>
                <w:noProof/>
                <w:webHidden/>
              </w:rPr>
              <w:t>43</w:t>
            </w:r>
            <w:r w:rsidR="000D7EBA">
              <w:rPr>
                <w:noProof/>
                <w:webHidden/>
              </w:rPr>
              <w:fldChar w:fldCharType="end"/>
            </w:r>
          </w:hyperlink>
        </w:p>
        <w:p w14:paraId="03C852F9"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2" w:history="1">
            <w:r w:rsidR="000D7EBA" w:rsidRPr="008B3625">
              <w:rPr>
                <w:rStyle w:val="Hyperlnk"/>
                <w:noProof/>
                <w:lang w:val="en-US"/>
              </w:rPr>
              <w:t>6.1.2.9</w:t>
            </w:r>
            <w:r w:rsidR="000D7EBA">
              <w:rPr>
                <w:rFonts w:asciiTheme="minorHAnsi" w:eastAsiaTheme="minorEastAsia" w:hAnsiTheme="minorHAnsi" w:cstheme="minorBidi"/>
                <w:noProof/>
                <w:sz w:val="22"/>
                <w:lang w:eastAsia="sv-SE"/>
              </w:rPr>
              <w:tab/>
            </w:r>
            <w:r w:rsidR="000D7EBA" w:rsidRPr="008B3625">
              <w:rPr>
                <w:rStyle w:val="Hyperlnk"/>
                <w:noProof/>
                <w:lang w:val="en-US" w:eastAsia="sv-SE"/>
              </w:rPr>
              <w:t>Svars-del:  observationGroup/</w:t>
            </w:r>
            <w:r w:rsidR="000D7EBA" w:rsidRPr="008B3625">
              <w:rPr>
                <w:rStyle w:val="Hyperlnk"/>
                <w:noProof/>
                <w:lang w:val="en-US"/>
              </w:rPr>
              <w:t>additionalParticipant/</w:t>
            </w:r>
            <w:r w:rsidR="000D7EBA" w:rsidRPr="008B3625">
              <w:rPr>
                <w:rStyle w:val="Hyperlnk"/>
                <w:noProof/>
                <w:lang w:val="en-US" w:eastAsia="sv-SE"/>
              </w:rPr>
              <w:t>location</w:t>
            </w:r>
            <w:r w:rsidR="000D7EBA">
              <w:rPr>
                <w:noProof/>
                <w:webHidden/>
              </w:rPr>
              <w:tab/>
            </w:r>
            <w:r w:rsidR="000D7EBA">
              <w:rPr>
                <w:noProof/>
                <w:webHidden/>
              </w:rPr>
              <w:fldChar w:fldCharType="begin"/>
            </w:r>
            <w:r w:rsidR="000D7EBA">
              <w:rPr>
                <w:noProof/>
                <w:webHidden/>
              </w:rPr>
              <w:instrText xml:space="preserve"> PAGEREF _Toc414627272 \h </w:instrText>
            </w:r>
            <w:r w:rsidR="000D7EBA">
              <w:rPr>
                <w:noProof/>
                <w:webHidden/>
              </w:rPr>
            </w:r>
            <w:r w:rsidR="000D7EBA">
              <w:rPr>
                <w:noProof/>
                <w:webHidden/>
              </w:rPr>
              <w:fldChar w:fldCharType="separate"/>
            </w:r>
            <w:r w:rsidR="000D7EBA">
              <w:rPr>
                <w:noProof/>
                <w:webHidden/>
              </w:rPr>
              <w:t>44</w:t>
            </w:r>
            <w:r w:rsidR="000D7EBA">
              <w:rPr>
                <w:noProof/>
                <w:webHidden/>
              </w:rPr>
              <w:fldChar w:fldCharType="end"/>
            </w:r>
          </w:hyperlink>
        </w:p>
        <w:p w14:paraId="3723CA30"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3" w:history="1">
            <w:r w:rsidR="000D7EBA" w:rsidRPr="008B3625">
              <w:rPr>
                <w:rStyle w:val="Hyperlnk"/>
                <w:noProof/>
              </w:rPr>
              <w:t>6.1.2.10</w:t>
            </w:r>
            <w:r w:rsidR="000D7EBA">
              <w:rPr>
                <w:rFonts w:asciiTheme="minorHAnsi" w:eastAsiaTheme="minorEastAsia" w:hAnsiTheme="minorHAnsi" w:cstheme="minorBidi"/>
                <w:noProof/>
                <w:sz w:val="22"/>
                <w:lang w:eastAsia="sv-SE"/>
              </w:rPr>
              <w:tab/>
            </w:r>
            <w:r w:rsidR="000D7EBA" w:rsidRPr="008B3625">
              <w:rPr>
                <w:rStyle w:val="Hyperlnk"/>
                <w:noProof/>
              </w:rPr>
              <w:t xml:space="preserve">Svars-del: </w:t>
            </w:r>
            <w:r w:rsidR="000D7EBA" w:rsidRPr="008B3625">
              <w:rPr>
                <w:rStyle w:val="Hyperlnk"/>
                <w:noProof/>
                <w:lang w:eastAsia="sv-SE"/>
              </w:rPr>
              <w:t xml:space="preserve"> obser</w:t>
            </w:r>
            <w:r w:rsidR="000D7EBA" w:rsidRPr="008B3625">
              <w:rPr>
                <w:rStyle w:val="Hyperlnk"/>
                <w:noProof/>
                <w:lang w:val="en-US" w:eastAsia="sv-SE"/>
              </w:rPr>
              <w:t>vationGroup/observation</w:t>
            </w:r>
            <w:r w:rsidR="000D7EBA">
              <w:rPr>
                <w:noProof/>
                <w:webHidden/>
              </w:rPr>
              <w:tab/>
            </w:r>
            <w:r w:rsidR="000D7EBA">
              <w:rPr>
                <w:noProof/>
                <w:webHidden/>
              </w:rPr>
              <w:fldChar w:fldCharType="begin"/>
            </w:r>
            <w:r w:rsidR="000D7EBA">
              <w:rPr>
                <w:noProof/>
                <w:webHidden/>
              </w:rPr>
              <w:instrText xml:space="preserve"> PAGEREF _Toc414627273 \h </w:instrText>
            </w:r>
            <w:r w:rsidR="000D7EBA">
              <w:rPr>
                <w:noProof/>
                <w:webHidden/>
              </w:rPr>
            </w:r>
            <w:r w:rsidR="000D7EBA">
              <w:rPr>
                <w:noProof/>
                <w:webHidden/>
              </w:rPr>
              <w:fldChar w:fldCharType="separate"/>
            </w:r>
            <w:r w:rsidR="000D7EBA">
              <w:rPr>
                <w:noProof/>
                <w:webHidden/>
              </w:rPr>
              <w:t>44</w:t>
            </w:r>
            <w:r w:rsidR="000D7EBA">
              <w:rPr>
                <w:noProof/>
                <w:webHidden/>
              </w:rPr>
              <w:fldChar w:fldCharType="end"/>
            </w:r>
          </w:hyperlink>
        </w:p>
        <w:p w14:paraId="731061F6"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4" w:history="1">
            <w:r w:rsidR="000D7EBA" w:rsidRPr="008B3625">
              <w:rPr>
                <w:rStyle w:val="Hyperlnk"/>
                <w:noProof/>
                <w:lang w:val="en-US"/>
              </w:rPr>
              <w:t>6.1.2.11</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observationGroup/observation/</w:t>
            </w:r>
            <w:r w:rsidR="000D7EBA" w:rsidRPr="008B3625">
              <w:rPr>
                <w:rStyle w:val="Hyperlnk"/>
                <w:noProof/>
                <w:lang w:val="en-US"/>
              </w:rPr>
              <w:t>value</w:t>
            </w:r>
            <w:r w:rsidR="000D7EBA">
              <w:rPr>
                <w:noProof/>
                <w:webHidden/>
              </w:rPr>
              <w:tab/>
            </w:r>
            <w:r w:rsidR="000D7EBA">
              <w:rPr>
                <w:noProof/>
                <w:webHidden/>
              </w:rPr>
              <w:fldChar w:fldCharType="begin"/>
            </w:r>
            <w:r w:rsidR="000D7EBA">
              <w:rPr>
                <w:noProof/>
                <w:webHidden/>
              </w:rPr>
              <w:instrText xml:space="preserve"> PAGEREF _Toc414627274 \h </w:instrText>
            </w:r>
            <w:r w:rsidR="000D7EBA">
              <w:rPr>
                <w:noProof/>
                <w:webHidden/>
              </w:rPr>
            </w:r>
            <w:r w:rsidR="000D7EBA">
              <w:rPr>
                <w:noProof/>
                <w:webHidden/>
              </w:rPr>
              <w:fldChar w:fldCharType="separate"/>
            </w:r>
            <w:r w:rsidR="000D7EBA">
              <w:rPr>
                <w:noProof/>
                <w:webHidden/>
              </w:rPr>
              <w:t>50</w:t>
            </w:r>
            <w:r w:rsidR="000D7EBA">
              <w:rPr>
                <w:noProof/>
                <w:webHidden/>
              </w:rPr>
              <w:fldChar w:fldCharType="end"/>
            </w:r>
          </w:hyperlink>
        </w:p>
        <w:p w14:paraId="568B01FE"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5" w:history="1">
            <w:r w:rsidR="000D7EBA" w:rsidRPr="008B3625">
              <w:rPr>
                <w:rStyle w:val="Hyperlnk"/>
                <w:noProof/>
                <w:lang w:val="en-US"/>
              </w:rPr>
              <w:t>6.1.2.12</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observationGroup/additionalParticipant/</w:t>
            </w:r>
            <w:r w:rsidR="000D7EBA" w:rsidRPr="008B3625">
              <w:rPr>
                <w:rStyle w:val="Hyperlnk"/>
                <w:noProof/>
                <w:lang w:val="en-US"/>
              </w:rPr>
              <w:t>locati</w:t>
            </w:r>
            <w:r w:rsidR="000D7EBA" w:rsidRPr="008B3625">
              <w:rPr>
                <w:rStyle w:val="Hyperlnk"/>
                <w:noProof/>
                <w:lang w:val="en-GB"/>
              </w:rPr>
              <w:t>on/address</w:t>
            </w:r>
            <w:r w:rsidR="000D7EBA">
              <w:rPr>
                <w:noProof/>
                <w:webHidden/>
              </w:rPr>
              <w:tab/>
            </w:r>
            <w:r w:rsidR="000D7EBA">
              <w:rPr>
                <w:noProof/>
                <w:webHidden/>
              </w:rPr>
              <w:fldChar w:fldCharType="begin"/>
            </w:r>
            <w:r w:rsidR="000D7EBA">
              <w:rPr>
                <w:noProof/>
                <w:webHidden/>
              </w:rPr>
              <w:instrText xml:space="preserve"> PAGEREF _Toc414627275 \h </w:instrText>
            </w:r>
            <w:r w:rsidR="000D7EBA">
              <w:rPr>
                <w:noProof/>
                <w:webHidden/>
              </w:rPr>
            </w:r>
            <w:r w:rsidR="000D7EBA">
              <w:rPr>
                <w:noProof/>
                <w:webHidden/>
              </w:rPr>
              <w:fldChar w:fldCharType="separate"/>
            </w:r>
            <w:r w:rsidR="000D7EBA">
              <w:rPr>
                <w:noProof/>
                <w:webHidden/>
              </w:rPr>
              <w:t>51</w:t>
            </w:r>
            <w:r w:rsidR="000D7EBA">
              <w:rPr>
                <w:noProof/>
                <w:webHidden/>
              </w:rPr>
              <w:fldChar w:fldCharType="end"/>
            </w:r>
          </w:hyperlink>
        </w:p>
        <w:p w14:paraId="2DD84F35"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6" w:history="1">
            <w:r w:rsidR="000D7EBA" w:rsidRPr="008B3625">
              <w:rPr>
                <w:rStyle w:val="Hyperlnk"/>
                <w:noProof/>
                <w:lang w:val="en-US"/>
              </w:rPr>
              <w:t>6.1.2.13</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observationGroup/additionalParticipant/</w:t>
            </w:r>
            <w:r w:rsidR="000D7EBA" w:rsidRPr="008B3625">
              <w:rPr>
                <w:rStyle w:val="Hyperlnk"/>
                <w:noProof/>
                <w:lang w:val="en-US"/>
              </w:rPr>
              <w:t>locati</w:t>
            </w:r>
            <w:r w:rsidR="000D7EBA" w:rsidRPr="008B3625">
              <w:rPr>
                <w:rStyle w:val="Hyperlnk"/>
                <w:noProof/>
                <w:lang w:val="en-GB"/>
              </w:rPr>
              <w:t>on/address/part</w:t>
            </w:r>
            <w:r w:rsidR="000D7EBA">
              <w:rPr>
                <w:noProof/>
                <w:webHidden/>
              </w:rPr>
              <w:tab/>
            </w:r>
            <w:r w:rsidR="000D7EBA">
              <w:rPr>
                <w:noProof/>
                <w:webHidden/>
              </w:rPr>
              <w:fldChar w:fldCharType="begin"/>
            </w:r>
            <w:r w:rsidR="000D7EBA">
              <w:rPr>
                <w:noProof/>
                <w:webHidden/>
              </w:rPr>
              <w:instrText xml:space="preserve"> PAGEREF _Toc414627276 \h </w:instrText>
            </w:r>
            <w:r w:rsidR="000D7EBA">
              <w:rPr>
                <w:noProof/>
                <w:webHidden/>
              </w:rPr>
            </w:r>
            <w:r w:rsidR="000D7EBA">
              <w:rPr>
                <w:noProof/>
                <w:webHidden/>
              </w:rPr>
              <w:fldChar w:fldCharType="separate"/>
            </w:r>
            <w:r w:rsidR="000D7EBA">
              <w:rPr>
                <w:noProof/>
                <w:webHidden/>
              </w:rPr>
              <w:t>52</w:t>
            </w:r>
            <w:r w:rsidR="000D7EBA">
              <w:rPr>
                <w:noProof/>
                <w:webHidden/>
              </w:rPr>
              <w:fldChar w:fldCharType="end"/>
            </w:r>
          </w:hyperlink>
        </w:p>
        <w:p w14:paraId="5E63673D"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7" w:history="1">
            <w:r w:rsidR="000D7EBA" w:rsidRPr="008B3625">
              <w:rPr>
                <w:rStyle w:val="Hyperlnk"/>
                <w:noProof/>
                <w:lang w:val="en-US"/>
              </w:rPr>
              <w:t>6.1.2.14</w:t>
            </w:r>
            <w:r w:rsidR="000D7EBA">
              <w:rPr>
                <w:rFonts w:asciiTheme="minorHAnsi" w:eastAsiaTheme="minorEastAsia" w:hAnsiTheme="minorHAnsi" w:cstheme="minorBidi"/>
                <w:noProof/>
                <w:sz w:val="22"/>
                <w:lang w:eastAsia="sv-SE"/>
              </w:rPr>
              <w:tab/>
            </w:r>
            <w:r w:rsidR="000D7EBA" w:rsidRPr="008B3625">
              <w:rPr>
                <w:rStyle w:val="Hyperlnk"/>
                <w:noProof/>
                <w:lang w:val="en-US"/>
              </w:rPr>
              <w:t>Svars-del</w:t>
            </w:r>
            <w:r w:rsidR="000D7EBA" w:rsidRPr="008B3625">
              <w:rPr>
                <w:rStyle w:val="Hyperlnk"/>
                <w:noProof/>
                <w:lang w:val="en-GB"/>
              </w:rPr>
              <w:t xml:space="preserve">: </w:t>
            </w:r>
            <w:r w:rsidR="000D7EBA" w:rsidRPr="008B3625">
              <w:rPr>
                <w:rStyle w:val="Hyperlnk"/>
                <w:noProof/>
                <w:lang w:val="en-US" w:eastAsia="sv-SE"/>
              </w:rPr>
              <w:t xml:space="preserve"> observationGroup/</w:t>
            </w:r>
            <w:r w:rsidR="000D7EBA" w:rsidRPr="008B3625">
              <w:rPr>
                <w:rStyle w:val="Hyperlnk"/>
                <w:noProof/>
                <w:lang w:val="en-GB"/>
              </w:rPr>
              <w:t>observation/</w:t>
            </w:r>
            <w:r w:rsidR="000D7EBA" w:rsidRPr="008B3625">
              <w:rPr>
                <w:rStyle w:val="Hyperlnk"/>
                <w:noProof/>
                <w:lang w:val="en-US" w:eastAsia="sv-SE"/>
              </w:rPr>
              <w:t>relation</w:t>
            </w:r>
            <w:r w:rsidR="000D7EBA">
              <w:rPr>
                <w:noProof/>
                <w:webHidden/>
              </w:rPr>
              <w:tab/>
            </w:r>
            <w:r w:rsidR="000D7EBA">
              <w:rPr>
                <w:noProof/>
                <w:webHidden/>
              </w:rPr>
              <w:fldChar w:fldCharType="begin"/>
            </w:r>
            <w:r w:rsidR="000D7EBA">
              <w:rPr>
                <w:noProof/>
                <w:webHidden/>
              </w:rPr>
              <w:instrText xml:space="preserve"> PAGEREF _Toc414627277 \h </w:instrText>
            </w:r>
            <w:r w:rsidR="000D7EBA">
              <w:rPr>
                <w:noProof/>
                <w:webHidden/>
              </w:rPr>
            </w:r>
            <w:r w:rsidR="000D7EBA">
              <w:rPr>
                <w:noProof/>
                <w:webHidden/>
              </w:rPr>
              <w:fldChar w:fldCharType="separate"/>
            </w:r>
            <w:r w:rsidR="000D7EBA">
              <w:rPr>
                <w:noProof/>
                <w:webHidden/>
              </w:rPr>
              <w:t>53</w:t>
            </w:r>
            <w:r w:rsidR="000D7EBA">
              <w:rPr>
                <w:noProof/>
                <w:webHidden/>
              </w:rPr>
              <w:fldChar w:fldCharType="end"/>
            </w:r>
          </w:hyperlink>
        </w:p>
        <w:p w14:paraId="267C77D6"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8" w:history="1">
            <w:r w:rsidR="000D7EBA" w:rsidRPr="008B3625">
              <w:rPr>
                <w:rStyle w:val="Hyperlnk"/>
                <w:noProof/>
                <w:lang w:val="en-US"/>
              </w:rPr>
              <w:t>6.1.2.15</w:t>
            </w:r>
            <w:r w:rsidR="000D7EBA">
              <w:rPr>
                <w:rFonts w:asciiTheme="minorHAnsi" w:eastAsiaTheme="minorEastAsia" w:hAnsiTheme="minorHAnsi" w:cstheme="minorBidi"/>
                <w:noProof/>
                <w:sz w:val="22"/>
                <w:lang w:eastAsia="sv-SE"/>
              </w:rPr>
              <w:tab/>
            </w:r>
            <w:r w:rsidR="000D7EBA" w:rsidRPr="008B3625">
              <w:rPr>
                <w:rStyle w:val="Hyperlnk"/>
                <w:noProof/>
                <w:lang w:val="en-US"/>
              </w:rPr>
              <w:t>Svars-del</w:t>
            </w:r>
            <w:r w:rsidR="000D7EBA" w:rsidRPr="008B3625">
              <w:rPr>
                <w:rStyle w:val="Hyperlnk"/>
                <w:noProof/>
                <w:lang w:val="en-GB"/>
              </w:rPr>
              <w:t xml:space="preserve">: </w:t>
            </w:r>
            <w:r w:rsidR="000D7EBA" w:rsidRPr="008B3625">
              <w:rPr>
                <w:rStyle w:val="Hyperlnk"/>
                <w:noProof/>
                <w:lang w:val="en-US" w:eastAsia="sv-SE"/>
              </w:rPr>
              <w:t xml:space="preserve"> observationGroup/</w:t>
            </w:r>
            <w:r w:rsidR="000D7EBA" w:rsidRPr="008B3625">
              <w:rPr>
                <w:rStyle w:val="Hyperlnk"/>
                <w:noProof/>
                <w:lang w:val="en-GB"/>
              </w:rPr>
              <w:t>observation/</w:t>
            </w:r>
            <w:r w:rsidR="000D7EBA" w:rsidRPr="008B3625">
              <w:rPr>
                <w:rStyle w:val="Hyperlnk"/>
                <w:noProof/>
                <w:lang w:val="en-US" w:eastAsia="sv-SE"/>
              </w:rPr>
              <w:t>relation/referredInformation</w:t>
            </w:r>
            <w:r w:rsidR="000D7EBA">
              <w:rPr>
                <w:noProof/>
                <w:webHidden/>
              </w:rPr>
              <w:tab/>
            </w:r>
            <w:r w:rsidR="000D7EBA">
              <w:rPr>
                <w:noProof/>
                <w:webHidden/>
              </w:rPr>
              <w:fldChar w:fldCharType="begin"/>
            </w:r>
            <w:r w:rsidR="000D7EBA">
              <w:rPr>
                <w:noProof/>
                <w:webHidden/>
              </w:rPr>
              <w:instrText xml:space="preserve"> PAGEREF _Toc414627278 \h </w:instrText>
            </w:r>
            <w:r w:rsidR="000D7EBA">
              <w:rPr>
                <w:noProof/>
                <w:webHidden/>
              </w:rPr>
            </w:r>
            <w:r w:rsidR="000D7EBA">
              <w:rPr>
                <w:noProof/>
                <w:webHidden/>
              </w:rPr>
              <w:fldChar w:fldCharType="separate"/>
            </w:r>
            <w:r w:rsidR="000D7EBA">
              <w:rPr>
                <w:noProof/>
                <w:webHidden/>
              </w:rPr>
              <w:t>53</w:t>
            </w:r>
            <w:r w:rsidR="000D7EBA">
              <w:rPr>
                <w:noProof/>
                <w:webHidden/>
              </w:rPr>
              <w:fldChar w:fldCharType="end"/>
            </w:r>
          </w:hyperlink>
        </w:p>
        <w:p w14:paraId="100E1D12"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79" w:history="1">
            <w:r w:rsidR="000D7EBA" w:rsidRPr="008B3625">
              <w:rPr>
                <w:rStyle w:val="Hyperlnk"/>
                <w:noProof/>
                <w:lang w:val="en-US"/>
              </w:rPr>
              <w:t>6.1.2.16</w:t>
            </w:r>
            <w:r w:rsidR="000D7EBA">
              <w:rPr>
                <w:rFonts w:asciiTheme="minorHAnsi" w:eastAsiaTheme="minorEastAsia" w:hAnsiTheme="minorHAnsi" w:cstheme="minorBidi"/>
                <w:noProof/>
                <w:sz w:val="22"/>
                <w:lang w:eastAsia="sv-SE"/>
              </w:rPr>
              <w:tab/>
            </w:r>
            <w:r w:rsidR="000D7EBA" w:rsidRPr="008B3625">
              <w:rPr>
                <w:rStyle w:val="Hyperlnk"/>
                <w:noProof/>
                <w:lang w:val="en-US"/>
              </w:rPr>
              <w:t>Svars-del</w:t>
            </w:r>
            <w:r w:rsidR="000D7EBA" w:rsidRPr="008B3625">
              <w:rPr>
                <w:rStyle w:val="Hyperlnk"/>
                <w:noProof/>
                <w:lang w:val="en-GB"/>
              </w:rPr>
              <w:t xml:space="preserve">: </w:t>
            </w:r>
            <w:r w:rsidR="000D7EBA" w:rsidRPr="008B3625">
              <w:rPr>
                <w:rStyle w:val="Hyperlnk"/>
                <w:noProof/>
                <w:lang w:val="en-US" w:eastAsia="sv-SE"/>
              </w:rPr>
              <w:t xml:space="preserve"> observationGroup/</w:t>
            </w:r>
            <w:r w:rsidR="000D7EBA" w:rsidRPr="008B3625">
              <w:rPr>
                <w:rStyle w:val="Hyperlnk"/>
                <w:noProof/>
                <w:lang w:val="en-GB"/>
              </w:rPr>
              <w:t>observation/</w:t>
            </w:r>
            <w:r w:rsidR="000D7EBA" w:rsidRPr="008B3625">
              <w:rPr>
                <w:rStyle w:val="Hyperlnk"/>
                <w:noProof/>
                <w:lang w:val="en-US" w:eastAsia="sv-SE"/>
              </w:rPr>
              <w:t>relation/referredInformation/</w:t>
            </w:r>
            <w:r w:rsidR="000D7EBA" w:rsidRPr="008B3625">
              <w:rPr>
                <w:rStyle w:val="Hyperlnk"/>
                <w:noProof/>
                <w:lang w:val="en-US"/>
              </w:rPr>
              <w:t>informationOwner</w:t>
            </w:r>
            <w:r w:rsidR="000D7EBA">
              <w:rPr>
                <w:noProof/>
                <w:webHidden/>
              </w:rPr>
              <w:tab/>
            </w:r>
            <w:r w:rsidR="000D7EBA">
              <w:rPr>
                <w:noProof/>
                <w:webHidden/>
              </w:rPr>
              <w:fldChar w:fldCharType="begin"/>
            </w:r>
            <w:r w:rsidR="000D7EBA">
              <w:rPr>
                <w:noProof/>
                <w:webHidden/>
              </w:rPr>
              <w:instrText xml:space="preserve"> PAGEREF _Toc414627279 \h </w:instrText>
            </w:r>
            <w:r w:rsidR="000D7EBA">
              <w:rPr>
                <w:noProof/>
                <w:webHidden/>
              </w:rPr>
            </w:r>
            <w:r w:rsidR="000D7EBA">
              <w:rPr>
                <w:noProof/>
                <w:webHidden/>
              </w:rPr>
              <w:fldChar w:fldCharType="separate"/>
            </w:r>
            <w:r w:rsidR="000D7EBA">
              <w:rPr>
                <w:noProof/>
                <w:webHidden/>
              </w:rPr>
              <w:t>54</w:t>
            </w:r>
            <w:r w:rsidR="000D7EBA">
              <w:rPr>
                <w:noProof/>
                <w:webHidden/>
              </w:rPr>
              <w:fldChar w:fldCharType="end"/>
            </w:r>
          </w:hyperlink>
        </w:p>
        <w:p w14:paraId="087DE43B"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0" w:history="1">
            <w:r w:rsidR="000D7EBA" w:rsidRPr="008B3625">
              <w:rPr>
                <w:rStyle w:val="Hyperlnk"/>
                <w:noProof/>
                <w:lang w:val="en-US"/>
              </w:rPr>
              <w:t>6.1.2.17</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observationGroup/performerRole/person</w:t>
            </w:r>
            <w:r w:rsidR="000D7EBA">
              <w:rPr>
                <w:noProof/>
                <w:webHidden/>
              </w:rPr>
              <w:tab/>
            </w:r>
            <w:r w:rsidR="000D7EBA">
              <w:rPr>
                <w:noProof/>
                <w:webHidden/>
              </w:rPr>
              <w:fldChar w:fldCharType="begin"/>
            </w:r>
            <w:r w:rsidR="000D7EBA">
              <w:rPr>
                <w:noProof/>
                <w:webHidden/>
              </w:rPr>
              <w:instrText xml:space="preserve"> PAGEREF _Toc414627280 \h </w:instrText>
            </w:r>
            <w:r w:rsidR="000D7EBA">
              <w:rPr>
                <w:noProof/>
                <w:webHidden/>
              </w:rPr>
            </w:r>
            <w:r w:rsidR="000D7EBA">
              <w:rPr>
                <w:noProof/>
                <w:webHidden/>
              </w:rPr>
              <w:fldChar w:fldCharType="separate"/>
            </w:r>
            <w:r w:rsidR="000D7EBA">
              <w:rPr>
                <w:noProof/>
                <w:webHidden/>
              </w:rPr>
              <w:t>55</w:t>
            </w:r>
            <w:r w:rsidR="000D7EBA">
              <w:rPr>
                <w:noProof/>
                <w:webHidden/>
              </w:rPr>
              <w:fldChar w:fldCharType="end"/>
            </w:r>
          </w:hyperlink>
        </w:p>
        <w:p w14:paraId="60A950BF"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1" w:history="1">
            <w:r w:rsidR="000D7EBA" w:rsidRPr="008B3625">
              <w:rPr>
                <w:rStyle w:val="Hyperlnk"/>
                <w:noProof/>
                <w:lang w:val="en-US"/>
              </w:rPr>
              <w:t>6.1.2.18</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observationGroup/performerRole/careUnit</w:t>
            </w:r>
            <w:r w:rsidR="000D7EBA">
              <w:rPr>
                <w:noProof/>
                <w:webHidden/>
              </w:rPr>
              <w:tab/>
            </w:r>
            <w:r w:rsidR="000D7EBA">
              <w:rPr>
                <w:noProof/>
                <w:webHidden/>
              </w:rPr>
              <w:fldChar w:fldCharType="begin"/>
            </w:r>
            <w:r w:rsidR="000D7EBA">
              <w:rPr>
                <w:noProof/>
                <w:webHidden/>
              </w:rPr>
              <w:instrText xml:space="preserve"> PAGEREF _Toc414627281 \h </w:instrText>
            </w:r>
            <w:r w:rsidR="000D7EBA">
              <w:rPr>
                <w:noProof/>
                <w:webHidden/>
              </w:rPr>
            </w:r>
            <w:r w:rsidR="000D7EBA">
              <w:rPr>
                <w:noProof/>
                <w:webHidden/>
              </w:rPr>
              <w:fldChar w:fldCharType="separate"/>
            </w:r>
            <w:r w:rsidR="000D7EBA">
              <w:rPr>
                <w:noProof/>
                <w:webHidden/>
              </w:rPr>
              <w:t>56</w:t>
            </w:r>
            <w:r w:rsidR="000D7EBA">
              <w:rPr>
                <w:noProof/>
                <w:webHidden/>
              </w:rPr>
              <w:fldChar w:fldCharType="end"/>
            </w:r>
          </w:hyperlink>
        </w:p>
        <w:p w14:paraId="5A8B9AC2"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2" w:history="1">
            <w:r w:rsidR="000D7EBA" w:rsidRPr="008B3625">
              <w:rPr>
                <w:rStyle w:val="Hyperlnk"/>
                <w:noProof/>
                <w:lang w:val="en-US"/>
              </w:rPr>
              <w:t>6.1.2.19</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observationGroup/performerRole/careUnit/careGiver</w:t>
            </w:r>
            <w:r w:rsidR="000D7EBA">
              <w:rPr>
                <w:noProof/>
                <w:webHidden/>
              </w:rPr>
              <w:tab/>
            </w:r>
            <w:r w:rsidR="000D7EBA">
              <w:rPr>
                <w:noProof/>
                <w:webHidden/>
              </w:rPr>
              <w:fldChar w:fldCharType="begin"/>
            </w:r>
            <w:r w:rsidR="000D7EBA">
              <w:rPr>
                <w:noProof/>
                <w:webHidden/>
              </w:rPr>
              <w:instrText xml:space="preserve"> PAGEREF _Toc414627282 \h </w:instrText>
            </w:r>
            <w:r w:rsidR="000D7EBA">
              <w:rPr>
                <w:noProof/>
                <w:webHidden/>
              </w:rPr>
            </w:r>
            <w:r w:rsidR="000D7EBA">
              <w:rPr>
                <w:noProof/>
                <w:webHidden/>
              </w:rPr>
              <w:fldChar w:fldCharType="separate"/>
            </w:r>
            <w:r w:rsidR="000D7EBA">
              <w:rPr>
                <w:noProof/>
                <w:webHidden/>
              </w:rPr>
              <w:t>56</w:t>
            </w:r>
            <w:r w:rsidR="000D7EBA">
              <w:rPr>
                <w:noProof/>
                <w:webHidden/>
              </w:rPr>
              <w:fldChar w:fldCharType="end"/>
            </w:r>
          </w:hyperlink>
        </w:p>
        <w:p w14:paraId="38BCE97B"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3" w:history="1">
            <w:r w:rsidR="000D7EBA" w:rsidRPr="008B3625">
              <w:rPr>
                <w:rStyle w:val="Hyperlnk"/>
                <w:noProof/>
                <w:lang w:val="en-US"/>
              </w:rPr>
              <w:t>6.1.2.20</w:t>
            </w:r>
            <w:r w:rsidR="000D7EBA">
              <w:rPr>
                <w:rFonts w:asciiTheme="minorHAnsi" w:eastAsiaTheme="minorEastAsia" w:hAnsiTheme="minorHAnsi" w:cstheme="minorBidi"/>
                <w:noProof/>
                <w:sz w:val="22"/>
                <w:lang w:eastAsia="sv-SE"/>
              </w:rPr>
              <w:tab/>
            </w:r>
            <w:r w:rsidR="000D7EBA" w:rsidRPr="008B3625">
              <w:rPr>
                <w:rStyle w:val="Hyperlnk"/>
                <w:noProof/>
                <w:lang w:val="en-US" w:eastAsia="sv-SE"/>
              </w:rPr>
              <w:t>Svars-del:  observationGroup/</w:t>
            </w:r>
            <w:r w:rsidR="000D7EBA" w:rsidRPr="008B3625">
              <w:rPr>
                <w:rStyle w:val="Hyperlnk"/>
                <w:noProof/>
                <w:lang w:val="en-US"/>
              </w:rPr>
              <w:t>additionalParticipant/</w:t>
            </w:r>
            <w:r w:rsidR="000D7EBA" w:rsidRPr="008B3625">
              <w:rPr>
                <w:rStyle w:val="Hyperlnk"/>
                <w:noProof/>
                <w:lang w:val="en-US" w:eastAsia="sv-SE"/>
              </w:rPr>
              <w:t>location/electronicAddress</w:t>
            </w:r>
            <w:r w:rsidR="000D7EBA">
              <w:rPr>
                <w:noProof/>
                <w:webHidden/>
              </w:rPr>
              <w:tab/>
            </w:r>
            <w:r w:rsidR="000D7EBA">
              <w:rPr>
                <w:noProof/>
                <w:webHidden/>
              </w:rPr>
              <w:fldChar w:fldCharType="begin"/>
            </w:r>
            <w:r w:rsidR="000D7EBA">
              <w:rPr>
                <w:noProof/>
                <w:webHidden/>
              </w:rPr>
              <w:instrText xml:space="preserve"> PAGEREF _Toc414627283 \h </w:instrText>
            </w:r>
            <w:r w:rsidR="000D7EBA">
              <w:rPr>
                <w:noProof/>
                <w:webHidden/>
              </w:rPr>
            </w:r>
            <w:r w:rsidR="000D7EBA">
              <w:rPr>
                <w:noProof/>
                <w:webHidden/>
              </w:rPr>
              <w:fldChar w:fldCharType="separate"/>
            </w:r>
            <w:r w:rsidR="000D7EBA">
              <w:rPr>
                <w:noProof/>
                <w:webHidden/>
              </w:rPr>
              <w:t>57</w:t>
            </w:r>
            <w:r w:rsidR="000D7EBA">
              <w:rPr>
                <w:noProof/>
                <w:webHidden/>
              </w:rPr>
              <w:fldChar w:fldCharType="end"/>
            </w:r>
          </w:hyperlink>
        </w:p>
        <w:p w14:paraId="4255E7D4"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4" w:history="1">
            <w:r w:rsidR="000D7EBA" w:rsidRPr="008B3625">
              <w:rPr>
                <w:rStyle w:val="Hyperlnk"/>
                <w:noProof/>
                <w:lang w:val="en-US"/>
              </w:rPr>
              <w:t>6.1.2.21</w:t>
            </w:r>
            <w:r w:rsidR="000D7EBA">
              <w:rPr>
                <w:rFonts w:asciiTheme="minorHAnsi" w:eastAsiaTheme="minorEastAsia" w:hAnsiTheme="minorHAnsi" w:cstheme="minorBidi"/>
                <w:noProof/>
                <w:sz w:val="22"/>
                <w:lang w:eastAsia="sv-SE"/>
              </w:rPr>
              <w:tab/>
            </w:r>
            <w:r w:rsidR="000D7EBA" w:rsidRPr="008B3625">
              <w:rPr>
                <w:rStyle w:val="Hyperlnk"/>
                <w:noProof/>
                <w:lang w:val="en-US"/>
              </w:rPr>
              <w:t xml:space="preserve">Svars-del: </w:t>
            </w:r>
            <w:r w:rsidR="000D7EBA" w:rsidRPr="008B3625">
              <w:rPr>
                <w:rStyle w:val="Hyperlnk"/>
                <w:noProof/>
                <w:lang w:val="en-US" w:eastAsia="sv-SE"/>
              </w:rPr>
              <w:t xml:space="preserve"> observationGroup/additionalParticipant/</w:t>
            </w:r>
            <w:r w:rsidR="000D7EBA" w:rsidRPr="008B3625">
              <w:rPr>
                <w:rStyle w:val="Hyperlnk"/>
                <w:noProof/>
                <w:lang w:val="en-US"/>
              </w:rPr>
              <w:t>organisation</w:t>
            </w:r>
            <w:r w:rsidR="000D7EBA">
              <w:rPr>
                <w:noProof/>
                <w:webHidden/>
              </w:rPr>
              <w:tab/>
            </w:r>
            <w:r w:rsidR="000D7EBA">
              <w:rPr>
                <w:noProof/>
                <w:webHidden/>
              </w:rPr>
              <w:fldChar w:fldCharType="begin"/>
            </w:r>
            <w:r w:rsidR="000D7EBA">
              <w:rPr>
                <w:noProof/>
                <w:webHidden/>
              </w:rPr>
              <w:instrText xml:space="preserve"> PAGEREF _Toc414627284 \h </w:instrText>
            </w:r>
            <w:r w:rsidR="000D7EBA">
              <w:rPr>
                <w:noProof/>
                <w:webHidden/>
              </w:rPr>
            </w:r>
            <w:r w:rsidR="000D7EBA">
              <w:rPr>
                <w:noProof/>
                <w:webHidden/>
              </w:rPr>
              <w:fldChar w:fldCharType="separate"/>
            </w:r>
            <w:r w:rsidR="000D7EBA">
              <w:rPr>
                <w:noProof/>
                <w:webHidden/>
              </w:rPr>
              <w:t>57</w:t>
            </w:r>
            <w:r w:rsidR="000D7EBA">
              <w:rPr>
                <w:noProof/>
                <w:webHidden/>
              </w:rPr>
              <w:fldChar w:fldCharType="end"/>
            </w:r>
          </w:hyperlink>
        </w:p>
        <w:p w14:paraId="74AB892D"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85" w:history="1">
            <w:r w:rsidR="000D7EBA" w:rsidRPr="008B3625">
              <w:rPr>
                <w:rStyle w:val="Hyperlnk"/>
                <w:noProof/>
              </w:rPr>
              <w:t>6.1.3</w:t>
            </w:r>
            <w:r w:rsidR="000D7EBA">
              <w:rPr>
                <w:rFonts w:asciiTheme="minorHAnsi" w:eastAsiaTheme="minorEastAsia" w:hAnsiTheme="minorHAnsi" w:cstheme="minorBidi"/>
                <w:noProof/>
                <w:sz w:val="22"/>
                <w:lang w:eastAsia="sv-SE"/>
              </w:rPr>
              <w:tab/>
            </w:r>
            <w:r w:rsidR="000D7EBA" w:rsidRPr="008B3625">
              <w:rPr>
                <w:rStyle w:val="Hyperlnk"/>
                <w:noProof/>
              </w:rPr>
              <w:t>Övriga regler</w:t>
            </w:r>
            <w:r w:rsidR="000D7EBA">
              <w:rPr>
                <w:noProof/>
                <w:webHidden/>
              </w:rPr>
              <w:tab/>
            </w:r>
            <w:r w:rsidR="000D7EBA">
              <w:rPr>
                <w:noProof/>
                <w:webHidden/>
              </w:rPr>
              <w:fldChar w:fldCharType="begin"/>
            </w:r>
            <w:r w:rsidR="000D7EBA">
              <w:rPr>
                <w:noProof/>
                <w:webHidden/>
              </w:rPr>
              <w:instrText xml:space="preserve"> PAGEREF _Toc414627285 \h </w:instrText>
            </w:r>
            <w:r w:rsidR="000D7EBA">
              <w:rPr>
                <w:noProof/>
                <w:webHidden/>
              </w:rPr>
            </w:r>
            <w:r w:rsidR="000D7EBA">
              <w:rPr>
                <w:noProof/>
                <w:webHidden/>
              </w:rPr>
              <w:fldChar w:fldCharType="separate"/>
            </w:r>
            <w:r w:rsidR="000D7EBA">
              <w:rPr>
                <w:noProof/>
                <w:webHidden/>
              </w:rPr>
              <w:t>57</w:t>
            </w:r>
            <w:r w:rsidR="000D7EBA">
              <w:rPr>
                <w:noProof/>
                <w:webHidden/>
              </w:rPr>
              <w:fldChar w:fldCharType="end"/>
            </w:r>
          </w:hyperlink>
        </w:p>
        <w:p w14:paraId="73BA8964" w14:textId="77777777" w:rsidR="000D7EBA" w:rsidRDefault="00731E61">
          <w:pPr>
            <w:pStyle w:val="Innehll4"/>
            <w:tabs>
              <w:tab w:val="left" w:pos="1540"/>
              <w:tab w:val="right" w:leader="dot" w:pos="10456"/>
            </w:tabs>
            <w:rPr>
              <w:rFonts w:asciiTheme="minorHAnsi" w:eastAsiaTheme="minorEastAsia" w:hAnsiTheme="minorHAnsi" w:cstheme="minorBidi"/>
              <w:noProof/>
              <w:sz w:val="22"/>
              <w:lang w:eastAsia="sv-SE"/>
            </w:rPr>
          </w:pPr>
          <w:hyperlink w:anchor="_Toc414627286" w:history="1">
            <w:r w:rsidR="000D7EBA" w:rsidRPr="008B3625">
              <w:rPr>
                <w:rStyle w:val="Hyperlnk"/>
                <w:noProof/>
              </w:rPr>
              <w:t>6.1.3.1</w:t>
            </w:r>
            <w:r w:rsidR="000D7EBA">
              <w:rPr>
                <w:rFonts w:asciiTheme="minorHAnsi" w:eastAsiaTheme="minorEastAsia" w:hAnsiTheme="minorHAnsi" w:cstheme="minorBidi"/>
                <w:noProof/>
                <w:sz w:val="22"/>
                <w:lang w:eastAsia="sv-SE"/>
              </w:rPr>
              <w:tab/>
            </w:r>
            <w:r w:rsidR="000D7EBA" w:rsidRPr="008B3625">
              <w:rPr>
                <w:rStyle w:val="Hyperlnk"/>
                <w:noProof/>
              </w:rPr>
              <w:t>Icke funktionella krav</w:t>
            </w:r>
            <w:r w:rsidR="000D7EBA">
              <w:rPr>
                <w:noProof/>
                <w:webHidden/>
              </w:rPr>
              <w:tab/>
            </w:r>
            <w:r w:rsidR="000D7EBA">
              <w:rPr>
                <w:noProof/>
                <w:webHidden/>
              </w:rPr>
              <w:fldChar w:fldCharType="begin"/>
            </w:r>
            <w:r w:rsidR="000D7EBA">
              <w:rPr>
                <w:noProof/>
                <w:webHidden/>
              </w:rPr>
              <w:instrText xml:space="preserve"> PAGEREF _Toc414627286 \h </w:instrText>
            </w:r>
            <w:r w:rsidR="000D7EBA">
              <w:rPr>
                <w:noProof/>
                <w:webHidden/>
              </w:rPr>
            </w:r>
            <w:r w:rsidR="000D7EBA">
              <w:rPr>
                <w:noProof/>
                <w:webHidden/>
              </w:rPr>
              <w:fldChar w:fldCharType="separate"/>
            </w:r>
            <w:r w:rsidR="000D7EBA">
              <w:rPr>
                <w:noProof/>
                <w:webHidden/>
              </w:rPr>
              <w:t>58</w:t>
            </w:r>
            <w:r w:rsidR="000D7EBA">
              <w:rPr>
                <w:noProof/>
                <w:webHidden/>
              </w:rPr>
              <w:fldChar w:fldCharType="end"/>
            </w:r>
          </w:hyperlink>
        </w:p>
        <w:p w14:paraId="5635BFE2" w14:textId="77777777" w:rsidR="000D7EBA" w:rsidRDefault="00731E61">
          <w:pPr>
            <w:pStyle w:val="Innehll3"/>
            <w:tabs>
              <w:tab w:val="left" w:pos="1100"/>
              <w:tab w:val="right" w:leader="dot" w:pos="10456"/>
            </w:tabs>
            <w:rPr>
              <w:rFonts w:asciiTheme="minorHAnsi" w:eastAsiaTheme="minorEastAsia" w:hAnsiTheme="minorHAnsi" w:cstheme="minorBidi"/>
              <w:noProof/>
              <w:sz w:val="22"/>
              <w:lang w:eastAsia="sv-SE"/>
            </w:rPr>
          </w:pPr>
          <w:hyperlink w:anchor="_Toc414627287" w:history="1">
            <w:r w:rsidR="000D7EBA" w:rsidRPr="008B3625">
              <w:rPr>
                <w:rStyle w:val="Hyperlnk"/>
                <w:noProof/>
              </w:rPr>
              <w:t>6.1.4</w:t>
            </w:r>
            <w:r w:rsidR="000D7EBA">
              <w:rPr>
                <w:rFonts w:asciiTheme="minorHAnsi" w:eastAsiaTheme="minorEastAsia" w:hAnsiTheme="minorHAnsi" w:cstheme="minorBidi"/>
                <w:noProof/>
                <w:sz w:val="22"/>
                <w:lang w:eastAsia="sv-SE"/>
              </w:rPr>
              <w:tab/>
            </w:r>
            <w:r w:rsidR="000D7EBA" w:rsidRPr="008B3625">
              <w:rPr>
                <w:rStyle w:val="Hyperlnk"/>
                <w:noProof/>
              </w:rPr>
              <w:t>Annan information om kontraktet</w:t>
            </w:r>
            <w:r w:rsidR="000D7EBA">
              <w:rPr>
                <w:noProof/>
                <w:webHidden/>
              </w:rPr>
              <w:tab/>
            </w:r>
            <w:r w:rsidR="000D7EBA">
              <w:rPr>
                <w:noProof/>
                <w:webHidden/>
              </w:rPr>
              <w:fldChar w:fldCharType="begin"/>
            </w:r>
            <w:r w:rsidR="000D7EBA">
              <w:rPr>
                <w:noProof/>
                <w:webHidden/>
              </w:rPr>
              <w:instrText xml:space="preserve"> PAGEREF _Toc414627287 \h </w:instrText>
            </w:r>
            <w:r w:rsidR="000D7EBA">
              <w:rPr>
                <w:noProof/>
                <w:webHidden/>
              </w:rPr>
            </w:r>
            <w:r w:rsidR="000D7EBA">
              <w:rPr>
                <w:noProof/>
                <w:webHidden/>
              </w:rPr>
              <w:fldChar w:fldCharType="separate"/>
            </w:r>
            <w:r w:rsidR="000D7EBA">
              <w:rPr>
                <w:noProof/>
                <w:webHidden/>
              </w:rPr>
              <w:t>59</w:t>
            </w:r>
            <w:r w:rsidR="000D7EBA">
              <w:rPr>
                <w:noProof/>
                <w:webHidden/>
              </w:rPr>
              <w:fldChar w:fldCharType="end"/>
            </w:r>
          </w:hyperlink>
        </w:p>
        <w:p w14:paraId="68086271" w14:textId="0B46CB92" w:rsidR="00BD0AFF" w:rsidRDefault="007462A4" w:rsidP="007931ED">
          <w:r>
            <w:fldChar w:fldCharType="end"/>
          </w:r>
        </w:p>
      </w:sdtContent>
    </w:sdt>
    <w:bookmarkStart w:id="1" w:name="Radera3" w:displacedByCustomXml="prev"/>
    <w:bookmarkEnd w:id="1" w:displacedByCustomXml="prev"/>
    <w:bookmarkEnd w:id="0" w:displacedByCustomXml="prev"/>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97B48E8" w:rsidR="000D3E6C" w:rsidRDefault="00043077" w:rsidP="003117E0">
            <w:pPr>
              <w:pStyle w:val="TableText"/>
            </w:pPr>
            <w:r>
              <w:t>2015-02-</w:t>
            </w:r>
            <w:r w:rsidR="003117E0">
              <w:t>25</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w:t>
            </w:r>
            <w:r w:rsidR="00855D86">
              <w:lastRenderedPageBreak/>
              <w:t>fält</w:t>
            </w:r>
            <w:r>
              <w:t xml:space="preserve"> med mera</w:t>
            </w:r>
          </w:p>
          <w:p w14:paraId="6361E733" w14:textId="28618204" w:rsidR="00EB26FE" w:rsidRDefault="00EB26FE">
            <w:pPr>
              <w:pStyle w:val="TableText"/>
              <w:numPr>
                <w:ilvl w:val="0"/>
                <w:numId w:val="40"/>
              </w:numPr>
              <w:tabs>
                <w:tab w:val="right" w:pos="3176"/>
              </w:tabs>
              <w:ind w:left="113" w:hanging="113"/>
              <w:jc w:val="left"/>
            </w:pPr>
            <w:r>
              <w:t xml:space="preserve">Ändrat villkor för tidsbaserade utsökningar. Nu matchas denna parameter endast om </w:t>
            </w:r>
            <w:proofErr w:type="spellStart"/>
            <w:r>
              <w:t>observation.time</w:t>
            </w:r>
            <w:proofErr w:type="spellEnd"/>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 xml:space="preserve">Lagt till </w:t>
            </w:r>
            <w:proofErr w:type="spellStart"/>
            <w:r>
              <w:t>optional</w:t>
            </w:r>
            <w:proofErr w:type="spellEnd"/>
            <w:r>
              <w:t xml:space="preserve"> attribut </w:t>
            </w:r>
            <w:proofErr w:type="spellStart"/>
            <w:r>
              <w:t>observation.status</w:t>
            </w:r>
            <w:proofErr w:type="spellEnd"/>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w:t>
            </w:r>
            <w:proofErr w:type="spellStart"/>
            <w:r>
              <w:t>device</w:t>
            </w:r>
            <w:proofErr w:type="spellEnd"/>
            <w:r>
              <w:t xml:space="preserve"> och </w:t>
            </w:r>
            <w:proofErr w:type="spellStart"/>
            <w:r>
              <w:t>location</w:t>
            </w:r>
            <w:proofErr w:type="spellEnd"/>
            <w:r>
              <w:t xml:space="preserve"> från observation </w:t>
            </w:r>
            <w:proofErr w:type="spellStart"/>
            <w:r>
              <w:t>group</w:t>
            </w:r>
            <w:proofErr w:type="spellEnd"/>
            <w:r>
              <w:t xml:space="preserve">. Dessa </w:t>
            </w:r>
            <w:r w:rsidR="00361574">
              <w:t>är nu typer av</w:t>
            </w:r>
            <w:r>
              <w:t xml:space="preserve"> </w:t>
            </w:r>
            <w:proofErr w:type="spellStart"/>
            <w:r>
              <w:t>additionalParticipant</w:t>
            </w:r>
            <w:proofErr w:type="spellEnd"/>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 xml:space="preserve">Ny del i ANY-datatypen för </w:t>
            </w:r>
            <w:proofErr w:type="spellStart"/>
            <w:r>
              <w:t>observation.value</w:t>
            </w:r>
            <w:proofErr w:type="spellEnd"/>
            <w:r>
              <w:t>.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proofErr w:type="spellStart"/>
            <w:r w:rsidR="000F7C5D">
              <w:t>datatyp</w:t>
            </w:r>
            <w:proofErr w:type="spellEnd"/>
            <w:r w:rsidR="000F7C5D">
              <w:t xml:space="preserve"> på </w:t>
            </w:r>
            <w:proofErr w:type="spellStart"/>
            <w:r w:rsidR="000F7C5D" w:rsidRPr="000F7C5D">
              <w:t>ReferredInformationType</w:t>
            </w:r>
            <w:proofErr w:type="spellEnd"/>
            <w:r w:rsidR="000F7C5D">
              <w:t xml:space="preserve"> till </w:t>
            </w:r>
            <w:proofErr w:type="spellStart"/>
            <w:proofErr w:type="gramStart"/>
            <w:r w:rsidR="000F7C5D">
              <w:t>xs:string</w:t>
            </w:r>
            <w:proofErr w:type="spellEnd"/>
            <w:proofErr w:type="gramEnd"/>
            <w:r w:rsidR="000F7C5D">
              <w:t>.</w:t>
            </w:r>
          </w:p>
          <w:p w14:paraId="2C10F1B3" w14:textId="424EF9E1" w:rsidR="00EB64A0" w:rsidRPr="00043077" w:rsidRDefault="00EB64A0" w:rsidP="000F7C5D">
            <w:pPr>
              <w:pStyle w:val="TableText"/>
              <w:numPr>
                <w:ilvl w:val="0"/>
                <w:numId w:val="40"/>
              </w:numPr>
              <w:tabs>
                <w:tab w:val="right" w:pos="3176"/>
              </w:tabs>
              <w:ind w:left="113" w:hanging="113"/>
              <w:jc w:val="left"/>
            </w:pPr>
            <w:proofErr w:type="spellStart"/>
            <w:r w:rsidRPr="00043077">
              <w:t>observationType.codeSystemVersion</w:t>
            </w:r>
            <w:proofErr w:type="spellEnd"/>
            <w:r w:rsidRPr="00043077">
              <w:t xml:space="preserve">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proofErr w:type="spellStart"/>
            <w:r w:rsidRPr="00043077">
              <w:t>referredInformationType</w:t>
            </w:r>
            <w:proofErr w:type="spellEnd"/>
            <w:r w:rsidRPr="00043077">
              <w:t xml:space="preserv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w:t>
            </w:r>
            <w:proofErr w:type="gramStart"/>
            <w:r w:rsidRPr="00043077">
              <w:t>..</w:t>
            </w:r>
            <w:proofErr w:type="gramEnd"/>
            <w:r w:rsidRPr="00043077">
              <w:t>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Default="00321D0E" w:rsidP="00043077">
            <w:pPr>
              <w:pStyle w:val="TableText"/>
              <w:numPr>
                <w:ilvl w:val="0"/>
                <w:numId w:val="40"/>
              </w:numPr>
              <w:tabs>
                <w:tab w:val="right" w:pos="3176"/>
              </w:tabs>
              <w:ind w:left="113" w:hanging="113"/>
              <w:jc w:val="left"/>
            </w:pPr>
            <w:proofErr w:type="spellStart"/>
            <w:r>
              <w:t>Location</w:t>
            </w:r>
            <w:proofErr w:type="spellEnd"/>
            <w:r>
              <w:t xml:space="preserve"> kan vara </w:t>
            </w:r>
            <w:proofErr w:type="spellStart"/>
            <w:r>
              <w:t>AdditionalParticipant</w:t>
            </w:r>
            <w:proofErr w:type="spellEnd"/>
          </w:p>
          <w:p w14:paraId="4043337F" w14:textId="5F694F50" w:rsidR="002D399A" w:rsidRDefault="00BB0169" w:rsidP="006174CA">
            <w:pPr>
              <w:pStyle w:val="TableText"/>
              <w:numPr>
                <w:ilvl w:val="0"/>
                <w:numId w:val="40"/>
              </w:numPr>
              <w:tabs>
                <w:tab w:val="right" w:pos="3176"/>
              </w:tabs>
              <w:ind w:left="113" w:hanging="113"/>
              <w:jc w:val="left"/>
            </w:pPr>
            <w:r>
              <w:t xml:space="preserve">Attributet </w:t>
            </w:r>
            <w:proofErr w:type="spellStart"/>
            <w:r>
              <w:t>telecom</w:t>
            </w:r>
            <w:proofErr w:type="spellEnd"/>
            <w:r>
              <w:t xml:space="preserve"> har bytt namn till </w:t>
            </w:r>
            <w:proofErr w:type="spellStart"/>
            <w:r w:rsidRPr="00BB0169">
              <w:t>electronicAddress</w:t>
            </w:r>
            <w:proofErr w:type="spellEnd"/>
            <w:r>
              <w:t xml:space="preserve"> för att överensstämma med NI 2015:1</w:t>
            </w:r>
          </w:p>
          <w:p w14:paraId="5281161D" w14:textId="4212D739" w:rsidR="00A6442A" w:rsidRDefault="00A6442A" w:rsidP="006174CA">
            <w:pPr>
              <w:pStyle w:val="TableText"/>
              <w:numPr>
                <w:ilvl w:val="0"/>
                <w:numId w:val="40"/>
              </w:numPr>
              <w:tabs>
                <w:tab w:val="right" w:pos="3176"/>
              </w:tabs>
              <w:ind w:left="113" w:hanging="113"/>
              <w:jc w:val="left"/>
            </w:pPr>
            <w:r>
              <w:t xml:space="preserve">Tidsattribut på </w:t>
            </w:r>
            <w:proofErr w:type="spellStart"/>
            <w:r>
              <w:t>additionalParticipant</w:t>
            </w:r>
            <w:proofErr w:type="spellEnd"/>
            <w:r>
              <w:t xml:space="preserve"> är nu frivilligt.</w:t>
            </w:r>
          </w:p>
          <w:p w14:paraId="7EAB4EBE" w14:textId="0CF8DBBF" w:rsidR="00A6442A" w:rsidRPr="00043077" w:rsidRDefault="00A6442A" w:rsidP="006174CA">
            <w:pPr>
              <w:pStyle w:val="TableText"/>
              <w:numPr>
                <w:ilvl w:val="0"/>
                <w:numId w:val="40"/>
              </w:numPr>
              <w:tabs>
                <w:tab w:val="right" w:pos="3176"/>
              </w:tabs>
              <w:ind w:left="113" w:hanging="113"/>
              <w:jc w:val="left"/>
            </w:pPr>
            <w:r>
              <w:t>Tidsformatet hanterar nu variabel precision från sekund till att ange endast år.</w:t>
            </w:r>
          </w:p>
          <w:p w14:paraId="17621EB0" w14:textId="3D37F83F" w:rsidR="00EB26FE" w:rsidRDefault="00111851" w:rsidP="00CF3EE5">
            <w:pPr>
              <w:pStyle w:val="TableText"/>
              <w:tabs>
                <w:tab w:val="right" w:pos="3176"/>
              </w:tabs>
              <w:ind w:left="113"/>
              <w:jc w:val="left"/>
            </w:pPr>
            <w:proofErr w:type="gramStart"/>
            <w:r>
              <w:lastRenderedPageBreak/>
              <w:t>-</w:t>
            </w:r>
            <w:proofErr w:type="gramEnd"/>
            <w:r>
              <w:t xml:space="preserve"> </w:t>
            </w:r>
            <w:proofErr w:type="spellStart"/>
            <w:r>
              <w:t>AddressType</w:t>
            </w:r>
            <w:proofErr w:type="spellEnd"/>
            <w:r>
              <w:t xml:space="preserve"> använder nu </w:t>
            </w:r>
            <w:proofErr w:type="spellStart"/>
            <w:r w:rsidRPr="00111851">
              <w:t>PostalAddressUseEnum</w:t>
            </w:r>
            <w:proofErr w:type="spellEnd"/>
            <w:r>
              <w:t xml:space="preserve"> enligt specifikation.</w:t>
            </w:r>
          </w:p>
        </w:tc>
        <w:tc>
          <w:tcPr>
            <w:tcW w:w="1559" w:type="dxa"/>
          </w:tcPr>
          <w:p w14:paraId="55E5D7B8" w14:textId="77777777" w:rsidR="000D3E6C" w:rsidRDefault="00EB26FE" w:rsidP="00C73247">
            <w:pPr>
              <w:pStyle w:val="TableText"/>
            </w:pPr>
            <w:r>
              <w:lastRenderedPageBreak/>
              <w:t>Torbjörn Dahlin</w:t>
            </w:r>
          </w:p>
          <w:p w14:paraId="5BDF4CC6" w14:textId="0BA87DB5" w:rsidR="00EB26FE" w:rsidRDefault="00EB26FE" w:rsidP="00C73247">
            <w:pPr>
              <w:pStyle w:val="TableText"/>
            </w:pPr>
            <w:r>
              <w:t>Erik Niss</w:t>
            </w:r>
            <w:r w:rsidR="00B807DB">
              <w:t>e</w:t>
            </w:r>
            <w:r>
              <w:t>n</w:t>
            </w:r>
          </w:p>
          <w:p w14:paraId="2A400E65" w14:textId="209125F8" w:rsidR="003117E0" w:rsidRDefault="003117E0" w:rsidP="00C73247">
            <w:pPr>
              <w:pStyle w:val="TableText"/>
            </w:pPr>
            <w:r>
              <w:t>Khaled Daham</w:t>
            </w:r>
          </w:p>
        </w:tc>
        <w:tc>
          <w:tcPr>
            <w:tcW w:w="1418" w:type="dxa"/>
          </w:tcPr>
          <w:p w14:paraId="767504F7" w14:textId="77777777" w:rsidR="000D3E6C" w:rsidRPr="000C2908" w:rsidRDefault="000D3E6C" w:rsidP="007C1FB9">
            <w:pPr>
              <w:pStyle w:val="TableText"/>
              <w:rPr>
                <w:rFonts w:ascii="Georgia" w:hAnsi="Georgia"/>
              </w:rPr>
            </w:pPr>
          </w:p>
        </w:tc>
      </w:tr>
      <w:tr w:rsidR="0046271D" w:rsidRPr="000C2908" w14:paraId="62014FBE" w14:textId="77777777" w:rsidTr="00C73247">
        <w:tc>
          <w:tcPr>
            <w:tcW w:w="1304" w:type="dxa"/>
          </w:tcPr>
          <w:p w14:paraId="12615CDE" w14:textId="075A93B8" w:rsidR="0046271D" w:rsidRDefault="0046271D" w:rsidP="0046271D">
            <w:pPr>
              <w:pStyle w:val="TableText"/>
              <w:rPr>
                <w:rFonts w:ascii="Georgia" w:hAnsi="Georgia"/>
              </w:rPr>
            </w:pPr>
            <w:r>
              <w:rPr>
                <w:rFonts w:ascii="Georgia" w:hAnsi="Georgia"/>
              </w:rPr>
              <w:lastRenderedPageBreak/>
              <w:t>1.0_RC6</w:t>
            </w:r>
          </w:p>
        </w:tc>
        <w:tc>
          <w:tcPr>
            <w:tcW w:w="992" w:type="dxa"/>
            <w:shd w:val="clear" w:color="auto" w:fill="auto"/>
          </w:tcPr>
          <w:p w14:paraId="3C345B48" w14:textId="77777777" w:rsidR="0046271D" w:rsidRPr="00992906" w:rsidRDefault="0046271D" w:rsidP="007C1FB9">
            <w:pPr>
              <w:pStyle w:val="TableText"/>
              <w:rPr>
                <w:rFonts w:ascii="Georgia" w:hAnsi="Georgia"/>
              </w:rPr>
            </w:pPr>
          </w:p>
        </w:tc>
        <w:tc>
          <w:tcPr>
            <w:tcW w:w="1560" w:type="dxa"/>
          </w:tcPr>
          <w:p w14:paraId="3F9EC08F" w14:textId="38E1A920" w:rsidR="0046271D" w:rsidRDefault="0046271D" w:rsidP="003117E0">
            <w:pPr>
              <w:pStyle w:val="TableText"/>
            </w:pPr>
            <w:r>
              <w:t>2015-03-09</w:t>
            </w:r>
          </w:p>
        </w:tc>
        <w:tc>
          <w:tcPr>
            <w:tcW w:w="3260" w:type="dxa"/>
          </w:tcPr>
          <w:p w14:paraId="0AEEFF29" w14:textId="77777777" w:rsidR="0046271D" w:rsidRDefault="0046271D" w:rsidP="000D3E6C">
            <w:pPr>
              <w:pStyle w:val="TableText"/>
              <w:numPr>
                <w:ilvl w:val="0"/>
                <w:numId w:val="40"/>
              </w:numPr>
              <w:tabs>
                <w:tab w:val="right" w:pos="3176"/>
              </w:tabs>
              <w:ind w:left="113" w:hanging="113"/>
              <w:jc w:val="left"/>
            </w:pPr>
            <w:r>
              <w:t>Justeringar i inledande texter</w:t>
            </w:r>
          </w:p>
          <w:p w14:paraId="08879F2F" w14:textId="6D12DA52" w:rsidR="0046271D" w:rsidRDefault="00CB35DE" w:rsidP="000D3E6C">
            <w:pPr>
              <w:pStyle w:val="TableText"/>
              <w:numPr>
                <w:ilvl w:val="0"/>
                <w:numId w:val="40"/>
              </w:numPr>
              <w:tabs>
                <w:tab w:val="right" w:pos="3176"/>
              </w:tabs>
              <w:ind w:left="113" w:hanging="113"/>
              <w:jc w:val="left"/>
            </w:pPr>
            <w:ins w:id="2" w:author="Torbjörn Dahlin" w:date="2015-03-26T10:48:00Z">
              <w:r>
                <w:t xml:space="preserve">Justerat </w:t>
              </w:r>
            </w:ins>
            <w:ins w:id="3" w:author="Torbjörn Dahlin" w:date="2015-03-26T10:49:00Z">
              <w:r w:rsidR="004F14E1">
                <w:t>innebörden av id-begrep</w:t>
              </w:r>
            </w:ins>
            <w:ins w:id="4" w:author="Torbjörn Dahlin" w:date="2015-03-30T02:01:00Z">
              <w:r w:rsidR="004F14E1">
                <w:t>p för observationer (se beskrivning av klasser och attribut)</w:t>
              </w:r>
            </w:ins>
            <w:ins w:id="5" w:author="Torbjörn Dahlin" w:date="2015-03-26T10:49:00Z">
              <w:r>
                <w:t xml:space="preserve">. </w:t>
              </w:r>
            </w:ins>
            <w:commentRangeStart w:id="6"/>
            <w:del w:id="7" w:author="Torbjörn Dahlin" w:date="2015-03-26T10:21:00Z">
              <w:r w:rsidR="0046271D" w:rsidDel="00E12875">
                <w:delText>Id i relationer är unika inom vårdgivare, inte inom system</w:delText>
              </w:r>
              <w:commentRangeEnd w:id="6"/>
              <w:r w:rsidR="00A8444B" w:rsidDel="00E12875">
                <w:rPr>
                  <w:rStyle w:val="Kommentarsreferens"/>
                  <w:rFonts w:ascii="Georgia" w:eastAsia="Calibri" w:hAnsi="Georgia"/>
                </w:rPr>
                <w:commentReference w:id="6"/>
              </w:r>
            </w:del>
          </w:p>
          <w:p w14:paraId="256CD49B" w14:textId="3145EAA2" w:rsidR="0046271D" w:rsidRDefault="0046271D" w:rsidP="000D3E6C">
            <w:pPr>
              <w:pStyle w:val="TableText"/>
              <w:numPr>
                <w:ilvl w:val="0"/>
                <w:numId w:val="40"/>
              </w:numPr>
              <w:tabs>
                <w:tab w:val="right" w:pos="3176"/>
              </w:tabs>
              <w:ind w:left="113" w:hanging="113"/>
              <w:jc w:val="left"/>
              <w:rPr>
                <w:ins w:id="8" w:author="Torbjörn Dahlin" w:date="2015-03-24T15:01:00Z"/>
              </w:rPr>
            </w:pPr>
            <w:r>
              <w:t xml:space="preserve">Beskrivning av behovet av interaktionsöverenskommelser </w:t>
            </w:r>
            <w:del w:id="9" w:author="Torbjörn Dahlin" w:date="2015-03-26T09:21:00Z">
              <w:r w:rsidDel="00C440E7">
                <w:delText>och tillämpningsanvisningar</w:delText>
              </w:r>
            </w:del>
          </w:p>
          <w:p w14:paraId="484DFAE7" w14:textId="0DBEECB2" w:rsidR="0064229C" w:rsidRDefault="0064229C" w:rsidP="000D3E6C">
            <w:pPr>
              <w:pStyle w:val="TableText"/>
              <w:numPr>
                <w:ilvl w:val="0"/>
                <w:numId w:val="40"/>
              </w:numPr>
              <w:tabs>
                <w:tab w:val="right" w:pos="3176"/>
              </w:tabs>
              <w:ind w:left="113" w:hanging="113"/>
              <w:jc w:val="left"/>
            </w:pPr>
            <w:ins w:id="10" w:author="Torbjörn Dahlin" w:date="2015-03-24T15:01:00Z">
              <w:r>
                <w:t xml:space="preserve">Ny parameter i begäran för att kunna explicit kräva att </w:t>
              </w:r>
            </w:ins>
            <w:ins w:id="11" w:author="Torbjörn Dahlin" w:date="2015-03-26T09:21:00Z">
              <w:r w:rsidR="00C440E7">
                <w:t>källsystemet svarar enligt överenskommelsens krav på semantisk interoperabilitet</w:t>
              </w:r>
            </w:ins>
            <w:ins w:id="12" w:author="Torbjörn Dahlin" w:date="2015-03-24T15:01:00Z">
              <w:r>
                <w:t>.</w:t>
              </w:r>
            </w:ins>
          </w:p>
        </w:tc>
        <w:tc>
          <w:tcPr>
            <w:tcW w:w="1559" w:type="dxa"/>
          </w:tcPr>
          <w:p w14:paraId="66C20261" w14:textId="3BE222D9" w:rsidR="0046271D" w:rsidRDefault="0046271D" w:rsidP="00C73247">
            <w:pPr>
              <w:pStyle w:val="TableText"/>
            </w:pPr>
            <w:r>
              <w:t>Johan Eltes</w:t>
            </w:r>
          </w:p>
          <w:p w14:paraId="729F384C" w14:textId="6D5FAFFA" w:rsidR="0046271D" w:rsidRDefault="0046271D" w:rsidP="00C73247">
            <w:pPr>
              <w:pStyle w:val="TableText"/>
            </w:pPr>
            <w:r>
              <w:t>Torbjörn Dahlin</w:t>
            </w:r>
          </w:p>
        </w:tc>
        <w:tc>
          <w:tcPr>
            <w:tcW w:w="1418" w:type="dxa"/>
          </w:tcPr>
          <w:p w14:paraId="613FA748" w14:textId="77777777" w:rsidR="0046271D" w:rsidRPr="000C2908" w:rsidRDefault="0046271D" w:rsidP="007C1FB9">
            <w:pPr>
              <w:pStyle w:val="TableText"/>
              <w:rPr>
                <w:rFonts w:ascii="Georgia" w:hAnsi="Georgia"/>
              </w:rPr>
            </w:pPr>
          </w:p>
        </w:tc>
      </w:tr>
    </w:tbl>
    <w:p w14:paraId="3E840B59" w14:textId="77777777" w:rsidR="00351657" w:rsidRDefault="00351657" w:rsidP="0039481C">
      <w:pPr>
        <w:rPr>
          <w:sz w:val="36"/>
        </w:rPr>
      </w:pPr>
    </w:p>
    <w:p w14:paraId="6AB42773" w14:textId="77777777" w:rsidR="00351657" w:rsidRDefault="00351657" w:rsidP="0039481C">
      <w:pPr>
        <w:rPr>
          <w:sz w:val="36"/>
        </w:rPr>
      </w:pPr>
    </w:p>
    <w:p w14:paraId="7233D850" w14:textId="77777777" w:rsidR="00BD0AFF" w:rsidRDefault="00BD0AFF">
      <w:pPr>
        <w:spacing w:line="240" w:lineRule="auto"/>
        <w:rPr>
          <w:b/>
        </w:rPr>
      </w:pPr>
      <w:r>
        <w:rPr>
          <w:b/>
        </w:rPr>
        <w:br w:type="page"/>
      </w:r>
    </w:p>
    <w:p w14:paraId="7E2BB3EC" w14:textId="735A81D6" w:rsidR="007C1FB9" w:rsidRDefault="007C1FB9" w:rsidP="007C1FB9">
      <w:pPr>
        <w:rPr>
          <w:b/>
        </w:rPr>
      </w:pPr>
      <w:r>
        <w:rPr>
          <w:b/>
        </w:rPr>
        <w:lastRenderedPageBreak/>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 xml:space="preserve">RIVTA </w:t>
            </w:r>
            <w:proofErr w:type="spellStart"/>
            <w:r w:rsidRPr="00C6110A">
              <w:rPr>
                <w:rFonts w:ascii="Georgia" w:hAnsi="Georgia"/>
                <w:lang w:val="en-US"/>
              </w:rPr>
              <w:t>flera</w:t>
            </w:r>
            <w:proofErr w:type="spellEnd"/>
            <w:r w:rsidRPr="00C6110A">
              <w:rPr>
                <w:rFonts w:ascii="Georgia" w:hAnsi="Georgia"/>
                <w:lang w:val="en-US"/>
              </w:rPr>
              <w:t xml:space="preserve"> </w:t>
            </w:r>
            <w:proofErr w:type="spellStart"/>
            <w:r w:rsidRPr="00C6110A">
              <w:rPr>
                <w:rFonts w:ascii="Georgia" w:hAnsi="Georgia"/>
                <w:lang w:val="en-US"/>
              </w:rPr>
              <w:t>dokument</w:t>
            </w:r>
            <w:proofErr w:type="spellEnd"/>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 xml:space="preserve">Finns </w:t>
            </w:r>
            <w:proofErr w:type="spellStart"/>
            <w:r w:rsidRPr="003910DE">
              <w:rPr>
                <w:rFonts w:ascii="Georgia" w:hAnsi="Georgia"/>
                <w:lang w:val="en-US"/>
              </w:rPr>
              <w:t>på</w:t>
            </w:r>
            <w:proofErr w:type="spellEnd"/>
            <w:r w:rsidRPr="003910DE">
              <w:rPr>
                <w:rFonts w:ascii="Georgia" w:hAnsi="Georgia"/>
                <w:lang w:val="en-US"/>
              </w:rPr>
              <w:t xml:space="preserve"> </w:t>
            </w:r>
            <w:proofErr w:type="spellStart"/>
            <w:r w:rsidRPr="003910DE">
              <w:rPr>
                <w:rFonts w:ascii="Georgia" w:hAnsi="Georgia"/>
                <w:lang w:val="en-US"/>
              </w:rPr>
              <w:t>webben</w:t>
            </w:r>
            <w:proofErr w:type="spellEnd"/>
          </w:p>
        </w:tc>
        <w:tc>
          <w:tcPr>
            <w:tcW w:w="3765" w:type="dxa"/>
          </w:tcPr>
          <w:p w14:paraId="162F4979" w14:textId="2F225EB4" w:rsidR="00C6110A" w:rsidRPr="00C6110A" w:rsidRDefault="00731E61" w:rsidP="00C6110A">
            <w:pPr>
              <w:pStyle w:val="TableText"/>
              <w:jc w:val="left"/>
              <w:rPr>
                <w:rFonts w:ascii="Georgia" w:hAnsi="Georgia"/>
                <w:lang w:val="en-US"/>
              </w:rPr>
            </w:pPr>
            <w:hyperlink r:id="rId10" w:history="1">
              <w:r w:rsidR="00000E6B"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proofErr w:type="spellStart"/>
            <w:r w:rsidRPr="003910DE">
              <w:rPr>
                <w:rFonts w:ascii="Georgia" w:hAnsi="Georgia"/>
                <w:lang w:val="en-US"/>
              </w:rPr>
              <w:t>Obligatoriskt</w:t>
            </w:r>
            <w:proofErr w:type="spellEnd"/>
          </w:p>
        </w:tc>
        <w:tc>
          <w:tcPr>
            <w:tcW w:w="3765" w:type="dxa"/>
          </w:tcPr>
          <w:p w14:paraId="19EED1F6" w14:textId="491F1C73" w:rsidR="00534FBE" w:rsidRPr="003910DE" w:rsidRDefault="00534FBE" w:rsidP="00202B3B">
            <w:pPr>
              <w:pStyle w:val="TableText"/>
              <w:ind w:left="0"/>
              <w:jc w:val="left"/>
              <w:rPr>
                <w:rFonts w:ascii="Georgia" w:hAnsi="Georgia"/>
                <w:lang w:val="en-US"/>
              </w:rPr>
            </w:pPr>
            <w:proofErr w:type="spellStart"/>
            <w:r w:rsidRPr="003910DE">
              <w:rPr>
                <w:rFonts w:ascii="Georgia" w:hAnsi="Georgia"/>
                <w:lang w:val="en-US"/>
              </w:rPr>
              <w:t>bilaga</w:t>
            </w:r>
            <w:proofErr w:type="spellEnd"/>
            <w:r w:rsidRPr="003910DE">
              <w:rPr>
                <w:rFonts w:ascii="Georgia" w:hAnsi="Georgia"/>
                <w:lang w:val="en-US"/>
              </w:rPr>
              <w:t xml:space="preserve"> </w:t>
            </w:r>
          </w:p>
        </w:tc>
      </w:tr>
      <w:tr w:rsidR="00534FBE" w:rsidRPr="00731E61"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 xml:space="preserve">RIV </w:t>
            </w:r>
            <w:proofErr w:type="spellStart"/>
            <w:r w:rsidRPr="00C6110A">
              <w:rPr>
                <w:rFonts w:ascii="Georgia" w:hAnsi="Georgia"/>
                <w:lang w:val="en-US"/>
              </w:rPr>
              <w:t>Tekniska</w:t>
            </w:r>
            <w:proofErr w:type="spellEnd"/>
            <w:r w:rsidRPr="00C6110A">
              <w:rPr>
                <w:rFonts w:ascii="Georgia" w:hAnsi="Georgia"/>
                <w:lang w:val="en-US"/>
              </w:rPr>
              <w:t xml:space="preserve"> </w:t>
            </w:r>
            <w:proofErr w:type="spellStart"/>
            <w:r w:rsidRPr="00C6110A">
              <w:rPr>
                <w:rFonts w:ascii="Georgia" w:hAnsi="Georgia"/>
                <w:lang w:val="en-US"/>
              </w:rPr>
              <w:t>Anvisningar</w:t>
            </w:r>
            <w:proofErr w:type="spellEnd"/>
            <w:r w:rsidRPr="00C6110A">
              <w:rPr>
                <w:rFonts w:ascii="Georgia" w:hAnsi="Georgia"/>
                <w:lang w:val="en-US"/>
              </w:rPr>
              <w:t xml:space="preserve"> </w:t>
            </w:r>
            <w:proofErr w:type="spellStart"/>
            <w:r w:rsidRPr="00C6110A">
              <w:rPr>
                <w:rFonts w:ascii="Georgia" w:hAnsi="Georgia"/>
                <w:lang w:val="en-US"/>
              </w:rPr>
              <w:t>Översikt</w:t>
            </w:r>
            <w:proofErr w:type="spellEnd"/>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 xml:space="preserve">Finns </w:t>
            </w:r>
            <w:proofErr w:type="spellStart"/>
            <w:r w:rsidRPr="003910DE">
              <w:rPr>
                <w:rFonts w:ascii="Georgia" w:hAnsi="Georgia"/>
                <w:lang w:val="en-US"/>
              </w:rPr>
              <w:t>på</w:t>
            </w:r>
            <w:proofErr w:type="spellEnd"/>
            <w:r w:rsidRPr="003910DE">
              <w:rPr>
                <w:rFonts w:ascii="Georgia" w:hAnsi="Georgia"/>
                <w:lang w:val="en-US"/>
              </w:rPr>
              <w:t xml:space="preserve"> </w:t>
            </w:r>
            <w:proofErr w:type="spellStart"/>
            <w:r w:rsidRPr="003910DE">
              <w:rPr>
                <w:rFonts w:ascii="Georgia" w:hAnsi="Georgia"/>
                <w:lang w:val="en-US"/>
              </w:rPr>
              <w:t>Webben</w:t>
            </w:r>
            <w:proofErr w:type="spellEnd"/>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556286"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6174CA" w:rsidRDefault="00C6110A" w:rsidP="00202B3B">
            <w:pPr>
              <w:pStyle w:val="TableText"/>
              <w:jc w:val="left"/>
              <w:rPr>
                <w:rFonts w:ascii="Georgia" w:hAnsi="Georgia"/>
              </w:rPr>
            </w:pPr>
            <w:r w:rsidRPr="006174CA">
              <w:rPr>
                <w:rFonts w:ascii="Georgia" w:hAnsi="Georgia"/>
              </w:rPr>
              <w:t>Standardmåttenheter för att använda som enhet för mätvärden</w:t>
            </w:r>
          </w:p>
        </w:tc>
        <w:tc>
          <w:tcPr>
            <w:tcW w:w="3765" w:type="dxa"/>
          </w:tcPr>
          <w:p w14:paraId="2E53152C" w14:textId="4DC9F8A9" w:rsidR="00000E6B" w:rsidRPr="00556286" w:rsidRDefault="00C6110A" w:rsidP="00556286">
            <w:pPr>
              <w:pStyle w:val="TableText"/>
              <w:ind w:left="0"/>
              <w:jc w:val="left"/>
              <w:rPr>
                <w:rFonts w:ascii="Georgia" w:hAnsi="Georgia"/>
              </w:rPr>
            </w:pPr>
            <w:r w:rsidRPr="00556286">
              <w:rPr>
                <w:rFonts w:ascii="Georgia" w:hAnsi="Georgia"/>
              </w:rPr>
              <w:t>http://unitsofmeasure.org/</w:t>
            </w:r>
            <w:r w:rsidR="00556286" w:rsidRPr="00556286">
              <w:rPr>
                <w:rFonts w:ascii="Georgia" w:hAnsi="Georgia"/>
              </w:rPr>
              <w:br/>
              <w:t xml:space="preserve">Version </w:t>
            </w:r>
            <w:r w:rsidR="00556286" w:rsidRPr="00556286">
              <w:rPr>
                <w:rFonts w:ascii="Verdana" w:hAnsi="Verdana"/>
                <w:color w:val="000000"/>
              </w:rPr>
              <w:t>1.9 (2013-10-22) eller senare.</w:t>
            </w:r>
          </w:p>
        </w:tc>
      </w:tr>
      <w:tr w:rsidR="00E12875" w:rsidRPr="00556286" w14:paraId="5C77138E" w14:textId="77777777" w:rsidTr="007C1FB9">
        <w:trPr>
          <w:ins w:id="13" w:author="Torbjörn Dahlin" w:date="2015-03-26T10:19:00Z"/>
        </w:trPr>
        <w:tc>
          <w:tcPr>
            <w:tcW w:w="964" w:type="dxa"/>
          </w:tcPr>
          <w:p w14:paraId="046DC827" w14:textId="5F360A72" w:rsidR="00E12875" w:rsidRPr="003910DE" w:rsidRDefault="00E12875" w:rsidP="00202B3B">
            <w:pPr>
              <w:pStyle w:val="TableText"/>
              <w:jc w:val="left"/>
              <w:rPr>
                <w:ins w:id="14" w:author="Torbjörn Dahlin" w:date="2015-03-26T10:19:00Z"/>
                <w:rFonts w:ascii="Georgia" w:hAnsi="Georgia"/>
                <w:lang w:val="en-US"/>
              </w:rPr>
            </w:pPr>
            <w:ins w:id="15" w:author="Torbjörn Dahlin" w:date="2015-03-26T10:19:00Z">
              <w:r>
                <w:rPr>
                  <w:rFonts w:ascii="Georgia" w:hAnsi="Georgia"/>
                  <w:lang w:val="en-US"/>
                </w:rPr>
                <w:t>R5</w:t>
              </w:r>
            </w:ins>
          </w:p>
        </w:tc>
        <w:tc>
          <w:tcPr>
            <w:tcW w:w="2183" w:type="dxa"/>
          </w:tcPr>
          <w:p w14:paraId="02A42A48" w14:textId="373BABC7" w:rsidR="00E12875" w:rsidRPr="00C6110A" w:rsidRDefault="00E12875" w:rsidP="00202B3B">
            <w:pPr>
              <w:pStyle w:val="TableText"/>
              <w:jc w:val="left"/>
              <w:rPr>
                <w:ins w:id="16" w:author="Torbjörn Dahlin" w:date="2015-03-26T10:19:00Z"/>
                <w:rFonts w:ascii="Georgia" w:hAnsi="Georgia"/>
                <w:lang w:val="en-US"/>
              </w:rPr>
            </w:pPr>
            <w:proofErr w:type="spellStart"/>
            <w:ins w:id="17" w:author="Torbjörn Dahlin" w:date="2015-03-26T10:19:00Z">
              <w:r>
                <w:rPr>
                  <w:rFonts w:ascii="Georgia" w:hAnsi="Georgia"/>
                  <w:lang w:val="en-US"/>
                </w:rPr>
                <w:t>Nationell</w:t>
              </w:r>
              <w:proofErr w:type="spellEnd"/>
              <w:r>
                <w:rPr>
                  <w:rFonts w:ascii="Georgia" w:hAnsi="Georgia"/>
                  <w:lang w:val="en-US"/>
                </w:rPr>
                <w:t xml:space="preserve"> </w:t>
              </w:r>
              <w:proofErr w:type="spellStart"/>
              <w:r>
                <w:rPr>
                  <w:rFonts w:ascii="Georgia" w:hAnsi="Georgia"/>
                  <w:lang w:val="en-US"/>
                </w:rPr>
                <w:t>Informationsstruktur</w:t>
              </w:r>
              <w:proofErr w:type="spellEnd"/>
              <w:r>
                <w:rPr>
                  <w:rFonts w:ascii="Georgia" w:hAnsi="Georgia"/>
                  <w:lang w:val="en-US"/>
                </w:rPr>
                <w:t xml:space="preserve"> 2015:1 </w:t>
              </w:r>
              <w:proofErr w:type="spellStart"/>
              <w:r>
                <w:rPr>
                  <w:rFonts w:ascii="Georgia" w:hAnsi="Georgia"/>
                  <w:lang w:val="en-US"/>
                </w:rPr>
                <w:t>Socialstyrelsen</w:t>
              </w:r>
              <w:proofErr w:type="spellEnd"/>
            </w:ins>
          </w:p>
        </w:tc>
        <w:tc>
          <w:tcPr>
            <w:tcW w:w="3181" w:type="dxa"/>
          </w:tcPr>
          <w:p w14:paraId="6EF6C2C7" w14:textId="77777777" w:rsidR="00E12875" w:rsidRPr="006174CA" w:rsidRDefault="00E12875" w:rsidP="00202B3B">
            <w:pPr>
              <w:pStyle w:val="TableText"/>
              <w:jc w:val="left"/>
              <w:rPr>
                <w:ins w:id="18" w:author="Torbjörn Dahlin" w:date="2015-03-26T10:19:00Z"/>
                <w:rFonts w:ascii="Georgia" w:hAnsi="Georgia"/>
              </w:rPr>
            </w:pPr>
          </w:p>
        </w:tc>
        <w:tc>
          <w:tcPr>
            <w:tcW w:w="3765" w:type="dxa"/>
          </w:tcPr>
          <w:p w14:paraId="0B9B3619" w14:textId="0739CE82" w:rsidR="00E12875" w:rsidRPr="00556286" w:rsidRDefault="00E12875" w:rsidP="00556286">
            <w:pPr>
              <w:pStyle w:val="TableText"/>
              <w:ind w:left="0"/>
              <w:jc w:val="left"/>
              <w:rPr>
                <w:ins w:id="19" w:author="Torbjörn Dahlin" w:date="2015-03-26T10:19:00Z"/>
                <w:rFonts w:ascii="Georgia" w:hAnsi="Georgia"/>
              </w:rPr>
            </w:pPr>
            <w:ins w:id="20" w:author="Torbjörn Dahlin" w:date="2015-03-26T10:19:00Z">
              <w:r>
                <w:rPr>
                  <w:rFonts w:ascii="Georgia" w:hAnsi="Georgia"/>
                </w:rPr>
                <w:t>http://ni.socialstyrelsen.se/</w:t>
              </w:r>
            </w:ins>
          </w:p>
        </w:tc>
      </w:tr>
    </w:tbl>
    <w:p w14:paraId="7676F572" w14:textId="77777777" w:rsidR="007C1FB9" w:rsidRPr="00556286"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594512BB" w14:textId="2FCAD11F" w:rsidR="00A6442A" w:rsidRDefault="00A6442A">
      <w:pPr>
        <w:spacing w:line="240" w:lineRule="auto"/>
      </w:pPr>
      <w:bookmarkStart w:id="21" w:name="_Toc357754843"/>
      <w:bookmarkStart w:id="22" w:name="_Toc243452541"/>
      <w:r>
        <w:br w:type="page"/>
      </w:r>
    </w:p>
    <w:p w14:paraId="12C56A15" w14:textId="77777777" w:rsidR="00D72C00" w:rsidRDefault="00D72C00">
      <w:pPr>
        <w:spacing w:line="240" w:lineRule="auto"/>
        <w:rPr>
          <w:rFonts w:eastAsia="Times New Roman"/>
          <w:bCs/>
          <w:sz w:val="30"/>
          <w:szCs w:val="28"/>
        </w:rPr>
      </w:pPr>
    </w:p>
    <w:p w14:paraId="3B67BAEE" w14:textId="662FF7DF" w:rsidR="0039481C" w:rsidRDefault="0039481C" w:rsidP="0039481C">
      <w:pPr>
        <w:pStyle w:val="Rubrik1"/>
      </w:pPr>
      <w:bookmarkStart w:id="23" w:name="_Toc414627214"/>
      <w:r>
        <w:t>Inledning</w:t>
      </w:r>
      <w:bookmarkEnd w:id="21"/>
      <w:bookmarkEnd w:id="22"/>
      <w:bookmarkEnd w:id="23"/>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440DD6EF"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0D7EBA" w:rsidRPr="007931ED">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0D7EBA" w:rsidRPr="007931ED">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0D7EBA" w:rsidRPr="007931ED">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0F0C1ED5"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24" w:name="_Toc414627215"/>
      <w:bookmarkStart w:id="25" w:name="_Toc269040962"/>
      <w:r>
        <w:t>Svenskt namn</w:t>
      </w:r>
      <w:bookmarkEnd w:id="24"/>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D7EBA">
        <w:rPr>
          <w:color w:val="76923C" w:themeColor="accent3" w:themeShade="BF"/>
        </w:rPr>
        <w:t xml:space="preserve">Vård- och omsorg </w:t>
      </w:r>
      <w:proofErr w:type="spellStart"/>
      <w:proofErr w:type="gramStart"/>
      <w:r w:rsidR="000D7EBA">
        <w:rPr>
          <w:color w:val="76923C" w:themeColor="accent3" w:themeShade="BF"/>
        </w:rPr>
        <w:t>kärnprocess:hantera</w:t>
      </w:r>
      <w:proofErr w:type="spellEnd"/>
      <w:proofErr w:type="gramEnd"/>
      <w:r w:rsidR="000D7EBA">
        <w:rPr>
          <w:color w:val="76923C" w:themeColor="accent3" w:themeShade="BF"/>
        </w:rPr>
        <w:t xml:space="preserve"> hälsorelaterade </w:t>
      </w:r>
      <w:proofErr w:type="spellStart"/>
      <w:r w:rsidR="000D7EBA">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D7EBA">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25"/>
    <w:p w14:paraId="379952D3" w14:textId="77777777" w:rsidR="005F3FF0" w:rsidRDefault="005F3FF0" w:rsidP="005F3FF0"/>
    <w:p w14:paraId="100B360E" w14:textId="77777777" w:rsidR="005F3FF0" w:rsidRDefault="005F3FF0" w:rsidP="005F3FF0">
      <w:pPr>
        <w:pStyle w:val="Rubrik2"/>
      </w:pPr>
      <w:bookmarkStart w:id="26" w:name="_Toc398042046"/>
      <w:bookmarkStart w:id="27" w:name="_Toc414627216"/>
      <w:r>
        <w:t>WEB beskrivning</w:t>
      </w:r>
      <w:bookmarkEnd w:id="26"/>
      <w:bookmarkEnd w:id="27"/>
    </w:p>
    <w:p w14:paraId="473709EA" w14:textId="24E5C279" w:rsidR="001D3344" w:rsidRDefault="001D3344" w:rsidP="001D3344">
      <w:r>
        <w:t xml:space="preserve">Syftet med denna domän är att </w:t>
      </w:r>
      <w:r w:rsidR="00387EAD">
        <w:t>tillgängliggöra journalförd strukturerad</w:t>
      </w:r>
      <w:r>
        <w:t xml:space="preserve"> </w:t>
      </w:r>
      <w:r w:rsidR="00387EAD">
        <w:t xml:space="preserve">information </w:t>
      </w:r>
      <w:r>
        <w:t xml:space="preserve">om </w:t>
      </w:r>
      <w:r w:rsidR="00DD1A6E">
        <w:t>observationer</w:t>
      </w:r>
      <w:r>
        <w:t xml:space="preserve"> och </w:t>
      </w:r>
      <w:r w:rsidR="00DD1A6E">
        <w:t xml:space="preserve">mätvärden </w:t>
      </w:r>
      <w:r w:rsidR="002E6E06">
        <w:t>från</w:t>
      </w:r>
      <w:r>
        <w:t xml:space="preserve"> </w:t>
      </w:r>
      <w:r w:rsidR="008B3F63">
        <w:t xml:space="preserve">vårdverksamheter </w:t>
      </w:r>
      <w:r w:rsidR="00387EAD">
        <w:t>för återanvändning i olika syften</w:t>
      </w:r>
      <w:r>
        <w:t xml:space="preserve">.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035D33C0" w:rsidR="00992906" w:rsidRPr="00992906" w:rsidRDefault="00DD1A6E" w:rsidP="00992906">
      <w:r>
        <w:t>Tjänstedomänen</w:t>
      </w:r>
      <w:r w:rsidR="001D3344">
        <w:t xml:space="preserve"> ställer krav på att informationen är strukturerad och kodad. Denna domän</w:t>
      </w:r>
      <w:r w:rsidR="00824BCA">
        <w:t xml:space="preserve"> ska </w:t>
      </w:r>
      <w:r w:rsidR="001D3344">
        <w:t xml:space="preserve">tillgodose </w:t>
      </w:r>
      <w:r w:rsidR="00824BCA">
        <w:t xml:space="preserve">behov av återanvändning av strukturerad observationsinformation som finns </w:t>
      </w:r>
      <w:r w:rsidR="001D3344">
        <w:t>hos exempelvis kvalitetsregister</w:t>
      </w:r>
      <w:r w:rsidR="00824BCA">
        <w:t xml:space="preserve">, </w:t>
      </w:r>
      <w:r w:rsidR="001D3344">
        <w:t>uppföljningssystem</w:t>
      </w:r>
      <w:r w:rsidR="00824BCA">
        <w:t>, system för den enskildes direktåtkomst, system för utlämnande, system för professionens åtkomst till sammanhållen journalföring och centrala system för rapportering till olika former av myndighetsregister.</w:t>
      </w:r>
      <w:bookmarkStart w:id="28" w:name="_Toc198086678"/>
      <w:bookmarkStart w:id="29" w:name="_Toc224960918"/>
      <w:bookmarkStart w:id="30" w:name="_Toc357754844"/>
      <w:bookmarkStart w:id="31" w:name="_Toc243452542"/>
      <w:bookmarkStart w:id="32" w:name="_Toc163300578"/>
      <w:bookmarkStart w:id="33" w:name="_Toc163300880"/>
      <w:bookmarkStart w:id="34" w:name="_Toc198366954"/>
      <w:r w:rsidR="00992906">
        <w:br w:type="page"/>
      </w:r>
    </w:p>
    <w:p w14:paraId="6A4B8311" w14:textId="50ED723C" w:rsidR="0039481C" w:rsidRDefault="0039481C" w:rsidP="0039481C">
      <w:pPr>
        <w:pStyle w:val="Rubrik1"/>
      </w:pPr>
      <w:bookmarkStart w:id="35" w:name="_Toc414627217"/>
      <w:r>
        <w:lastRenderedPageBreak/>
        <w:t>Versionsinformation</w:t>
      </w:r>
      <w:bookmarkEnd w:id="28"/>
      <w:bookmarkEnd w:id="29"/>
      <w:bookmarkEnd w:id="30"/>
      <w:bookmarkEnd w:id="31"/>
      <w:bookmarkEnd w:id="35"/>
    </w:p>
    <w:p w14:paraId="2F36E12C" w14:textId="340C1854"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0D7EBA" w:rsidRPr="007931ED">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0D7EBA" w:rsidRPr="007931ED">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0D7EBA" w:rsidRPr="007931ED">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36" w:name="_Toc357754845"/>
      <w:bookmarkStart w:id="37" w:name="_Toc243452543"/>
      <w:bookmarkStart w:id="38" w:name="_Toc414627218"/>
      <w:bookmarkStart w:id="39" w:name="_Toc163300882"/>
      <w:r w:rsidRPr="00526B30">
        <w:rPr>
          <w:lang w:val="en-US"/>
        </w:rPr>
        <w:t xml:space="preserve">Version </w:t>
      </w:r>
      <w:bookmarkEnd w:id="36"/>
      <w:bookmarkEnd w:id="37"/>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D7EBA">
        <w:rPr>
          <w:color w:val="008000"/>
          <w:lang w:val="en-US"/>
        </w:rPr>
        <w:t>1.0</w:t>
      </w:r>
      <w:bookmarkEnd w:id="38"/>
      <w:r w:rsidR="00E57C71">
        <w:rPr>
          <w:color w:val="008000"/>
        </w:rPr>
        <w:fldChar w:fldCharType="end"/>
      </w:r>
    </w:p>
    <w:p w14:paraId="2619F25A" w14:textId="77777777" w:rsidR="0039481C" w:rsidRDefault="0039481C" w:rsidP="0039481C">
      <w:pPr>
        <w:pStyle w:val="Rubrik3"/>
      </w:pPr>
      <w:bookmarkStart w:id="40" w:name="_Toc243452544"/>
      <w:bookmarkStart w:id="41" w:name="_Toc414627219"/>
      <w:r>
        <w:t>Oförändrade tjänstekontrakt</w:t>
      </w:r>
      <w:bookmarkEnd w:id="40"/>
      <w:bookmarkEnd w:id="41"/>
    </w:p>
    <w:p w14:paraId="51263932" w14:textId="77777777" w:rsidR="005F3FF0" w:rsidRPr="005F3FF0" w:rsidRDefault="005F3FF0" w:rsidP="005F3FF0"/>
    <w:p w14:paraId="00D1F070" w14:textId="77777777" w:rsidR="0039481C" w:rsidRDefault="0039481C" w:rsidP="0039481C">
      <w:pPr>
        <w:pStyle w:val="Rubrik3"/>
      </w:pPr>
      <w:bookmarkStart w:id="42" w:name="_Toc243452545"/>
      <w:bookmarkStart w:id="43" w:name="_Toc414627220"/>
      <w:r>
        <w:t>Nya tjänstekontrakt</w:t>
      </w:r>
      <w:bookmarkEnd w:id="42"/>
      <w:bookmarkEnd w:id="43"/>
    </w:p>
    <w:p w14:paraId="1101B2AF" w14:textId="77777777" w:rsidR="0039481C" w:rsidRPr="007E3F3B" w:rsidRDefault="0039481C" w:rsidP="0039481C">
      <w:pPr>
        <w:rPr>
          <w:i/>
        </w:rPr>
      </w:pPr>
      <w:r w:rsidRPr="007E3F3B">
        <w:rPr>
          <w:i/>
        </w:rPr>
        <w:t>Följande nya tjänstekontrakt finns från och med denna version:</w:t>
      </w:r>
    </w:p>
    <w:p w14:paraId="079DC266" w14:textId="0AC79058" w:rsidR="005F3FF0" w:rsidRDefault="005F3FF0" w:rsidP="005F3FF0">
      <w:pPr>
        <w:numPr>
          <w:ilvl w:val="0"/>
          <w:numId w:val="27"/>
        </w:numPr>
      </w:pPr>
      <w:proofErr w:type="spellStart"/>
      <w:r w:rsidRPr="0007501F">
        <w:t>GetObservation</w:t>
      </w:r>
      <w:r w:rsidR="00147133">
        <w:t>s</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44" w:name="_Toc243452546"/>
      <w:bookmarkStart w:id="45" w:name="_Toc414627221"/>
      <w:r>
        <w:t>Förändrade tjänstekontrakt</w:t>
      </w:r>
      <w:bookmarkEnd w:id="44"/>
      <w:bookmarkEnd w:id="45"/>
    </w:p>
    <w:p w14:paraId="6D97361C" w14:textId="76CCB711" w:rsidR="00992906" w:rsidRDefault="00992906" w:rsidP="00992906">
      <w:bookmarkStart w:id="46"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47" w:name="_Toc414627222"/>
      <w:r>
        <w:t>Utgångna tjänstekontrakt</w:t>
      </w:r>
      <w:bookmarkEnd w:id="46"/>
      <w:bookmarkEnd w:id="47"/>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48" w:name="_Toc357754846"/>
      <w:bookmarkStart w:id="49" w:name="_Toc243452548"/>
      <w:bookmarkStart w:id="50" w:name="_Toc414627223"/>
      <w:r w:rsidRPr="0028759B">
        <w:t>Version tidigare</w:t>
      </w:r>
      <w:bookmarkEnd w:id="48"/>
      <w:bookmarkEnd w:id="49"/>
      <w:bookmarkEnd w:id="50"/>
    </w:p>
    <w:p w14:paraId="2FEA36CC" w14:textId="357D3BA2" w:rsidR="005464FE" w:rsidRDefault="005464FE" w:rsidP="005464FE">
      <w:bookmarkStart w:id="51"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52" w:name="_Toc414627224"/>
      <w:r>
        <w:lastRenderedPageBreak/>
        <w:t>Tjänstedomänens arkitektur</w:t>
      </w:r>
      <w:bookmarkEnd w:id="51"/>
      <w:bookmarkEnd w:id="52"/>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74BE3C7F"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00084BED">
        <w:t xml:space="preserve">är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r w:rsidR="00084BED">
        <w:t xml:space="preserve"> </w:t>
      </w:r>
      <w:r w:rsidR="008234B1">
        <w:t>Som en följd av detta</w:t>
      </w:r>
      <w:r w:rsidR="00084BED">
        <w:t xml:space="preserve"> kravställer tjänstedomänen uppdatering av engagemangsindex.</w:t>
      </w:r>
    </w:p>
    <w:p w14:paraId="5E86CC21" w14:textId="77777777" w:rsidR="005464FE" w:rsidRDefault="005464FE" w:rsidP="005464FE"/>
    <w:p w14:paraId="7451FBE8" w14:textId="4123D743"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r w:rsidR="00997547">
        <w:t xml:space="preserve">, i syfte att söka fram information om just den händelse som orsakade </w:t>
      </w:r>
      <w:proofErr w:type="gramStart"/>
      <w:r w:rsidR="00997547">
        <w:t>notifieringen</w:t>
      </w:r>
      <w:proofErr w:type="gramEnd"/>
      <w:r w:rsidR="00997547">
        <w:t>.</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53" w:name="_Toc398042055"/>
      <w:bookmarkStart w:id="54" w:name="_Toc414627225"/>
      <w:r>
        <w:t>Flöden</w:t>
      </w:r>
      <w:bookmarkEnd w:id="53"/>
      <w:bookmarkEnd w:id="54"/>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55" w:name="_Toc398042056"/>
      <w:bookmarkStart w:id="56" w:name="_Toc414627226"/>
      <w:r w:rsidRPr="0071169E">
        <w:t>Hämta observationer</w:t>
      </w:r>
      <w:bookmarkEnd w:id="55"/>
      <w:bookmarkEnd w:id="56"/>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bookmarkStart w:id="57" w:name="_Toc414627227"/>
      <w:r>
        <w:lastRenderedPageBreak/>
        <w:t>Arbetsflöde</w:t>
      </w:r>
      <w:bookmarkEnd w:id="57"/>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0D7EB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0D7EB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6AA0883D" w:rsidR="003C3375" w:rsidRDefault="003C3375" w:rsidP="003C3375">
      <w:pPr>
        <w:pStyle w:val="Rubrik4"/>
      </w:pPr>
      <w:bookmarkStart w:id="58" w:name="_Toc414627228"/>
      <w:bookmarkStart w:id="59" w:name="_Ref415447751"/>
      <w:r>
        <w:t>Sekvensdiagram</w:t>
      </w:r>
      <w:bookmarkEnd w:id="58"/>
      <w:r w:rsidR="00423E2B">
        <w:t xml:space="preserve"> för enkel begäran</w:t>
      </w:r>
      <w:bookmarkEnd w:id="59"/>
    </w:p>
    <w:p w14:paraId="28C3CF78" w14:textId="77777777" w:rsidR="003C3375" w:rsidRPr="00040252" w:rsidRDefault="003C3375" w:rsidP="003C3375">
      <w:r>
        <w:t xml:space="preserve">Siffrorna i diagrammet nedan kopplar ihop begäran-svar för respektive meddelande. </w:t>
      </w:r>
    </w:p>
    <w:p w14:paraId="0DDAF319" w14:textId="539EC5CA" w:rsidR="005464FE" w:rsidRDefault="00AB5F76" w:rsidP="00C85CC3">
      <w:ins w:id="60" w:author="Torbjörn Dahlin" w:date="2015-03-30T02:58:00Z">
        <w:r>
          <w:rPr>
            <w:noProof/>
            <w:lang w:eastAsia="sv-SE"/>
          </w:rPr>
          <w:lastRenderedPageBreak/>
          <w:drawing>
            <wp:inline distT="0" distB="0" distL="0" distR="0" wp14:anchorId="0D16BA0A" wp14:editId="6C533F46">
              <wp:extent cx="6645910" cy="5339715"/>
              <wp:effectExtent l="0" t="0" r="254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 GetObservations .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5339715"/>
                      </a:xfrm>
                      <a:prstGeom prst="rect">
                        <a:avLst/>
                      </a:prstGeom>
                    </pic:spPr>
                  </pic:pic>
                </a:graphicData>
              </a:graphic>
            </wp:inline>
          </w:drawing>
        </w:r>
      </w:ins>
    </w:p>
    <w:p w14:paraId="7AFAFFD0" w14:textId="4E08A8B1"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0D7EB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bookmarkStart w:id="61" w:name="_Toc414627229"/>
      <w:r>
        <w:t>Roller</w:t>
      </w:r>
      <w:bookmarkEnd w:id="61"/>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AB5F76" w:rsidRPr="008A6814" w14:paraId="7DFC1F81" w14:textId="77777777" w:rsidTr="005464FE">
        <w:tc>
          <w:tcPr>
            <w:tcW w:w="2409" w:type="dxa"/>
            <w:tcBorders>
              <w:top w:val="single" w:sz="6" w:space="0" w:color="auto"/>
            </w:tcBorders>
          </w:tcPr>
          <w:p w14:paraId="372A90B1" w14:textId="53EB8C28" w:rsidR="00AB5F76" w:rsidRPr="008A6814" w:rsidRDefault="00AB5F76" w:rsidP="003503A0">
            <w:pPr>
              <w:spacing w:before="40" w:after="40"/>
            </w:pPr>
            <w:ins w:id="62" w:author="Torbjörn Dahlin" w:date="2015-03-30T02:50:00Z">
              <w:r>
                <w:t>Tjänstekonsument</w:t>
              </w:r>
            </w:ins>
          </w:p>
        </w:tc>
        <w:tc>
          <w:tcPr>
            <w:tcW w:w="6863" w:type="dxa"/>
            <w:tcBorders>
              <w:top w:val="single" w:sz="6" w:space="0" w:color="auto"/>
            </w:tcBorders>
          </w:tcPr>
          <w:p w14:paraId="76FDB455" w14:textId="26BB3729" w:rsidR="00AB5F76" w:rsidRPr="008A6814" w:rsidRDefault="00AB5F76" w:rsidP="003503A0">
            <w:pPr>
              <w:spacing w:before="40" w:after="40"/>
            </w:pPr>
            <w:ins w:id="63" w:author="Torbjörn Dahlin" w:date="2015-03-30T02:50:00Z">
              <w:r w:rsidRPr="00211EF1">
                <w:t xml:space="preserve">Det system som </w:t>
              </w:r>
              <w:r>
                <w:t xml:space="preserve">används för att konsumera information. </w:t>
              </w:r>
              <w:proofErr w:type="gramStart"/>
              <w:r>
                <w:t>Dvs</w:t>
              </w:r>
              <w:proofErr w:type="gramEnd"/>
              <w:r>
                <w:t xml:space="preserve"> det system som använder tjänster enligt ett tjänstekontrakt.</w:t>
              </w:r>
            </w:ins>
          </w:p>
        </w:tc>
      </w:tr>
      <w:tr w:rsidR="00AB5F76" w:rsidRPr="008A6814" w14:paraId="72D1FBDC" w14:textId="77777777" w:rsidTr="005464FE">
        <w:trPr>
          <w:ins w:id="64" w:author="Torbjörn Dahlin" w:date="2015-03-30T02:46:00Z"/>
        </w:trPr>
        <w:tc>
          <w:tcPr>
            <w:tcW w:w="2409" w:type="dxa"/>
            <w:tcBorders>
              <w:top w:val="single" w:sz="6" w:space="0" w:color="auto"/>
            </w:tcBorders>
          </w:tcPr>
          <w:p w14:paraId="1B69688E" w14:textId="17CA020A" w:rsidR="00AB5F76" w:rsidRDefault="00AB5F76" w:rsidP="003503A0">
            <w:pPr>
              <w:spacing w:before="40" w:after="40"/>
              <w:rPr>
                <w:ins w:id="65" w:author="Torbjörn Dahlin" w:date="2015-03-30T02:46:00Z"/>
              </w:rPr>
            </w:pPr>
            <w:ins w:id="66" w:author="Torbjörn Dahlin" w:date="2015-03-30T02:50:00Z">
              <w:r w:rsidRPr="008A6814">
                <w:t>Tjänsteplattform</w:t>
              </w:r>
            </w:ins>
          </w:p>
        </w:tc>
        <w:tc>
          <w:tcPr>
            <w:tcW w:w="6863" w:type="dxa"/>
            <w:tcBorders>
              <w:top w:val="single" w:sz="6" w:space="0" w:color="auto"/>
            </w:tcBorders>
          </w:tcPr>
          <w:p w14:paraId="35DCCDDA" w14:textId="649A79E2" w:rsidR="00AB5F76" w:rsidRPr="00211EF1" w:rsidRDefault="00AB5F76" w:rsidP="003503A0">
            <w:pPr>
              <w:spacing w:before="40" w:after="40"/>
              <w:rPr>
                <w:ins w:id="67" w:author="Torbjörn Dahlin" w:date="2015-03-30T02:46:00Z"/>
              </w:rPr>
            </w:pPr>
            <w:ins w:id="68" w:author="Torbjörn Dahlin" w:date="2015-03-30T02:50:00Z">
              <w:r w:rsidRPr="008A6814">
                <w:t xml:space="preserve">Tjänsteplattformen är </w:t>
              </w:r>
              <w:r>
                <w:t xml:space="preserve">det lager som hanterar virtuella tjänster, </w:t>
              </w:r>
              <w:r>
                <w:lastRenderedPageBreak/>
                <w:t>aggregerande tjänster samt anpassningstjänster.</w:t>
              </w:r>
            </w:ins>
          </w:p>
        </w:tc>
      </w:tr>
      <w:tr w:rsidR="00AB5F76" w:rsidRPr="008A6814" w14:paraId="1D8E6868" w14:textId="77777777" w:rsidTr="005464FE">
        <w:tc>
          <w:tcPr>
            <w:tcW w:w="2409" w:type="dxa"/>
          </w:tcPr>
          <w:p w14:paraId="4C51972B" w14:textId="2F23E2CC" w:rsidR="00AB5F76" w:rsidRPr="008A6814" w:rsidRDefault="00AB5F76" w:rsidP="003503A0">
            <w:pPr>
              <w:spacing w:before="40" w:after="40"/>
            </w:pPr>
            <w:ins w:id="69" w:author="Torbjörn Dahlin" w:date="2015-03-30T02:50:00Z">
              <w:r>
                <w:lastRenderedPageBreak/>
                <w:t>Aggregerande tjänst</w:t>
              </w:r>
            </w:ins>
          </w:p>
        </w:tc>
        <w:tc>
          <w:tcPr>
            <w:tcW w:w="6863" w:type="dxa"/>
          </w:tcPr>
          <w:p w14:paraId="71211779" w14:textId="22FE3B5A" w:rsidR="00AB5F76" w:rsidRPr="008A6814" w:rsidRDefault="00AB5F76" w:rsidP="003503A0">
            <w:pPr>
              <w:spacing w:before="40" w:after="40"/>
            </w:pPr>
            <w:ins w:id="70" w:author="Torbjörn Dahlin" w:date="2015-03-30T02:50:00Z">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ins>
          </w:p>
        </w:tc>
      </w:tr>
      <w:tr w:rsidR="00AB5F76" w:rsidRPr="008A6814" w14:paraId="1B82C12B" w14:textId="77777777" w:rsidTr="005464FE">
        <w:tc>
          <w:tcPr>
            <w:tcW w:w="2409" w:type="dxa"/>
          </w:tcPr>
          <w:p w14:paraId="7B482389" w14:textId="00E4604D" w:rsidR="00AB5F76" w:rsidRPr="008A6814" w:rsidRDefault="00AB5F76" w:rsidP="003503A0">
            <w:pPr>
              <w:spacing w:before="40" w:after="40"/>
            </w:pPr>
            <w:ins w:id="71" w:author="Torbjörn Dahlin" w:date="2015-03-30T02:50:00Z">
              <w:r>
                <w:t>Engagemangsindex</w:t>
              </w:r>
            </w:ins>
          </w:p>
        </w:tc>
        <w:tc>
          <w:tcPr>
            <w:tcW w:w="6863" w:type="dxa"/>
          </w:tcPr>
          <w:p w14:paraId="19884318" w14:textId="32FBCC96" w:rsidR="00AB5F76" w:rsidRPr="008A6814" w:rsidRDefault="00AB5F76" w:rsidP="003503A0">
            <w:ins w:id="72" w:author="Torbjörn Dahlin" w:date="2015-03-30T02:50:00Z">
              <w:r>
                <w:t xml:space="preserve">En tjänst där det finns uppdaterade nationella index över vilka informationsägare som har information kring en viss invånare/patient. </w:t>
              </w:r>
            </w:ins>
          </w:p>
        </w:tc>
      </w:tr>
      <w:tr w:rsidR="00AB5F76" w:rsidRPr="008A6814" w14:paraId="05E8B6D9" w14:textId="77777777" w:rsidTr="005464FE">
        <w:trPr>
          <w:ins w:id="73" w:author="Torbjörn Dahlin" w:date="2015-03-26T12:12:00Z"/>
        </w:trPr>
        <w:tc>
          <w:tcPr>
            <w:tcW w:w="2409" w:type="dxa"/>
          </w:tcPr>
          <w:p w14:paraId="5883B4CF" w14:textId="6E8E199F" w:rsidR="00AB5F76" w:rsidDel="0005213D" w:rsidRDefault="00AB5F76" w:rsidP="003503A0">
            <w:pPr>
              <w:spacing w:before="40" w:after="40"/>
              <w:rPr>
                <w:ins w:id="74" w:author="Torbjörn Dahlin" w:date="2015-03-26T12:12:00Z"/>
              </w:rPr>
            </w:pPr>
            <w:ins w:id="75" w:author="Torbjörn Dahlin" w:date="2015-03-30T02:50:00Z">
              <w:r>
                <w:t>Vårdinformationssystem</w:t>
              </w:r>
            </w:ins>
            <w:ins w:id="76" w:author="Torbjörn Dahlin" w:date="2015-03-30T02:52:00Z">
              <w:r>
                <w:t xml:space="preserve"> 1 och 2</w:t>
              </w:r>
            </w:ins>
          </w:p>
        </w:tc>
        <w:tc>
          <w:tcPr>
            <w:tcW w:w="6863" w:type="dxa"/>
          </w:tcPr>
          <w:p w14:paraId="4FBC4D27" w14:textId="26E8636F" w:rsidR="00AB5F76" w:rsidDel="0005213D" w:rsidRDefault="00AB5F76" w:rsidP="003503A0">
            <w:pPr>
              <w:rPr>
                <w:ins w:id="77" w:author="Torbjörn Dahlin" w:date="2015-03-26T12:12:00Z"/>
              </w:rPr>
            </w:pPr>
            <w:ins w:id="78" w:author="Torbjörn Dahlin" w:date="2015-03-30T02:50:00Z">
              <w:r>
                <w:t>Det system som i detta fall utgör källsystemet som vårdpersonal direkt registrerar/uppdaterar/raderar information i.</w:t>
              </w:r>
            </w:ins>
          </w:p>
        </w:tc>
      </w:tr>
    </w:tbl>
    <w:p w14:paraId="35991818" w14:textId="77777777" w:rsidR="003C3375" w:rsidRDefault="003C3375" w:rsidP="003C3375"/>
    <w:p w14:paraId="73703A06" w14:textId="1CC304B0" w:rsidR="00E356CD" w:rsidRPr="00E356CD" w:rsidRDefault="005464FE" w:rsidP="007931ED">
      <w:pPr>
        <w:pStyle w:val="Rubrik3"/>
      </w:pPr>
      <w:bookmarkStart w:id="79" w:name="_Toc277330953"/>
      <w:commentRangeStart w:id="80"/>
      <w:commentRangeStart w:id="81"/>
      <w:commentRangeStart w:id="82"/>
      <w:r>
        <w:t>Beskrivning</w:t>
      </w:r>
      <w:r w:rsidRPr="00631F04">
        <w:t xml:space="preserve"> av relationskonceptet</w:t>
      </w:r>
      <w:commentRangeEnd w:id="80"/>
      <w:r w:rsidR="00AC376F">
        <w:rPr>
          <w:rStyle w:val="Kommentarsreferens"/>
          <w:rFonts w:eastAsia="Calibri"/>
          <w:bCs w:val="0"/>
        </w:rPr>
        <w:commentReference w:id="80"/>
      </w:r>
      <w:r w:rsidRPr="00631F04">
        <w:t>.</w:t>
      </w:r>
      <w:bookmarkEnd w:id="79"/>
      <w:commentRangeEnd w:id="81"/>
      <w:r w:rsidR="00AB5F76">
        <w:rPr>
          <w:rStyle w:val="Kommentarsreferens"/>
          <w:rFonts w:eastAsia="Calibri"/>
          <w:bCs w:val="0"/>
        </w:rPr>
        <w:commentReference w:id="81"/>
      </w:r>
    </w:p>
    <w:p w14:paraId="51EBA9B1" w14:textId="083B02C6" w:rsidR="005464FE" w:rsidRDefault="00114699" w:rsidP="005464FE">
      <w:r>
        <w:t>K</w:t>
      </w:r>
      <w:r w:rsidR="005464FE">
        <w:t xml:space="preserve">ontrakt i tjänstedomänen har stöd för att peka ut </w:t>
      </w:r>
      <w:r w:rsidR="0078166B">
        <w:t>relaterade</w:t>
      </w:r>
      <w:r w:rsidR="005464FE">
        <w:t xml:space="preserve"> informationsmängder</w:t>
      </w:r>
      <w:commentRangeEnd w:id="82"/>
      <w:r w:rsidR="00731E61">
        <w:rPr>
          <w:rStyle w:val="Kommentarsreferens"/>
        </w:rPr>
        <w:commentReference w:id="82"/>
      </w:r>
      <w:r w:rsidR="0078166B">
        <w:t>.</w:t>
      </w:r>
      <w:r w:rsidR="005464FE">
        <w:t xml:space="preserve"> </w:t>
      </w:r>
      <w:r w:rsidR="0078166B">
        <w:t>K</w:t>
      </w:r>
      <w:r w:rsidR="005464FE">
        <w:t>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7CECB4B4"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w:t>
      </w:r>
      <w:r w:rsidR="0078166B">
        <w:t xml:space="preserve">informationstyp </w:t>
      </w:r>
      <w:r>
        <w:t>som är refererad och följer tabell</w:t>
      </w:r>
      <w:r w:rsidR="00F20932">
        <w:t>en</w:t>
      </w:r>
      <w:r>
        <w:t xml:space="preserve"> för </w:t>
      </w:r>
      <w:r w:rsidR="00F20932">
        <w:t>e</w:t>
      </w:r>
      <w:r>
        <w:t>ngagemangs</w:t>
      </w:r>
      <w:r w:rsidR="00F20932">
        <w:t>i</w:t>
      </w:r>
      <w:r>
        <w:t>ndex-kategori</w:t>
      </w:r>
      <w:r w:rsidR="003503A0">
        <w:t>, enligt fältet ”</w:t>
      </w:r>
      <w:proofErr w:type="spellStart"/>
      <w:r w:rsidR="003503A0">
        <w:t>categorization</w:t>
      </w:r>
      <w:proofErr w:type="spellEnd"/>
      <w:r w:rsidR="003503A0">
        <w:t>”,</w:t>
      </w:r>
      <w:r>
        <w:t xml:space="preserve"> t.ex. </w:t>
      </w:r>
      <w:proofErr w:type="spellStart"/>
      <w:r w:rsidR="00E12875" w:rsidRPr="00F83C47">
        <w:rPr>
          <w:color w:val="000000"/>
        </w:rPr>
        <w:t>ch</w:t>
      </w:r>
      <w:r w:rsidR="00E12875">
        <w:rPr>
          <w:color w:val="000000"/>
        </w:rPr>
        <w:t>b</w:t>
      </w:r>
      <w:proofErr w:type="spellEnd"/>
      <w:r w:rsidR="00E12875">
        <w:rPr>
          <w:color w:val="000000"/>
        </w:rPr>
        <w:t>-</w:t>
      </w:r>
      <w:r w:rsidR="00E12875" w:rsidRPr="00F83C47">
        <w:rPr>
          <w:color w:val="000000"/>
        </w:rPr>
        <w:t>o</w:t>
      </w:r>
      <w:r w:rsidR="00E12875" w:rsidDel="00E12875">
        <w:t xml:space="preserve"> </w:t>
      </w:r>
      <w:r>
        <w:t xml:space="preserve">för </w:t>
      </w:r>
      <w:r w:rsidR="00E12875">
        <w:t>att referera till en annan observation</w:t>
      </w:r>
      <w:r w:rsidR="00F20932">
        <w:t>.</w:t>
      </w:r>
      <w:r>
        <w:t xml:space="preserve"> </w:t>
      </w:r>
      <w:r w:rsidR="00F20932">
        <w:t>F</w:t>
      </w:r>
      <w:r>
        <w:t xml:space="preserve">ör att </w:t>
      </w:r>
      <w:r w:rsidR="008234B1">
        <w:t xml:space="preserve">filtrera ut den källa som lagrar den relaterade informationsmängden används det HSA-id som återfinns i </w:t>
      </w:r>
      <w:proofErr w:type="spellStart"/>
      <w:r w:rsidR="008234B1" w:rsidRPr="0036048B">
        <w:t>informati</w:t>
      </w:r>
      <w:r w:rsidR="008234B1">
        <w:t>onOwner.id.extension</w:t>
      </w:r>
      <w:proofErr w:type="spellEnd"/>
      <w:r w:rsidR="008234B1">
        <w:t xml:space="preserve"> som värde i sökparametern </w:t>
      </w:r>
      <w:proofErr w:type="spellStart"/>
      <w:proofErr w:type="gramStart"/>
      <w:r w:rsidR="008234B1">
        <w:t>CareGiver</w:t>
      </w:r>
      <w:proofErr w:type="spellEnd"/>
      <w:proofErr w:type="gramEnd"/>
      <w:r w:rsidR="008234B1">
        <w:t xml:space="preserve"> (dvs. vårdgivare). </w:t>
      </w:r>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bookmarkStart w:id="83" w:name="_Toc414627230"/>
      <w:r>
        <w:t>Exempel på relaterad information</w:t>
      </w:r>
      <w:r w:rsidR="005A7FC6">
        <w:t>/samband</w:t>
      </w:r>
      <w:bookmarkEnd w:id="83"/>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commentRangeStart w:id="84"/>
      <w:commentRangeStart w:id="85"/>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4">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commentRangeEnd w:id="84"/>
      <w:r w:rsidR="00695631">
        <w:rPr>
          <w:rStyle w:val="Kommentarsreferens"/>
        </w:rPr>
        <w:commentReference w:id="84"/>
      </w:r>
      <w:commentRangeEnd w:id="85"/>
      <w:r w:rsidR="00141B05">
        <w:rPr>
          <w:rStyle w:val="Kommentarsreferens"/>
        </w:rPr>
        <w:commentReference w:id="85"/>
      </w:r>
    </w:p>
    <w:p w14:paraId="12DB1618" w14:textId="77777777" w:rsidR="005A7FC6" w:rsidRDefault="005A7FC6" w:rsidP="005A7FC6"/>
    <w:p w14:paraId="1FDD4AB7" w14:textId="3A70DC64" w:rsidR="00E12875" w:rsidRDefault="00E12875" w:rsidP="005A7FC6">
      <w:pPr>
        <w:rPr>
          <w:ins w:id="86" w:author="Torbjörn Dahlin" w:date="2015-03-26T10:18:00Z"/>
        </w:rPr>
      </w:pPr>
      <w:ins w:id="87" w:author="Torbjörn Dahlin" w:date="2015-03-26T10:18:00Z">
        <w:r>
          <w:t xml:space="preserve">För detaljerade beskrivningar av klasser och attribut ovan se </w:t>
        </w:r>
      </w:ins>
      <w:ins w:id="88" w:author="Torbjörn Dahlin" w:date="2015-03-26T10:20:00Z">
        <w:r>
          <w:t>[R5].</w:t>
        </w:r>
      </w:ins>
    </w:p>
    <w:p w14:paraId="595B00F9" w14:textId="7AE2F7B7" w:rsidR="004604C8" w:rsidRDefault="008E537E" w:rsidP="005A7FC6">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r w:rsidR="004604C8">
        <w:t xml:space="preserve">Ovanstående modell skulle kunna tänkas återspegla att en patient på en </w:t>
      </w:r>
      <w:proofErr w:type="spellStart"/>
      <w:r w:rsidR="004604C8">
        <w:t>närakut</w:t>
      </w:r>
      <w:proofErr w:type="spellEnd"/>
      <w:r w:rsidR="004604C8">
        <w:t xml:space="preserve"> får diagnosen Akut Appendicit och sänds med en akutremiss till det lokala sjukhuset. Via remissen förmedlas identiteten på den satta diagnosen i primärvårdssystemets journalsystem. När sedan operationen dokumenteras skapas ett explicit orsakssamband till den tidigare diagnosen. Tre veckor efter operationen kommer patienten tillbaka till primärvården för att operationssåret inte vill läka. Efter ett labbprov konstateras en MRSA-infektion. Läkaren använder möjligheten att söka i sammanhållen journal efter patientens samtycke och hittar då den dokumenterade aktiviteten </w:t>
      </w:r>
      <w:proofErr w:type="spellStart"/>
      <w:r w:rsidR="004604C8">
        <w:t>Appendektomi</w:t>
      </w:r>
      <w:proofErr w:type="spellEnd"/>
      <w:r w:rsidR="004604C8">
        <w:t xml:space="preserve"> som utfördes på sjukhuset. Genom att skapa ett orsakssamband mellan MRSA-infektionen och ingreppet får den </w:t>
      </w:r>
      <w:r w:rsidR="004604C8">
        <w:lastRenderedPageBreak/>
        <w:t xml:space="preserve">opererande verksamheten möjlighet att följa upp sina operationskomplikationer även om patienten inte kom direkt till dem med det uppkomna problemet. </w:t>
      </w:r>
    </w:p>
    <w:p w14:paraId="5CD98A01" w14:textId="52ACB44E" w:rsidR="008E537E" w:rsidRDefault="008E537E"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bookmarkStart w:id="89" w:name="_Toc414627231"/>
      <w:r w:rsidRPr="00D62345">
        <w:t>Sekvensdiagram</w:t>
      </w:r>
      <w:bookmarkEnd w:id="89"/>
    </w:p>
    <w:p w14:paraId="0ED57E44" w14:textId="307A6021"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ins w:id="90" w:author="Torbjörn Dahlin" w:date="2015-03-30T02:59:00Z">
        <w:r w:rsidR="00AB5F76">
          <w:t xml:space="preserve"> (se</w:t>
        </w:r>
      </w:ins>
      <w:ins w:id="91" w:author="Torbjörn Dahlin" w:date="2015-03-30T03:00:00Z">
        <w:r w:rsidR="00AB5F76">
          <w:t xml:space="preserve"> </w:t>
        </w:r>
        <w:r w:rsidR="00AB5F76">
          <w:fldChar w:fldCharType="begin"/>
        </w:r>
        <w:r w:rsidR="00AB5F76">
          <w:instrText xml:space="preserve"> REF _Ref415447751 \r \h </w:instrText>
        </w:r>
      </w:ins>
      <w:r w:rsidR="00AB5F76">
        <w:fldChar w:fldCharType="separate"/>
      </w:r>
      <w:ins w:id="92" w:author="Torbjörn Dahlin" w:date="2015-03-30T03:00:00Z">
        <w:r w:rsidR="00AB5F76">
          <w:t>3.1.1.2</w:t>
        </w:r>
        <w:r w:rsidR="00AB5F76">
          <w:fldChar w:fldCharType="end"/>
        </w:r>
      </w:ins>
      <w:ins w:id="93" w:author="Torbjörn Dahlin" w:date="2015-03-30T03:01:00Z">
        <w:r w:rsidR="00AB5F76">
          <w:t xml:space="preserve"> </w:t>
        </w:r>
      </w:ins>
      <w:ins w:id="94" w:author="Torbjörn Dahlin" w:date="2015-03-30T03:00:00Z">
        <w:r w:rsidR="00AB5F76">
          <w:fldChar w:fldCharType="begin"/>
        </w:r>
        <w:r w:rsidR="00AB5F76">
          <w:instrText xml:space="preserve"> REF _Ref415447751 \h </w:instrText>
        </w:r>
      </w:ins>
      <w:r w:rsidR="00AB5F76">
        <w:fldChar w:fldCharType="separate"/>
      </w:r>
      <w:ins w:id="95" w:author="Torbjörn Dahlin" w:date="2015-03-30T03:00:00Z">
        <w:r w:rsidR="00AB5F76">
          <w:t>Sekvensdiagram för enkel begäran</w:t>
        </w:r>
        <w:r w:rsidR="00AB5F76">
          <w:fldChar w:fldCharType="end"/>
        </w:r>
        <w:r w:rsidR="00AB5F76">
          <w:t xml:space="preserve"> för detaljerad beskrivning av hur anrop sker i aggregerad tjänst)</w:t>
        </w:r>
      </w:ins>
      <w:r w:rsidR="003F0611">
        <w:t>.</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0D7EB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bookmarkStart w:id="96" w:name="_Toc414627232"/>
      <w:r w:rsidRPr="00F81A41">
        <w:lastRenderedPageBreak/>
        <w:t>Roller</w:t>
      </w:r>
      <w:bookmarkEnd w:id="96"/>
      <w:r w:rsidRPr="00F81A41">
        <w:t xml:space="preserve">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0991286D" w:rsidR="005464FE" w:rsidRPr="00F81A41" w:rsidRDefault="005464FE" w:rsidP="002E6E06">
            <w:pPr>
              <w:spacing w:before="40" w:after="40"/>
            </w:pPr>
            <w:r w:rsidRPr="008A6814">
              <w:t>Tjänsteplattform</w:t>
            </w:r>
            <w:r w:rsidR="003503A0">
              <w:br/>
              <w:t>(</w:t>
            </w:r>
            <w:proofErr w:type="spellStart"/>
            <w:r w:rsidR="003503A0">
              <w:t>GetActivit</w:t>
            </w:r>
            <w:ins w:id="97" w:author="Torbjörn Dahlin" w:date="2015-03-26T10:59:00Z">
              <w:r w:rsidR="009156A5">
                <w:t>ies</w:t>
              </w:r>
            </w:ins>
            <w:proofErr w:type="spellEnd"/>
            <w:del w:id="98" w:author="Torbjörn Dahlin" w:date="2015-03-26T10:59:00Z">
              <w:r w:rsidR="003503A0" w:rsidDel="009156A5">
                <w:delText>y</w:delText>
              </w:r>
            </w:del>
            <w:r w:rsidR="003503A0">
              <w:t xml:space="preserve"> &amp; </w:t>
            </w:r>
            <w:proofErr w:type="spellStart"/>
            <w:r w:rsidR="003503A0">
              <w:t>GetObservation</w:t>
            </w:r>
            <w:proofErr w:type="spellEnd"/>
            <w:r w:rsidR="003503A0">
              <w:t>)</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254949C2" w:rsidR="005464FE" w:rsidRPr="00F81A41" w:rsidRDefault="00AB5F76" w:rsidP="002E6E06">
            <w:pPr>
              <w:spacing w:before="40" w:after="40"/>
            </w:pPr>
            <w:proofErr w:type="spellStart"/>
            <w:ins w:id="99" w:author="Torbjörn Dahlin" w:date="2015-03-30T03:02:00Z">
              <w:r>
                <w:t>GetActivities</w:t>
              </w:r>
              <w:proofErr w:type="spellEnd"/>
              <w:r>
                <w:t>/Get Observations</w:t>
              </w:r>
            </w:ins>
            <w:ins w:id="100" w:author="Torbjörn Dahlin" w:date="2015-03-30T03:03:00Z">
              <w:r>
                <w:t xml:space="preserve"> </w:t>
              </w:r>
            </w:ins>
            <w:ins w:id="101" w:author="Torbjörn Dahlin" w:date="2015-03-30T03:02:00Z">
              <w:r>
                <w:t>system</w:t>
              </w:r>
            </w:ins>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102" w:name="_Toc398042064"/>
      <w:bookmarkStart w:id="103" w:name="_Toc414627233"/>
      <w:r w:rsidRPr="009C0282">
        <w:t>Adressering</w:t>
      </w:r>
      <w:bookmarkEnd w:id="102"/>
      <w:bookmarkEnd w:id="103"/>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104" w:name="_Toc383167586"/>
      <w:bookmarkStart w:id="105" w:name="_Toc277330956"/>
      <w:bookmarkStart w:id="106" w:name="_Toc414627234"/>
      <w:r w:rsidRPr="00DF207A">
        <w:t>Sammanfattning av adresseringsmodell</w:t>
      </w:r>
      <w:bookmarkEnd w:id="104"/>
      <w:bookmarkEnd w:id="105"/>
      <w:bookmarkEnd w:id="106"/>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107" w:name="_Toc398042069"/>
      <w:bookmarkStart w:id="108" w:name="_Toc414627235"/>
      <w:r w:rsidRPr="00AB0642">
        <w:t>Aggregering och engagemangsindex</w:t>
      </w:r>
      <w:bookmarkEnd w:id="107"/>
      <w:bookmarkEnd w:id="108"/>
    </w:p>
    <w:p w14:paraId="2F665C7C" w14:textId="77777777" w:rsidR="00DF5FE6" w:rsidRDefault="00DF5FE6" w:rsidP="00DF5FE6">
      <w:bookmarkStart w:id="109" w:name="_Toc357754847"/>
      <w:bookmarkStart w:id="110" w:name="_Toc243452549"/>
      <w:bookmarkEnd w:id="39"/>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20C88C6E"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utan att passera en aggregerande tjänst. </w:t>
      </w:r>
    </w:p>
    <w:p w14:paraId="7ED8D520" w14:textId="77777777" w:rsidR="00DF5FE6"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72CD5CE1" w14:textId="77777777" w:rsidR="000F5C05" w:rsidRDefault="000F5C05" w:rsidP="00DF5FE6"/>
    <w:p w14:paraId="4B7117A7" w14:textId="35534C31" w:rsidR="000F5C05" w:rsidRDefault="000F5C05" w:rsidP="007931ED">
      <w:pPr>
        <w:pStyle w:val="Rubrik2"/>
      </w:pPr>
      <w:bookmarkStart w:id="111" w:name="_Toc414627236"/>
      <w:r>
        <w:t>Interaktionsöverenskommelser</w:t>
      </w:r>
      <w:r w:rsidR="000B24C9">
        <w:t xml:space="preserve"> </w:t>
      </w:r>
      <w:del w:id="112" w:author="Torbjörn Dahlin" w:date="2015-03-26T11:00:00Z">
        <w:r w:rsidR="000B24C9" w:rsidDel="004F6D90">
          <w:delText>och tillämpningsanvisningar</w:delText>
        </w:r>
      </w:del>
      <w:bookmarkEnd w:id="111"/>
    </w:p>
    <w:p w14:paraId="0E3BCC60" w14:textId="4B758470" w:rsidR="00910647" w:rsidRDefault="0044045E">
      <w:pPr>
        <w:rPr>
          <w:ins w:id="113" w:author="Torbjörn Dahlin" w:date="2015-03-26T12:26:00Z"/>
        </w:rPr>
      </w:pPr>
      <w:ins w:id="114" w:author="Torbjörn Dahlin" w:date="2015-03-27T16:03:00Z">
        <w:r>
          <w:rPr>
            <w:noProof/>
            <w:lang w:eastAsia="sv-SE"/>
          </w:rPr>
          <w:drawing>
            <wp:inline distT="0" distB="0" distL="0" distR="0" wp14:anchorId="02359AE7" wp14:editId="5D843BAD">
              <wp:extent cx="5972810" cy="2581910"/>
              <wp:effectExtent l="0" t="0" r="8890" b="889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2581910"/>
                      </a:xfrm>
                      <a:prstGeom prst="rect">
                        <a:avLst/>
                      </a:prstGeom>
                    </pic:spPr>
                  </pic:pic>
                </a:graphicData>
              </a:graphic>
            </wp:inline>
          </w:drawing>
        </w:r>
        <w:r>
          <w:rPr>
            <w:noProof/>
            <w:lang w:eastAsia="sv-SE"/>
          </w:rPr>
          <w:t xml:space="preserve"> </w:t>
        </w:r>
      </w:ins>
    </w:p>
    <w:p w14:paraId="707D3FF1" w14:textId="56647718" w:rsidR="000F5C05" w:rsidRDefault="003472E9">
      <w:r>
        <w:t xml:space="preserve">Konsumenter och producenter av information inom denna tjänstedomän kan inte enbart förlita sig på informationsspecifikation och tjänstekontraktsbeskrivning för att uppnå semantisk interoperabilitet. Skälet till detta är att </w:t>
      </w:r>
      <w:r w:rsidR="000B24C9">
        <w:t xml:space="preserve">kombinationen av typade relationer och möjligheten att använda godtyckliga </w:t>
      </w:r>
      <w:proofErr w:type="spellStart"/>
      <w:r w:rsidR="000B24C9">
        <w:t>kodverk</w:t>
      </w:r>
      <w:proofErr w:type="spellEnd"/>
      <w:r w:rsidR="000B24C9">
        <w:t xml:space="preserve"> för att beskriva en viss klinisk händelse ger möjlighet att skapa </w:t>
      </w:r>
      <w:ins w:id="115" w:author="Torbjörn Dahlin" w:date="2015-03-30T03:09:00Z">
        <w:r w:rsidR="00C96849">
          <w:t xml:space="preserve">detaljerade </w:t>
        </w:r>
      </w:ins>
      <w:r w:rsidR="000B24C9">
        <w:t xml:space="preserve">modeller byggda </w:t>
      </w:r>
      <w:ins w:id="116" w:author="Torbjörn Dahlin" w:date="2015-03-30T03:09:00Z">
        <w:r w:rsidR="00C96849">
          <w:t xml:space="preserve">som sammansättningar av </w:t>
        </w:r>
      </w:ins>
      <w:r w:rsidR="000B24C9">
        <w:t xml:space="preserve">dessa tjänster. </w:t>
      </w:r>
    </w:p>
    <w:p w14:paraId="0804EA76" w14:textId="77777777" w:rsidR="000B24C9" w:rsidRDefault="000B24C9"/>
    <w:p w14:paraId="3FA35775" w14:textId="6739A696" w:rsidR="000B24C9" w:rsidRDefault="00C96849">
      <w:pPr>
        <w:rPr>
          <w:ins w:id="117" w:author="Torbjörn Dahlin" w:date="2015-03-30T03:10:00Z"/>
        </w:rPr>
      </w:pPr>
      <w:ins w:id="118" w:author="Torbjörn Dahlin" w:date="2015-03-30T03:05:00Z">
        <w:r w:rsidRPr="007931ED">
          <w:rPr>
            <w:highlight w:val="yellow"/>
          </w:rPr>
          <w:t xml:space="preserve">En interaktionsöverenskommelse </w:t>
        </w:r>
        <w:r>
          <w:t xml:space="preserve">utgör en överenskommelse om kliniska egenskaper som ska gälla för den information som tjänstekonsumenten efterfrågar inom ramen för ett tjänsteanrop. </w:t>
        </w:r>
      </w:ins>
      <w:ins w:id="119" w:author="Torbjörn Dahlin" w:date="2015-03-31T13:11:00Z">
        <w:r w:rsidR="00731E61" w:rsidRPr="00731E61">
          <w:rPr>
            <w:rPrChange w:id="120" w:author="Torbjörn Dahlin" w:date="2015-03-31T13:11:00Z">
              <w:rPr>
                <w:rFonts w:ascii="Arial" w:hAnsi="Arial" w:cs="Arial"/>
                <w:i/>
                <w:iCs/>
                <w:color w:val="222222"/>
                <w:sz w:val="19"/>
                <w:szCs w:val="19"/>
                <w:shd w:val="clear" w:color="auto" w:fill="FFFFFF"/>
              </w:rPr>
            </w:rPrChange>
          </w:rPr>
          <w:t>Under förutsättning att tjänsteproducenten stöder innebörden av interaktionsöverenskommelsen ska den returnera data enligt sökparametrarna. Om stöd saknas skall tjänsteproducenten returnera ett tomt svar.</w:t>
        </w:r>
        <w:r w:rsidR="00731E61" w:rsidRPr="00731E61">
          <w:t xml:space="preserve">  </w:t>
        </w:r>
      </w:ins>
      <w:ins w:id="121" w:author="Torbjörn Dahlin" w:date="2015-03-30T03:05:00Z">
        <w:r>
          <w:t xml:space="preserve">En interaktionsöverenskommelse är specifik för ett tjänstekontrakt (t.ex. </w:t>
        </w:r>
        <w:proofErr w:type="spellStart"/>
        <w:r>
          <w:t>GetObservations</w:t>
        </w:r>
        <w:proofErr w:type="spellEnd"/>
        <w:r>
          <w:t xml:space="preserve">). </w:t>
        </w:r>
      </w:ins>
      <w:ins w:id="122" w:author="Torbjörn Dahlin" w:date="2015-03-26T11:32:00Z">
        <w:r w:rsidR="00AC03A9">
          <w:rPr>
            <w:highlight w:val="yellow"/>
          </w:rPr>
          <w:t xml:space="preserve">En </w:t>
        </w:r>
      </w:ins>
      <w:r w:rsidR="0046271D">
        <w:rPr>
          <w:highlight w:val="yellow"/>
        </w:rPr>
        <w:t xml:space="preserve">överenskommelse kan exempelvis beskriva hur en kroppslängd mätt i centimeter representeras i </w:t>
      </w:r>
      <w:proofErr w:type="spellStart"/>
      <w:r w:rsidR="0046271D" w:rsidRPr="00AC03A9">
        <w:rPr>
          <w:highlight w:val="yellow"/>
        </w:rPr>
        <w:t>GetObservations</w:t>
      </w:r>
      <w:proofErr w:type="spellEnd"/>
      <w:r w:rsidR="0046271D">
        <w:rPr>
          <w:highlight w:val="yellow"/>
        </w:rPr>
        <w:t xml:space="preserve">-interaktionen, samt eventuella relationer till andra </w:t>
      </w:r>
      <w:r w:rsidR="0046271D">
        <w:rPr>
          <w:highlight w:val="yellow"/>
        </w:rPr>
        <w:lastRenderedPageBreak/>
        <w:t>informationsmängder som ett producentsystem förväntas producera för denna överenskommelse.</w:t>
      </w:r>
      <w:r w:rsidR="00AB0E0D">
        <w:rPr>
          <w:highlight w:val="yellow"/>
        </w:rPr>
        <w:t xml:space="preserve"> </w:t>
      </w:r>
      <w:ins w:id="123" w:author="Torbjörn Dahlin" w:date="2015-03-26T11:32:00Z">
        <w:r w:rsidR="00AC03A9">
          <w:rPr>
            <w:highlight w:val="yellow"/>
          </w:rPr>
          <w:t>I</w:t>
        </w:r>
      </w:ins>
      <w:r w:rsidR="00AB0E0D">
        <w:rPr>
          <w:highlight w:val="yellow"/>
        </w:rPr>
        <w:t>nteraktionsöverenskommelse</w:t>
      </w:r>
      <w:ins w:id="124" w:author="Torbjörn Dahlin" w:date="2015-03-26T11:32:00Z">
        <w:r w:rsidR="00AC03A9">
          <w:rPr>
            <w:highlight w:val="yellow"/>
          </w:rPr>
          <w:t>r</w:t>
        </w:r>
      </w:ins>
      <w:r w:rsidR="00AB0E0D">
        <w:rPr>
          <w:highlight w:val="yellow"/>
        </w:rPr>
        <w:t xml:space="preserve"> ges en identitet</w:t>
      </w:r>
      <w:r w:rsidR="00053EA6">
        <w:rPr>
          <w:highlight w:val="yellow"/>
        </w:rPr>
        <w:t>beteckning</w:t>
      </w:r>
      <w:r w:rsidR="00AB0E0D">
        <w:rPr>
          <w:highlight w:val="yellow"/>
        </w:rPr>
        <w:t xml:space="preserve"> </w:t>
      </w:r>
      <w:r w:rsidR="00D55EF8">
        <w:t>som</w:t>
      </w:r>
      <w:ins w:id="125" w:author="Torbjörn Dahlin" w:date="2015-03-26T11:33:00Z">
        <w:r w:rsidR="00AC03A9">
          <w:t xml:space="preserve"> används som</w:t>
        </w:r>
      </w:ins>
      <w:r w:rsidR="00D55EF8">
        <w:t xml:space="preserve"> filterparameter till denna tjänst för att säkerställa att endast information inom en viss överenskommelse returneras</w:t>
      </w:r>
      <w:r w:rsidR="00053EA6">
        <w:t>.</w:t>
      </w:r>
    </w:p>
    <w:p w14:paraId="0B7B4AEE" w14:textId="0320B9F2" w:rsidR="00C96849" w:rsidRPr="007931ED" w:rsidRDefault="00C96849">
      <w:pPr>
        <w:rPr>
          <w:highlight w:val="yellow"/>
        </w:rPr>
      </w:pPr>
      <w:ins w:id="126" w:author="Torbjörn Dahlin" w:date="2015-03-30T03:10:00Z">
        <w:r>
          <w:t xml:space="preserve"> En tjänstekonsument av en viss typ kan kräva stöd för ett antal interaktionsöverenskommelser för att kunna utföra sin uppgift. </w:t>
        </w:r>
      </w:ins>
      <w:ins w:id="127" w:author="Torbjörn Dahlin" w:date="2015-03-30T03:11:00Z">
        <w:r>
          <w:t>En systemägare till ett producentsystem kan använda denna lista med interaktionsöverenskommelser som en beställning till sin systemleverantör.</w:t>
        </w:r>
      </w:ins>
    </w:p>
    <w:p w14:paraId="785EEBE2" w14:textId="77777777" w:rsidR="000B24C9" w:rsidRPr="007931ED" w:rsidRDefault="000B24C9">
      <w:pPr>
        <w:rPr>
          <w:highlight w:val="yellow"/>
        </w:rPr>
      </w:pP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128" w:name="_Toc414627239"/>
      <w:r>
        <w:lastRenderedPageBreak/>
        <w:t xml:space="preserve">Tjänstedomänens </w:t>
      </w:r>
      <w:bookmarkEnd w:id="109"/>
      <w:bookmarkEnd w:id="110"/>
      <w:r w:rsidR="00C10E29">
        <w:t>krav och regler</w:t>
      </w:r>
      <w:bookmarkEnd w:id="128"/>
    </w:p>
    <w:p w14:paraId="0B1FCF3C" w14:textId="77777777" w:rsidR="0015321D" w:rsidRDefault="0015321D" w:rsidP="0015321D">
      <w:pPr>
        <w:pStyle w:val="Rubrik2"/>
      </w:pPr>
      <w:bookmarkStart w:id="129" w:name="_Toc244018071"/>
      <w:bookmarkStart w:id="130" w:name="_Toc374962628"/>
      <w:bookmarkStart w:id="131" w:name="_Toc398042071"/>
      <w:bookmarkStart w:id="132" w:name="_Toc414627240"/>
      <w:r w:rsidRPr="00A0151E">
        <w:t>Uppdatering</w:t>
      </w:r>
      <w:r>
        <w:t xml:space="preserve"> av </w:t>
      </w:r>
      <w:r w:rsidRPr="00435396">
        <w:t>engagemangsindex</w:t>
      </w:r>
      <w:bookmarkEnd w:id="129"/>
      <w:bookmarkEnd w:id="130"/>
      <w:bookmarkEnd w:id="131"/>
      <w:bookmarkEnd w:id="132"/>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0698FDC5" w14:textId="77777777" w:rsidR="0015321D" w:rsidRDefault="0015321D" w:rsidP="0015321D">
            <w:pPr>
              <w:rPr>
                <w:ins w:id="133" w:author="Torbjörn Dahlin" w:date="2015-03-31T15:37:00Z"/>
              </w:rPr>
            </w:pPr>
            <w:r w:rsidRPr="00E146AE">
              <w:t xml:space="preserve">Person- eller samordningsnummer enligt skatteverkets definition (12 tecken). </w:t>
            </w:r>
          </w:p>
          <w:p w14:paraId="3CD152B4" w14:textId="2052E239" w:rsidR="009B6FB3" w:rsidRPr="00E146AE" w:rsidRDefault="009B6FB3" w:rsidP="0015321D">
            <w:ins w:id="134" w:author="Torbjörn Dahlin" w:date="2015-03-31T15:37:00Z">
              <w:r>
                <w:t>OBS! Om patienten endast är identifierad med hjälp av ett reservnummer skall engagemangsindex inte uppdateras!</w:t>
              </w:r>
            </w:ins>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xml:space="preserve">. Anges med kortform </w:t>
            </w:r>
            <w:r w:rsidRPr="00554C0F">
              <w:lastRenderedPageBreak/>
              <w:t>enligt tabell nedan.</w:t>
            </w:r>
          </w:p>
        </w:tc>
        <w:tc>
          <w:tcPr>
            <w:tcW w:w="1330" w:type="dxa"/>
            <w:shd w:val="clear" w:color="auto" w:fill="auto"/>
          </w:tcPr>
          <w:p w14:paraId="6480211E" w14:textId="77777777" w:rsidR="0015321D" w:rsidRPr="00E146AE" w:rsidRDefault="0015321D" w:rsidP="0015321D">
            <w:r w:rsidRPr="00E146AE">
              <w:lastRenderedPageBreak/>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lastRenderedPageBreak/>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w:t>
            </w:r>
            <w:r w:rsidRPr="00E146AE">
              <w:lastRenderedPageBreak/>
              <w:t>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lastRenderedPageBreak/>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4604C8">
      <w:pPr>
        <w:pStyle w:val="Rubrik3"/>
      </w:pPr>
      <w:bookmarkStart w:id="135" w:name="_Toc414627241"/>
      <w:r>
        <w:t xml:space="preserve">Regler för tilldelning av värde i fältet </w:t>
      </w:r>
      <w:proofErr w:type="spellStart"/>
      <w:r>
        <w:t>Categorization</w:t>
      </w:r>
      <w:proofErr w:type="spellEnd"/>
      <w:r>
        <w:t xml:space="preserve"> i engagemangs</w:t>
      </w:r>
      <w:r w:rsidR="00BE506B">
        <w:t>index</w:t>
      </w:r>
      <w:r>
        <w:t>posten för tjänstekontrakt i denna domän.</w:t>
      </w:r>
      <w:bookmarkEnd w:id="135"/>
      <w:r>
        <w:t xml:space="preserve">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4ECE9C52" w:rsidR="0015321D" w:rsidRPr="00F83C47" w:rsidRDefault="0015321D" w:rsidP="0015321D">
            <w:pPr>
              <w:rPr>
                <w:highlight w:val="yellow"/>
              </w:rPr>
            </w:pPr>
            <w:proofErr w:type="spellStart"/>
            <w:r w:rsidRPr="00F83C47">
              <w:lastRenderedPageBreak/>
              <w:t>G</w:t>
            </w:r>
            <w:r w:rsidR="004604C8">
              <w:t>et</w:t>
            </w:r>
            <w:r w:rsidRPr="00F83C47">
              <w:t>Observation</w:t>
            </w:r>
            <w:r w:rsidR="00131202">
              <w:t>s</w:t>
            </w:r>
            <w:proofErr w:type="spellEnd"/>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136" w:name="_Toc398042072"/>
      <w:bookmarkStart w:id="137" w:name="_Toc414627242"/>
      <w:r>
        <w:t>Informationssäkerhet och juridik</w:t>
      </w:r>
      <w:bookmarkEnd w:id="136"/>
      <w:bookmarkEnd w:id="137"/>
    </w:p>
    <w:p w14:paraId="54F7F7D8" w14:textId="77777777" w:rsidR="0015321D" w:rsidRDefault="0015321D" w:rsidP="0015321D">
      <w:pPr>
        <w:pStyle w:val="Rubrik3"/>
      </w:pPr>
      <w:bookmarkStart w:id="138" w:name="_Toc374962630"/>
      <w:bookmarkStart w:id="139" w:name="_Toc398042073"/>
      <w:bookmarkStart w:id="140" w:name="_Toc414627243"/>
      <w:r>
        <w:t xml:space="preserve">Medarbetarens </w:t>
      </w:r>
      <w:r w:rsidRPr="004F0149">
        <w:t>direktåtkomst</w:t>
      </w:r>
      <w:bookmarkEnd w:id="138"/>
      <w:bookmarkEnd w:id="139"/>
      <w:bookmarkEnd w:id="140"/>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141" w:name="_Toc374962631"/>
      <w:bookmarkStart w:id="142" w:name="_Toc398042074"/>
      <w:bookmarkStart w:id="143" w:name="_Toc414627244"/>
      <w:r w:rsidRPr="00916805">
        <w:t>Patientens direktåtkomst</w:t>
      </w:r>
      <w:bookmarkEnd w:id="141"/>
      <w:bookmarkEnd w:id="142"/>
      <w:bookmarkEnd w:id="143"/>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144" w:name="_Toc219337773"/>
      <w:bookmarkStart w:id="145" w:name="_Toc227077997"/>
      <w:bookmarkStart w:id="146" w:name="_Toc245231401"/>
      <w:bookmarkStart w:id="147" w:name="_Toc374962632"/>
      <w:bookmarkStart w:id="148" w:name="_Toc398042075"/>
      <w:bookmarkStart w:id="149" w:name="_Toc414627245"/>
      <w:r w:rsidRPr="00E146AE">
        <w:t>Generellt</w:t>
      </w:r>
      <w:bookmarkEnd w:id="144"/>
      <w:bookmarkEnd w:id="145"/>
      <w:bookmarkEnd w:id="146"/>
      <w:bookmarkEnd w:id="147"/>
      <w:bookmarkEnd w:id="148"/>
      <w:bookmarkEnd w:id="149"/>
    </w:p>
    <w:p w14:paraId="62A637D2" w14:textId="6F361AC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w:t>
      </w:r>
      <w:r w:rsidRPr="00E146AE">
        <w:t>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150" w:name="_Toc398042076"/>
      <w:bookmarkStart w:id="151" w:name="_Toc414627246"/>
      <w:r>
        <w:lastRenderedPageBreak/>
        <w:t>Icke funktionella krav</w:t>
      </w:r>
      <w:bookmarkEnd w:id="150"/>
      <w:bookmarkEnd w:id="151"/>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152" w:name="_Toc398042077"/>
      <w:bookmarkStart w:id="153" w:name="_Toc414627247"/>
      <w:commentRangeStart w:id="154"/>
      <w:commentRangeStart w:id="155"/>
      <w:r>
        <w:t>SLA krav</w:t>
      </w:r>
      <w:bookmarkEnd w:id="152"/>
      <w:bookmarkEnd w:id="153"/>
      <w:commentRangeEnd w:id="154"/>
      <w:r w:rsidR="00E35FAF">
        <w:rPr>
          <w:rStyle w:val="Kommentarsreferens"/>
          <w:rFonts w:eastAsia="Calibri"/>
          <w:bCs w:val="0"/>
        </w:rPr>
        <w:commentReference w:id="154"/>
      </w:r>
      <w:commentRangeEnd w:id="155"/>
      <w:r w:rsidR="00AB5F76">
        <w:rPr>
          <w:rStyle w:val="Kommentarsreferens"/>
          <w:rFonts w:eastAsia="Calibri"/>
          <w:bCs w:val="0"/>
        </w:rPr>
        <w:commentReference w:id="155"/>
      </w:r>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4A2DDB9F" w:rsidR="0015321D" w:rsidRPr="00E146AE" w:rsidRDefault="0015321D" w:rsidP="00AB5F76">
            <w:commentRangeStart w:id="156"/>
            <w:r w:rsidRPr="00E146AE">
              <w:t xml:space="preserve">Svarstiden </w:t>
            </w:r>
            <w:del w:id="157" w:author="Torbjörn Dahlin" w:date="2015-03-30T02:05:00Z">
              <w:r w:rsidRPr="00E146AE" w:rsidDel="00AB5F76">
                <w:delText xml:space="preserve">får </w:delText>
              </w:r>
            </w:del>
            <w:ins w:id="158" w:author="Torbjörn Dahlin" w:date="2015-03-30T02:05:00Z">
              <w:r w:rsidR="00AB5F76">
                <w:t>ska</w:t>
              </w:r>
              <w:r w:rsidR="00AB5F76" w:rsidRPr="00E146AE">
                <w:t xml:space="preserve"> </w:t>
              </w:r>
            </w:ins>
            <w:r w:rsidRPr="00E146AE">
              <w:t>inte överstiga 5 sekunder</w:t>
            </w:r>
            <w:commentRangeEnd w:id="156"/>
            <w:r w:rsidR="00DA30C4">
              <w:rPr>
                <w:rStyle w:val="Kommentarsreferens"/>
              </w:rPr>
              <w:commentReference w:id="156"/>
            </w:r>
            <w:r w:rsidR="004604C8">
              <w:t xml:space="preserve"> </w:t>
            </w:r>
            <w:commentRangeStart w:id="159"/>
            <w:r w:rsidR="004604C8">
              <w:t>för 100 observationer.</w:t>
            </w:r>
            <w:commentRangeEnd w:id="159"/>
            <w:r w:rsidR="00AB5F76">
              <w:rPr>
                <w:rStyle w:val="Kommentarsreferens"/>
              </w:rPr>
              <w:commentReference w:id="159"/>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160" w:name="_Toc398042078"/>
      <w:bookmarkStart w:id="161" w:name="_Toc414627248"/>
      <w:r>
        <w:t>Övriga krav</w:t>
      </w:r>
      <w:bookmarkEnd w:id="160"/>
      <w:bookmarkEnd w:id="161"/>
    </w:p>
    <w:p w14:paraId="0A233D02" w14:textId="77777777" w:rsidR="0015321D" w:rsidRPr="007C5E55" w:rsidRDefault="0015321D" w:rsidP="0015321D"/>
    <w:p w14:paraId="04E83831" w14:textId="77777777" w:rsidR="0015321D" w:rsidRPr="00E146AE" w:rsidRDefault="0015321D" w:rsidP="0015321D">
      <w:pPr>
        <w:pStyle w:val="Rubrik2"/>
      </w:pPr>
      <w:bookmarkStart w:id="162" w:name="_Toc398042079"/>
      <w:bookmarkStart w:id="163" w:name="_Toc414627249"/>
      <w:r>
        <w:t>Felhantering</w:t>
      </w:r>
      <w:bookmarkEnd w:id="162"/>
      <w:bookmarkEnd w:id="163"/>
    </w:p>
    <w:p w14:paraId="5BC067B2" w14:textId="77777777" w:rsidR="0015321D" w:rsidRPr="00E146AE" w:rsidRDefault="0015321D" w:rsidP="0015321D">
      <w:pPr>
        <w:pStyle w:val="Rubrik3"/>
      </w:pPr>
      <w:bookmarkStart w:id="164" w:name="_Toc374962634"/>
      <w:bookmarkStart w:id="165" w:name="_Toc398042080"/>
      <w:bookmarkStart w:id="166" w:name="_Toc414627250"/>
      <w:r w:rsidRPr="00E146AE">
        <w:t>Krav på en tjänsteproducent</w:t>
      </w:r>
      <w:bookmarkEnd w:id="164"/>
      <w:bookmarkEnd w:id="165"/>
      <w:bookmarkEnd w:id="166"/>
    </w:p>
    <w:p w14:paraId="7F5704D5" w14:textId="77777777" w:rsidR="0015321D" w:rsidRPr="00E146AE" w:rsidRDefault="0015321D" w:rsidP="0015321D">
      <w:pPr>
        <w:pStyle w:val="Rubrik4"/>
      </w:pPr>
      <w:bookmarkStart w:id="167" w:name="_Toc414627251"/>
      <w:r w:rsidRPr="00E146AE">
        <w:t>Logiska fel</w:t>
      </w:r>
      <w:bookmarkEnd w:id="167"/>
      <w:r w:rsidRPr="00E146AE">
        <w:t xml:space="preserve">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bookmarkStart w:id="168" w:name="_Toc414627252"/>
      <w:r w:rsidRPr="00E146AE">
        <w:lastRenderedPageBreak/>
        <w:t>Tekniska fel</w:t>
      </w:r>
      <w:bookmarkEnd w:id="168"/>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69" w:name="_Toc398042081"/>
      <w:bookmarkStart w:id="170" w:name="_Toc414627253"/>
      <w:r w:rsidRPr="0002697A">
        <w:t>Krav på en tjänstekonsument</w:t>
      </w:r>
      <w:bookmarkEnd w:id="169"/>
      <w:bookmarkEnd w:id="170"/>
    </w:p>
    <w:p w14:paraId="0B88628B" w14:textId="77777777" w:rsidR="0015321D" w:rsidRPr="00E146AE" w:rsidRDefault="0015321D" w:rsidP="0015321D">
      <w:pPr>
        <w:pStyle w:val="Rubrik4"/>
      </w:pPr>
      <w:bookmarkStart w:id="171" w:name="_Toc414627254"/>
      <w:r w:rsidRPr="00E146AE">
        <w:t>Logiska fel</w:t>
      </w:r>
      <w:bookmarkEnd w:id="171"/>
      <w:r w:rsidRPr="00E146AE">
        <w:t xml:space="preserve">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bookmarkStart w:id="172" w:name="_Toc414627255"/>
      <w:r w:rsidRPr="00E146AE">
        <w:t>Tekniska fel</w:t>
      </w:r>
      <w:bookmarkEnd w:id="172"/>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173" w:name="_Toc224960922"/>
      <w:bookmarkStart w:id="174" w:name="_Toc357754855"/>
      <w:bookmarkStart w:id="175" w:name="_Toc243452565"/>
      <w:bookmarkEnd w:id="32"/>
      <w:bookmarkEnd w:id="33"/>
      <w:bookmarkEnd w:id="34"/>
      <w:r>
        <w:br w:type="page"/>
      </w:r>
    </w:p>
    <w:p w14:paraId="2CBDBDA5" w14:textId="0DDFFE2F" w:rsidR="0039481C" w:rsidRDefault="0039481C" w:rsidP="0039481C">
      <w:pPr>
        <w:pStyle w:val="Rubrik1"/>
      </w:pPr>
      <w:bookmarkStart w:id="176" w:name="_Toc414627256"/>
      <w:r>
        <w:lastRenderedPageBreak/>
        <w:t xml:space="preserve">Tjänstedomänens </w:t>
      </w:r>
      <w:bookmarkEnd w:id="173"/>
      <w:r>
        <w:t>meddelandemodeller</w:t>
      </w:r>
      <w:bookmarkEnd w:id="174"/>
      <w:bookmarkEnd w:id="175"/>
      <w:bookmarkEnd w:id="176"/>
    </w:p>
    <w:p w14:paraId="062125DB" w14:textId="1EBCF968" w:rsidR="0039481C" w:rsidRPr="007E3F3B" w:rsidRDefault="0039481C" w:rsidP="0039481C">
      <w:pPr>
        <w:rPr>
          <w:i/>
        </w:rPr>
      </w:pPr>
      <w:bookmarkStart w:id="177"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178" w:name="_Toc368997123"/>
      <w:bookmarkStart w:id="179" w:name="_Ref371426457"/>
      <w:bookmarkStart w:id="180" w:name="_Toc374962639"/>
      <w:bookmarkStart w:id="181" w:name="_Toc398042083"/>
      <w:bookmarkStart w:id="182" w:name="_Ref405446111"/>
      <w:bookmarkStart w:id="183" w:name="_Ref405446118"/>
      <w:bookmarkStart w:id="184" w:name="_Toc414627257"/>
      <w:r>
        <w:t>V-MIM</w:t>
      </w:r>
      <w:bookmarkEnd w:id="178"/>
      <w:bookmarkEnd w:id="179"/>
      <w:r>
        <w:t xml:space="preserve"> - Observationer</w:t>
      </w:r>
      <w:bookmarkEnd w:id="180"/>
      <w:bookmarkEnd w:id="181"/>
      <w:bookmarkEnd w:id="182"/>
      <w:bookmarkEnd w:id="183"/>
      <w:bookmarkEnd w:id="184"/>
    </w:p>
    <w:p w14:paraId="01B20F22" w14:textId="40C92BD0" w:rsidR="0031241E" w:rsidRDefault="00A22A4C" w:rsidP="0031241E">
      <w:r>
        <w:rPr>
          <w:noProof/>
          <w:lang w:eastAsia="sv-SE"/>
        </w:rPr>
        <w:t xml:space="preserve"> </w:t>
      </w:r>
      <w:commentRangeStart w:id="185"/>
      <w:commentRangeStart w:id="186"/>
      <w:r w:rsidR="004604C8">
        <w:rPr>
          <w:noProof/>
          <w:lang w:eastAsia="sv-SE"/>
        </w:rPr>
        <w:drawing>
          <wp:inline distT="0" distB="0" distL="0" distR="0" wp14:anchorId="00A295DF" wp14:editId="3EDB2DE4">
            <wp:extent cx="6645910" cy="606044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MIM.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6060440"/>
                    </a:xfrm>
                    <a:prstGeom prst="rect">
                      <a:avLst/>
                    </a:prstGeom>
                  </pic:spPr>
                </pic:pic>
              </a:graphicData>
            </a:graphic>
          </wp:inline>
        </w:drawing>
      </w:r>
      <w:commentRangeEnd w:id="185"/>
      <w:r w:rsidR="00860BDA">
        <w:rPr>
          <w:rStyle w:val="Kommentarsreferens"/>
        </w:rPr>
        <w:commentReference w:id="185"/>
      </w:r>
      <w:commentRangeEnd w:id="186"/>
      <w:r w:rsidR="00AB5F76">
        <w:rPr>
          <w:rStyle w:val="Kommentarsreferens"/>
        </w:rPr>
        <w:commentReference w:id="186"/>
      </w:r>
    </w:p>
    <w:p w14:paraId="56E7F7C5" w14:textId="5472D40E" w:rsidR="00E24E60" w:rsidRPr="00E24E60" w:rsidRDefault="001F3C93" w:rsidP="0031241E">
      <w:pPr>
        <w:rPr>
          <w:i/>
        </w:rPr>
      </w:pPr>
      <w:r>
        <w:rPr>
          <w:i/>
        </w:rPr>
        <w:lastRenderedPageBreak/>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2EE8B528" w:rsidR="00B677FA" w:rsidRPr="00F71DFD" w:rsidRDefault="00B677FA" w:rsidP="00D07E6E">
            <w:pPr>
              <w:rPr>
                <w:b/>
                <w:szCs w:val="20"/>
              </w:rPr>
            </w:pPr>
            <w:r>
              <w:rPr>
                <w:b/>
                <w:szCs w:val="20"/>
              </w:rPr>
              <w:t>Mappning mot NI 201</w:t>
            </w:r>
            <w:r w:rsidR="00B069E3">
              <w:rPr>
                <w:b/>
                <w:szCs w:val="20"/>
              </w:rPr>
              <w:t>5</w:t>
            </w:r>
            <w:r>
              <w:rPr>
                <w:b/>
                <w:szCs w:val="20"/>
              </w:rPr>
              <w:t xml:space="preserve"> release 1</w:t>
            </w:r>
            <w:r w:rsidR="008028A4">
              <w:rPr>
                <w:b/>
                <w:szCs w:val="20"/>
              </w:rPr>
              <w:br/>
              <w:t xml:space="preserve">(eller </w:t>
            </w:r>
            <w:r w:rsidR="00D07E6E">
              <w:rPr>
                <w:b/>
                <w:szCs w:val="20"/>
              </w:rPr>
              <w:t xml:space="preserve">V-MIM </w:t>
            </w:r>
            <w:r w:rsidR="008028A4">
              <w:rPr>
                <w:b/>
                <w:szCs w:val="20"/>
              </w:rPr>
              <w:t>enligt ovan)</w:t>
            </w:r>
          </w:p>
        </w:tc>
      </w:tr>
      <w:tr w:rsidR="00D07E6E" w:rsidRPr="00410CFC" w14:paraId="725272DD" w14:textId="77777777" w:rsidTr="00B677FA">
        <w:trPr>
          <w:trHeight w:val="397"/>
        </w:trPr>
        <w:tc>
          <w:tcPr>
            <w:tcW w:w="3238" w:type="dxa"/>
            <w:vAlign w:val="center"/>
          </w:tcPr>
          <w:p w14:paraId="08A8CDEB" w14:textId="2728D22E" w:rsidR="00D07E6E" w:rsidRPr="006B6D62" w:rsidRDefault="00D07E6E" w:rsidP="0031241E">
            <w:proofErr w:type="spellStart"/>
            <w:r>
              <w:t>ObservationGroup</w:t>
            </w:r>
            <w:proofErr w:type="spellEnd"/>
            <w:r>
              <w:t xml:space="preserve">. </w:t>
            </w:r>
            <w:proofErr w:type="spellStart"/>
            <w:r w:rsidRPr="00D07E6E">
              <w:t>careProcessId</w:t>
            </w:r>
            <w:proofErr w:type="spellEnd"/>
          </w:p>
        </w:tc>
        <w:tc>
          <w:tcPr>
            <w:tcW w:w="3533" w:type="dxa"/>
            <w:vAlign w:val="center"/>
          </w:tcPr>
          <w:p w14:paraId="4EF06AF7" w14:textId="390E8B32" w:rsidR="00D07E6E" w:rsidRDefault="00D07E6E" w:rsidP="0031241E">
            <w:pPr>
              <w:rPr>
                <w:rFonts w:cs="Arial"/>
                <w:i/>
                <w:szCs w:val="20"/>
              </w:rPr>
            </w:pPr>
            <w:r>
              <w:rPr>
                <w:rFonts w:cs="Arial"/>
                <w:i/>
                <w:szCs w:val="20"/>
              </w:rPr>
              <w:t>Saknar motsvarighet i V-TIM 2.2</w:t>
            </w:r>
          </w:p>
        </w:tc>
        <w:tc>
          <w:tcPr>
            <w:tcW w:w="3827" w:type="dxa"/>
          </w:tcPr>
          <w:p w14:paraId="78446137" w14:textId="3457555D" w:rsidR="00D07E6E" w:rsidRPr="00EE04D9" w:rsidRDefault="00D07E6E" w:rsidP="008028A4">
            <w:pPr>
              <w:rPr>
                <w:rFonts w:cs="Arial"/>
                <w:szCs w:val="20"/>
              </w:rPr>
            </w:pPr>
            <w:r>
              <w:rPr>
                <w:rFonts w:cs="Arial"/>
                <w:szCs w:val="20"/>
              </w:rPr>
              <w:t>Individanpassad vårdprocess.id</w:t>
            </w:r>
          </w:p>
        </w:tc>
      </w:tr>
      <w:tr w:rsidR="00D07E6E" w:rsidRPr="00410CFC" w14:paraId="1923D101" w14:textId="77777777" w:rsidTr="00B677FA">
        <w:trPr>
          <w:trHeight w:val="397"/>
        </w:trPr>
        <w:tc>
          <w:tcPr>
            <w:tcW w:w="3238" w:type="dxa"/>
            <w:vAlign w:val="center"/>
          </w:tcPr>
          <w:p w14:paraId="600D7A19" w14:textId="22D2F180" w:rsidR="00D07E6E" w:rsidRPr="006B6D62" w:rsidRDefault="00D07E6E" w:rsidP="0031241E">
            <w:proofErr w:type="spellStart"/>
            <w:r>
              <w:t>ObservationGroup</w:t>
            </w:r>
            <w:proofErr w:type="spellEnd"/>
            <w:r>
              <w:t xml:space="preserve">. </w:t>
            </w:r>
            <w:proofErr w:type="spellStart"/>
            <w:r w:rsidRPr="00D07E6E">
              <w:t>sourceSystem</w:t>
            </w:r>
            <w:proofErr w:type="spellEnd"/>
          </w:p>
        </w:tc>
        <w:tc>
          <w:tcPr>
            <w:tcW w:w="3533" w:type="dxa"/>
            <w:vAlign w:val="center"/>
          </w:tcPr>
          <w:p w14:paraId="00120DFE" w14:textId="5801811F" w:rsidR="00D07E6E" w:rsidRDefault="00D07E6E" w:rsidP="0031241E">
            <w:pPr>
              <w:rPr>
                <w:rFonts w:cs="Arial"/>
                <w:i/>
                <w:szCs w:val="20"/>
              </w:rPr>
            </w:pPr>
            <w:r>
              <w:rPr>
                <w:rFonts w:cs="Arial"/>
                <w:i/>
                <w:szCs w:val="20"/>
              </w:rPr>
              <w:t>Saknar motsvarighet i V-TIM 2.2</w:t>
            </w:r>
          </w:p>
        </w:tc>
        <w:tc>
          <w:tcPr>
            <w:tcW w:w="3827" w:type="dxa"/>
          </w:tcPr>
          <w:p w14:paraId="71590F77" w14:textId="77777777" w:rsidR="00D07E6E" w:rsidRDefault="00D07E6E" w:rsidP="00D07E6E">
            <w:pPr>
              <w:rPr>
                <w:rFonts w:cs="Arial"/>
                <w:i/>
                <w:szCs w:val="20"/>
              </w:rPr>
            </w:pPr>
            <w:r>
              <w:rPr>
                <w:rFonts w:cs="Arial"/>
                <w:i/>
                <w:szCs w:val="20"/>
              </w:rPr>
              <w:t xml:space="preserve">NI </w:t>
            </w:r>
            <w:proofErr w:type="gramStart"/>
            <w:r>
              <w:rPr>
                <w:rFonts w:cs="Arial"/>
                <w:i/>
                <w:szCs w:val="20"/>
              </w:rPr>
              <w:t>2015.1</w:t>
            </w:r>
            <w:proofErr w:type="gramEnd"/>
          </w:p>
          <w:p w14:paraId="00B332A2" w14:textId="77777777" w:rsidR="00D07E6E" w:rsidRDefault="00D07E6E" w:rsidP="00D07E6E">
            <w:pPr>
              <w:rPr>
                <w:rFonts w:cs="Arial"/>
                <w:i/>
                <w:szCs w:val="20"/>
              </w:rPr>
            </w:pPr>
            <w:r>
              <w:rPr>
                <w:rFonts w:cs="Arial"/>
                <w:i/>
                <w:szCs w:val="20"/>
              </w:rPr>
              <w:t>Saknar motsvarighet</w:t>
            </w:r>
          </w:p>
          <w:p w14:paraId="75AA21A0" w14:textId="77777777" w:rsidR="00D07E6E" w:rsidRDefault="00D07E6E" w:rsidP="00D07E6E">
            <w:pPr>
              <w:rPr>
                <w:rFonts w:cs="Arial"/>
                <w:i/>
                <w:szCs w:val="20"/>
              </w:rPr>
            </w:pPr>
          </w:p>
          <w:p w14:paraId="1AD900D9" w14:textId="77777777" w:rsidR="00D07E6E" w:rsidRDefault="00D07E6E" w:rsidP="00D07E6E">
            <w:pPr>
              <w:rPr>
                <w:rFonts w:cs="Arial"/>
                <w:i/>
                <w:szCs w:val="20"/>
              </w:rPr>
            </w:pPr>
            <w:r>
              <w:rPr>
                <w:rFonts w:cs="Arial"/>
                <w:i/>
                <w:szCs w:val="20"/>
              </w:rPr>
              <w:t>I V-MIM</w:t>
            </w:r>
          </w:p>
          <w:p w14:paraId="4FAF74E2" w14:textId="48D3A9B5" w:rsidR="00D07E6E" w:rsidRPr="00EE04D9" w:rsidRDefault="00F04FD4" w:rsidP="00D07E6E">
            <w:pPr>
              <w:rPr>
                <w:rFonts w:cs="Arial"/>
                <w:szCs w:val="20"/>
              </w:rPr>
            </w:pPr>
            <w:r>
              <w:rPr>
                <w:rFonts w:cs="Arial"/>
                <w:szCs w:val="20"/>
              </w:rPr>
              <w:t>Källsystem.id</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proofErr w:type="spellStart"/>
            <w:r>
              <w:t>Observation.status</w:t>
            </w:r>
            <w:proofErr w:type="spellEnd"/>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proofErr w:type="spellStart"/>
            <w:r>
              <w:rPr>
                <w:rFonts w:cs="Arial"/>
                <w:szCs w:val="20"/>
              </w:rPr>
              <w:t>Observation.status</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F04FD4" w:rsidRPr="00410CFC" w14:paraId="18CB5050" w14:textId="77777777" w:rsidTr="00B677FA">
        <w:trPr>
          <w:trHeight w:val="397"/>
        </w:trPr>
        <w:tc>
          <w:tcPr>
            <w:tcW w:w="3238" w:type="dxa"/>
            <w:vAlign w:val="center"/>
          </w:tcPr>
          <w:p w14:paraId="47FE58C5" w14:textId="4AD4C40F" w:rsidR="00F04FD4" w:rsidRPr="006B6D62" w:rsidRDefault="00F04FD4" w:rsidP="0031241E">
            <w:proofErr w:type="spellStart"/>
            <w:r>
              <w:lastRenderedPageBreak/>
              <w:t>Observation</w:t>
            </w:r>
            <w:proofErr w:type="gramStart"/>
            <w:r>
              <w:t>.RegistrationTime</w:t>
            </w:r>
            <w:proofErr w:type="spellEnd"/>
            <w:proofErr w:type="gramEnd"/>
          </w:p>
        </w:tc>
        <w:tc>
          <w:tcPr>
            <w:tcW w:w="3533" w:type="dxa"/>
            <w:vAlign w:val="center"/>
          </w:tcPr>
          <w:p w14:paraId="03A052C4" w14:textId="478187D3" w:rsidR="00F04FD4" w:rsidRDefault="00F04FD4" w:rsidP="00491E29">
            <w:pPr>
              <w:rPr>
                <w:rFonts w:cs="Arial"/>
                <w:i/>
                <w:szCs w:val="20"/>
              </w:rPr>
            </w:pPr>
            <w:r>
              <w:rPr>
                <w:rFonts w:cs="Arial"/>
                <w:i/>
                <w:szCs w:val="20"/>
              </w:rPr>
              <w:t>Saknar motsvarighet i V-TIM 2.2</w:t>
            </w:r>
          </w:p>
        </w:tc>
        <w:tc>
          <w:tcPr>
            <w:tcW w:w="3827" w:type="dxa"/>
          </w:tcPr>
          <w:p w14:paraId="3893CA79" w14:textId="1449D55E" w:rsidR="00F04FD4" w:rsidRDefault="00F04FD4" w:rsidP="00046D89">
            <w:pPr>
              <w:rPr>
                <w:rFonts w:cs="Arial"/>
                <w:szCs w:val="20"/>
              </w:rPr>
            </w:pPr>
            <w:r>
              <w:rPr>
                <w:rFonts w:cs="Arial"/>
                <w:szCs w:val="20"/>
              </w:rPr>
              <w:t xml:space="preserve">Uppgift i </w:t>
            </w:r>
            <w:proofErr w:type="spellStart"/>
            <w:r>
              <w:rPr>
                <w:rFonts w:cs="Arial"/>
                <w:szCs w:val="20"/>
              </w:rPr>
              <w:t>patientjournal.dokumentationstidpunkt</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01AEC64F" w:rsidR="00B677FA" w:rsidRDefault="00B677FA" w:rsidP="00F04FD4">
            <w:proofErr w:type="spellStart"/>
            <w:r>
              <w:t>Location.</w:t>
            </w:r>
            <w:r w:rsidR="00F04FD4">
              <w:t>electronicAddress</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F04FD4" w:rsidRPr="00410CFC" w14:paraId="21703919" w14:textId="77777777" w:rsidTr="00B677FA">
        <w:trPr>
          <w:trHeight w:val="397"/>
        </w:trPr>
        <w:tc>
          <w:tcPr>
            <w:tcW w:w="3238" w:type="dxa"/>
            <w:vAlign w:val="center"/>
          </w:tcPr>
          <w:p w14:paraId="2B35985F" w14:textId="694B3A36" w:rsidR="00F04FD4" w:rsidRDefault="00F04FD4" w:rsidP="0031241E">
            <w:r>
              <w:t>Patient.name</w:t>
            </w:r>
          </w:p>
        </w:tc>
        <w:tc>
          <w:tcPr>
            <w:tcW w:w="3533" w:type="dxa"/>
            <w:vAlign w:val="center"/>
          </w:tcPr>
          <w:p w14:paraId="4223450F" w14:textId="06052A6C" w:rsidR="00F04FD4" w:rsidRDefault="00F04FD4" w:rsidP="0031241E">
            <w:pPr>
              <w:rPr>
                <w:rFonts w:cs="Arial"/>
                <w:szCs w:val="20"/>
              </w:rPr>
            </w:pPr>
            <w:proofErr w:type="spellStart"/>
            <w:r>
              <w:rPr>
                <w:rFonts w:cs="Arial"/>
                <w:szCs w:val="20"/>
              </w:rPr>
              <w:t>Patient.namn</w:t>
            </w:r>
            <w:proofErr w:type="spellEnd"/>
          </w:p>
        </w:tc>
        <w:tc>
          <w:tcPr>
            <w:tcW w:w="3827" w:type="dxa"/>
          </w:tcPr>
          <w:p w14:paraId="39DCD405" w14:textId="77777777" w:rsidR="00F04FD4" w:rsidRDefault="00F04FD4" w:rsidP="00046D89">
            <w:pPr>
              <w:rPr>
                <w:rFonts w:cs="Arial"/>
                <w:szCs w:val="20"/>
              </w:rPr>
            </w:pPr>
            <w:proofErr w:type="spellStart"/>
            <w:r>
              <w:rPr>
                <w:rFonts w:cs="Arial"/>
                <w:szCs w:val="20"/>
              </w:rPr>
              <w:t>Person.förnamn</w:t>
            </w:r>
            <w:proofErr w:type="spellEnd"/>
            <w:r>
              <w:rPr>
                <w:rFonts w:cs="Arial"/>
                <w:szCs w:val="20"/>
              </w:rPr>
              <w:br/>
            </w:r>
            <w:proofErr w:type="spellStart"/>
            <w:r>
              <w:rPr>
                <w:rFonts w:cs="Arial"/>
                <w:szCs w:val="20"/>
              </w:rPr>
              <w:t>Person.efternamn</w:t>
            </w:r>
            <w:proofErr w:type="spellEnd"/>
            <w:r>
              <w:rPr>
                <w:rFonts w:cs="Arial"/>
                <w:szCs w:val="20"/>
              </w:rPr>
              <w:br/>
            </w:r>
            <w:proofErr w:type="spellStart"/>
            <w:r>
              <w:rPr>
                <w:rFonts w:cs="Arial"/>
                <w:szCs w:val="20"/>
              </w:rPr>
              <w:t>Person.mellannamn</w:t>
            </w:r>
            <w:proofErr w:type="spellEnd"/>
          </w:p>
          <w:p w14:paraId="5E1D3467" w14:textId="14A7DF3E" w:rsidR="00F04FD4" w:rsidRDefault="00F04FD4" w:rsidP="00046D89">
            <w:pPr>
              <w:rPr>
                <w:rFonts w:cs="Arial"/>
                <w:szCs w:val="20"/>
              </w:rPr>
            </w:pPr>
            <w:proofErr w:type="spellStart"/>
            <w:r>
              <w:rPr>
                <w:rFonts w:cs="Arial"/>
                <w:szCs w:val="20"/>
              </w:rPr>
              <w:t>Person.tilltalsnamnsmarkering</w:t>
            </w:r>
            <w:proofErr w:type="spellEnd"/>
          </w:p>
        </w:tc>
      </w:tr>
      <w:tr w:rsidR="00B677FA" w:rsidRPr="00410CFC" w14:paraId="555AB7EA" w14:textId="2FCBB4CE" w:rsidTr="00B677FA">
        <w:trPr>
          <w:trHeight w:val="397"/>
        </w:trPr>
        <w:tc>
          <w:tcPr>
            <w:tcW w:w="3238" w:type="dxa"/>
            <w:vAlign w:val="center"/>
          </w:tcPr>
          <w:p w14:paraId="1EDB5778" w14:textId="67BE9004"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lastRenderedPageBreak/>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lastRenderedPageBreak/>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t>Deltagande-&gt;</w:t>
            </w:r>
            <w:proofErr w:type="spellStart"/>
            <w:r>
              <w:rPr>
                <w:rFonts w:cs="Arial"/>
                <w:szCs w:val="20"/>
              </w:rPr>
              <w:t>Roll.</w:t>
            </w:r>
            <w:r w:rsidR="00E3381F">
              <w:rPr>
                <w:rFonts w:cs="Arial"/>
                <w:szCs w:val="20"/>
              </w:rPr>
              <w:t>typ</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1371F14F" w14:textId="303DC9F3" w:rsidR="00F2566B"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
          <w:p w14:paraId="4A782409" w14:textId="4D79496A" w:rsidR="00F2566B" w:rsidRDefault="00B677FA" w:rsidP="00300051">
            <w:pPr>
              <w:rPr>
                <w:rFonts w:cs="Arial"/>
                <w:szCs w:val="20"/>
              </w:rPr>
            </w:pP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
          <w:p w14:paraId="7B8337C2" w14:textId="77777777" w:rsidR="00F2566B" w:rsidRDefault="00B677FA" w:rsidP="00300051">
            <w:pPr>
              <w:rPr>
                <w:rFonts w:cs="Arial"/>
                <w:szCs w:val="20"/>
              </w:rPr>
            </w:pPr>
            <w:proofErr w:type="spellStart"/>
            <w:r>
              <w:rPr>
                <w:rFonts w:cs="Arial"/>
                <w:szCs w:val="20"/>
              </w:rPr>
              <w:t>Person.</w:t>
            </w:r>
            <w:r w:rsidR="00300051">
              <w:rPr>
                <w:rFonts w:cs="Arial"/>
                <w:szCs w:val="20"/>
              </w:rPr>
              <w:t>e</w:t>
            </w:r>
            <w:r>
              <w:rPr>
                <w:rFonts w:cs="Arial"/>
                <w:szCs w:val="20"/>
              </w:rPr>
              <w:t>fternamn</w:t>
            </w:r>
            <w:proofErr w:type="spellEnd"/>
          </w:p>
          <w:p w14:paraId="67C5A643" w14:textId="73FF1159" w:rsidR="00B677FA" w:rsidRPr="00B677FA" w:rsidRDefault="00F2566B" w:rsidP="00300051">
            <w:pPr>
              <w:rPr>
                <w:rFonts w:cs="Arial"/>
                <w:szCs w:val="20"/>
              </w:rPr>
            </w:pPr>
            <w:proofErr w:type="spellStart"/>
            <w:r>
              <w:rPr>
                <w:rFonts w:cs="Arial"/>
                <w:szCs w:val="20"/>
              </w:rPr>
              <w:t>Person.tilltalsnamnsmarkering</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r w:rsidR="00D058B9" w:rsidRPr="006F7E12" w14:paraId="52316520" w14:textId="77777777" w:rsidTr="00B677FA">
        <w:trPr>
          <w:trHeight w:val="397"/>
        </w:trPr>
        <w:tc>
          <w:tcPr>
            <w:tcW w:w="3238" w:type="dxa"/>
            <w:vAlign w:val="center"/>
          </w:tcPr>
          <w:p w14:paraId="3BF0C9A6" w14:textId="6DC2FDD8" w:rsidR="00D058B9" w:rsidRPr="00C601A9" w:rsidRDefault="00D058B9" w:rsidP="0031241E">
            <w:pPr>
              <w:rPr>
                <w:szCs w:val="20"/>
              </w:rPr>
            </w:pPr>
            <w:r>
              <w:rPr>
                <w:szCs w:val="20"/>
              </w:rPr>
              <w:lastRenderedPageBreak/>
              <w:t>AdditionalParticipant.id</w:t>
            </w:r>
          </w:p>
        </w:tc>
        <w:tc>
          <w:tcPr>
            <w:tcW w:w="3533" w:type="dxa"/>
            <w:vAlign w:val="center"/>
          </w:tcPr>
          <w:p w14:paraId="1F74BE52" w14:textId="58DE63BF" w:rsidR="00D058B9" w:rsidRDefault="00D058B9" w:rsidP="0031241E">
            <w:pPr>
              <w:rPr>
                <w:szCs w:val="20"/>
              </w:rPr>
            </w:pPr>
            <w:r>
              <w:rPr>
                <w:rFonts w:cs="Arial"/>
                <w:i/>
                <w:szCs w:val="20"/>
              </w:rPr>
              <w:t>Saknar motsvarighet i V-TIM 2.2</w:t>
            </w:r>
          </w:p>
        </w:tc>
        <w:tc>
          <w:tcPr>
            <w:tcW w:w="3827" w:type="dxa"/>
          </w:tcPr>
          <w:p w14:paraId="2F5DDFFB"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3F66729B" w14:textId="77777777" w:rsidR="00D616FA" w:rsidRDefault="00D616FA" w:rsidP="00D616FA">
            <w:pPr>
              <w:rPr>
                <w:rFonts w:cs="Arial"/>
                <w:i/>
                <w:szCs w:val="20"/>
              </w:rPr>
            </w:pPr>
            <w:r>
              <w:rPr>
                <w:rFonts w:cs="Arial"/>
                <w:i/>
                <w:szCs w:val="20"/>
              </w:rPr>
              <w:t>Saknar motsvarighet</w:t>
            </w:r>
          </w:p>
          <w:p w14:paraId="584776A7" w14:textId="77777777" w:rsidR="00D058B9" w:rsidRDefault="00D058B9" w:rsidP="00EE04D9">
            <w:pPr>
              <w:rPr>
                <w:i/>
                <w:szCs w:val="20"/>
              </w:rPr>
            </w:pPr>
          </w:p>
          <w:p w14:paraId="36F149A5" w14:textId="77777777" w:rsidR="00D616FA" w:rsidRDefault="00D616FA" w:rsidP="00D616FA">
            <w:pPr>
              <w:rPr>
                <w:i/>
                <w:szCs w:val="20"/>
              </w:rPr>
            </w:pPr>
            <w:r>
              <w:rPr>
                <w:i/>
                <w:szCs w:val="20"/>
              </w:rPr>
              <w:t>V-MIM</w:t>
            </w:r>
          </w:p>
          <w:p w14:paraId="5CB62189" w14:textId="1CCE22E1" w:rsidR="00D616FA" w:rsidRPr="00CF0EC2" w:rsidRDefault="00D616FA" w:rsidP="00EE04D9">
            <w:pPr>
              <w:rPr>
                <w:szCs w:val="20"/>
              </w:rPr>
            </w:pPr>
            <w:r>
              <w:rPr>
                <w:szCs w:val="20"/>
              </w:rPr>
              <w:t>Professionell aktör.id</w:t>
            </w:r>
            <w:r w:rsidR="006814AB">
              <w:rPr>
                <w:szCs w:val="20"/>
              </w:rPr>
              <w:t xml:space="preserve"> (om sådan deltagare)</w:t>
            </w:r>
          </w:p>
        </w:tc>
      </w:tr>
      <w:tr w:rsidR="00D058B9" w:rsidRPr="006F7E12" w14:paraId="60D3BE7B" w14:textId="77777777" w:rsidTr="00B677FA">
        <w:trPr>
          <w:trHeight w:val="397"/>
        </w:trPr>
        <w:tc>
          <w:tcPr>
            <w:tcW w:w="3238" w:type="dxa"/>
            <w:vAlign w:val="center"/>
          </w:tcPr>
          <w:p w14:paraId="08E69CAF" w14:textId="0311FD3C" w:rsidR="00D058B9" w:rsidRDefault="00D058B9" w:rsidP="0031241E">
            <w:pPr>
              <w:rPr>
                <w:szCs w:val="20"/>
              </w:rPr>
            </w:pPr>
            <w:proofErr w:type="spellStart"/>
            <w:r>
              <w:rPr>
                <w:szCs w:val="20"/>
              </w:rPr>
              <w:t>AdditionalParticipant.type</w:t>
            </w:r>
            <w:proofErr w:type="spellEnd"/>
          </w:p>
        </w:tc>
        <w:tc>
          <w:tcPr>
            <w:tcW w:w="3533" w:type="dxa"/>
            <w:vAlign w:val="center"/>
          </w:tcPr>
          <w:p w14:paraId="1215929C" w14:textId="66A58700" w:rsidR="00D058B9" w:rsidRDefault="00D058B9" w:rsidP="0031241E">
            <w:pPr>
              <w:rPr>
                <w:szCs w:val="20"/>
              </w:rPr>
            </w:pPr>
            <w:r>
              <w:rPr>
                <w:rFonts w:cs="Arial"/>
                <w:i/>
                <w:szCs w:val="20"/>
              </w:rPr>
              <w:t>Saknar motsvarighet i V-TIM 2.2</w:t>
            </w:r>
          </w:p>
        </w:tc>
        <w:tc>
          <w:tcPr>
            <w:tcW w:w="3827" w:type="dxa"/>
          </w:tcPr>
          <w:p w14:paraId="18D739CC" w14:textId="77093434" w:rsidR="00D616FA" w:rsidRDefault="00D616FA" w:rsidP="00D616FA">
            <w:pPr>
              <w:rPr>
                <w:szCs w:val="20"/>
              </w:rPr>
            </w:pPr>
            <w:proofErr w:type="spellStart"/>
            <w:r>
              <w:rPr>
                <w:szCs w:val="20"/>
              </w:rPr>
              <w:t>Deltagande.typ</w:t>
            </w:r>
            <w:proofErr w:type="spellEnd"/>
          </w:p>
          <w:p w14:paraId="60A62484" w14:textId="77777777" w:rsidR="00D058B9" w:rsidRPr="0014679C" w:rsidRDefault="00D058B9" w:rsidP="00EE04D9">
            <w:pPr>
              <w:rPr>
                <w:i/>
                <w:szCs w:val="20"/>
              </w:rPr>
            </w:pPr>
          </w:p>
        </w:tc>
      </w:tr>
      <w:tr w:rsidR="00D058B9" w:rsidRPr="006F7E12" w14:paraId="32FEC3D2" w14:textId="77777777" w:rsidTr="00B677FA">
        <w:trPr>
          <w:trHeight w:val="397"/>
        </w:trPr>
        <w:tc>
          <w:tcPr>
            <w:tcW w:w="3238" w:type="dxa"/>
            <w:vAlign w:val="center"/>
          </w:tcPr>
          <w:p w14:paraId="4DFD4A24" w14:textId="75EE048F" w:rsidR="00D058B9" w:rsidRDefault="00D058B9" w:rsidP="0031241E">
            <w:pPr>
              <w:rPr>
                <w:szCs w:val="20"/>
              </w:rPr>
            </w:pPr>
            <w:proofErr w:type="spellStart"/>
            <w:r>
              <w:rPr>
                <w:szCs w:val="20"/>
              </w:rPr>
              <w:t>AdditionalParticipant.role</w:t>
            </w:r>
            <w:proofErr w:type="spellEnd"/>
          </w:p>
        </w:tc>
        <w:tc>
          <w:tcPr>
            <w:tcW w:w="3533" w:type="dxa"/>
            <w:vAlign w:val="center"/>
          </w:tcPr>
          <w:p w14:paraId="09121BD3" w14:textId="77390B6D" w:rsidR="00D058B9" w:rsidRDefault="00D058B9" w:rsidP="0031241E">
            <w:pPr>
              <w:rPr>
                <w:szCs w:val="20"/>
              </w:rPr>
            </w:pPr>
            <w:r>
              <w:rPr>
                <w:rFonts w:cs="Arial"/>
                <w:i/>
                <w:szCs w:val="20"/>
              </w:rPr>
              <w:t>Saknar motsvarighet i V-TIM 2.2</w:t>
            </w:r>
          </w:p>
        </w:tc>
        <w:tc>
          <w:tcPr>
            <w:tcW w:w="3827" w:type="dxa"/>
          </w:tcPr>
          <w:p w14:paraId="122E92FC" w14:textId="77777777" w:rsidR="00D616FA" w:rsidRDefault="00D616FA" w:rsidP="00D616FA">
            <w:pPr>
              <w:rPr>
                <w:rFonts w:cs="Arial"/>
                <w:i/>
                <w:szCs w:val="20"/>
              </w:rPr>
            </w:pPr>
            <w:r>
              <w:rPr>
                <w:rFonts w:cs="Arial"/>
                <w:i/>
                <w:szCs w:val="20"/>
              </w:rPr>
              <w:t xml:space="preserve">NI </w:t>
            </w:r>
            <w:proofErr w:type="gramStart"/>
            <w:r>
              <w:rPr>
                <w:rFonts w:cs="Arial"/>
                <w:i/>
                <w:szCs w:val="20"/>
              </w:rPr>
              <w:t>2015.1</w:t>
            </w:r>
            <w:proofErr w:type="gramEnd"/>
          </w:p>
          <w:p w14:paraId="1FC98E96" w14:textId="77777777" w:rsidR="00D616FA" w:rsidRDefault="00D616FA" w:rsidP="00D616FA">
            <w:pPr>
              <w:rPr>
                <w:rFonts w:cs="Arial"/>
                <w:i/>
                <w:szCs w:val="20"/>
              </w:rPr>
            </w:pPr>
            <w:r>
              <w:rPr>
                <w:rFonts w:cs="Arial"/>
                <w:i/>
                <w:szCs w:val="20"/>
              </w:rPr>
              <w:t>Saknar motsvarighet</w:t>
            </w:r>
          </w:p>
          <w:p w14:paraId="688F26CB" w14:textId="77777777" w:rsidR="00D058B9" w:rsidRDefault="00D058B9" w:rsidP="00EE04D9">
            <w:pPr>
              <w:rPr>
                <w:i/>
                <w:szCs w:val="20"/>
              </w:rPr>
            </w:pPr>
          </w:p>
          <w:p w14:paraId="56D0256B" w14:textId="77777777" w:rsidR="00D616FA" w:rsidRDefault="00D616FA" w:rsidP="00D616FA">
            <w:pPr>
              <w:rPr>
                <w:i/>
                <w:szCs w:val="20"/>
              </w:rPr>
            </w:pPr>
            <w:r>
              <w:rPr>
                <w:i/>
                <w:szCs w:val="20"/>
              </w:rPr>
              <w:t>V-MIM</w:t>
            </w:r>
          </w:p>
          <w:p w14:paraId="16C231D7" w14:textId="0A385463" w:rsidR="00D616FA" w:rsidRPr="00CF0EC2" w:rsidRDefault="00D616FA" w:rsidP="00EE04D9">
            <w:pPr>
              <w:rPr>
                <w:szCs w:val="20"/>
              </w:rPr>
            </w:pPr>
            <w:proofErr w:type="spellStart"/>
            <w:r w:rsidRPr="00CF0EC2">
              <w:rPr>
                <w:szCs w:val="20"/>
              </w:rPr>
              <w:t>Roll.typ</w:t>
            </w:r>
            <w:proofErr w:type="spellEnd"/>
          </w:p>
        </w:tc>
      </w:tr>
      <w:tr w:rsidR="00D058B9" w:rsidRPr="006F7E12" w14:paraId="5AA58E2E" w14:textId="77777777" w:rsidTr="00B677FA">
        <w:trPr>
          <w:trHeight w:val="397"/>
        </w:trPr>
        <w:tc>
          <w:tcPr>
            <w:tcW w:w="3238" w:type="dxa"/>
            <w:vAlign w:val="center"/>
          </w:tcPr>
          <w:p w14:paraId="1FE2E49B" w14:textId="461AC762" w:rsidR="00D058B9" w:rsidRDefault="00D058B9" w:rsidP="0031241E">
            <w:pPr>
              <w:rPr>
                <w:szCs w:val="20"/>
              </w:rPr>
            </w:pPr>
            <w:proofErr w:type="spellStart"/>
            <w:r>
              <w:rPr>
                <w:szCs w:val="20"/>
              </w:rPr>
              <w:t>AdditionalParticipant.</w:t>
            </w:r>
            <w:r w:rsidRPr="00D058B9">
              <w:rPr>
                <w:szCs w:val="20"/>
              </w:rPr>
              <w:t>time</w:t>
            </w:r>
            <w:proofErr w:type="spellEnd"/>
          </w:p>
        </w:tc>
        <w:tc>
          <w:tcPr>
            <w:tcW w:w="3533" w:type="dxa"/>
            <w:vAlign w:val="center"/>
          </w:tcPr>
          <w:p w14:paraId="5E68CD19" w14:textId="62783B2C" w:rsidR="00D058B9" w:rsidRDefault="00D058B9" w:rsidP="0031241E">
            <w:pPr>
              <w:rPr>
                <w:szCs w:val="20"/>
              </w:rPr>
            </w:pPr>
            <w:r>
              <w:rPr>
                <w:rFonts w:cs="Arial"/>
                <w:i/>
                <w:szCs w:val="20"/>
              </w:rPr>
              <w:t>Saknar motsvarighet i V-TIM 2.2</w:t>
            </w:r>
          </w:p>
        </w:tc>
        <w:tc>
          <w:tcPr>
            <w:tcW w:w="3827" w:type="dxa"/>
          </w:tcPr>
          <w:p w14:paraId="11EB8519" w14:textId="23D7A303" w:rsidR="00D616FA" w:rsidRDefault="00D616FA" w:rsidP="00D616FA">
            <w:pPr>
              <w:rPr>
                <w:szCs w:val="20"/>
              </w:rPr>
            </w:pPr>
            <w:proofErr w:type="spellStart"/>
            <w:r>
              <w:rPr>
                <w:szCs w:val="20"/>
              </w:rPr>
              <w:t>Deltagande.tid</w:t>
            </w:r>
            <w:proofErr w:type="spellEnd"/>
          </w:p>
          <w:p w14:paraId="75911A29" w14:textId="77777777" w:rsidR="00D058B9" w:rsidRPr="0014679C" w:rsidRDefault="00D058B9" w:rsidP="00EE04D9">
            <w:pPr>
              <w:rPr>
                <w:i/>
                <w:szCs w:val="20"/>
              </w:rPr>
            </w:pPr>
          </w:p>
        </w:tc>
      </w:tr>
      <w:tr w:rsidR="00D058B9" w:rsidRPr="006F7E12" w14:paraId="69C02673" w14:textId="77777777" w:rsidTr="00B677FA">
        <w:trPr>
          <w:trHeight w:val="397"/>
        </w:trPr>
        <w:tc>
          <w:tcPr>
            <w:tcW w:w="3238" w:type="dxa"/>
            <w:vAlign w:val="center"/>
          </w:tcPr>
          <w:p w14:paraId="1C9576BB" w14:textId="2BB143D6" w:rsidR="00D058B9" w:rsidRDefault="00D058B9" w:rsidP="0031241E">
            <w:pPr>
              <w:rPr>
                <w:szCs w:val="20"/>
              </w:rPr>
            </w:pPr>
            <w:r>
              <w:rPr>
                <w:szCs w:val="20"/>
              </w:rPr>
              <w:t>Device.id</w:t>
            </w:r>
          </w:p>
        </w:tc>
        <w:tc>
          <w:tcPr>
            <w:tcW w:w="3533" w:type="dxa"/>
            <w:vAlign w:val="center"/>
          </w:tcPr>
          <w:p w14:paraId="2CF8AB31" w14:textId="02096EC0" w:rsidR="00D058B9" w:rsidRDefault="001770B3" w:rsidP="0031241E">
            <w:pPr>
              <w:rPr>
                <w:szCs w:val="20"/>
              </w:rPr>
            </w:pPr>
            <w:proofErr w:type="spellStart"/>
            <w:r>
              <w:rPr>
                <w:szCs w:val="20"/>
              </w:rPr>
              <w:t>Resursspecifikation.resurs</w:t>
            </w:r>
            <w:proofErr w:type="spellEnd"/>
            <w:r>
              <w:rPr>
                <w:szCs w:val="20"/>
              </w:rPr>
              <w:t xml:space="preserve"> id</w:t>
            </w:r>
          </w:p>
        </w:tc>
        <w:tc>
          <w:tcPr>
            <w:tcW w:w="3827" w:type="dxa"/>
          </w:tcPr>
          <w:p w14:paraId="5F601AB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4ED678D" w14:textId="77777777" w:rsidR="002D302C" w:rsidRDefault="002D302C" w:rsidP="002D302C">
            <w:pPr>
              <w:rPr>
                <w:rFonts w:cs="Arial"/>
                <w:i/>
                <w:szCs w:val="20"/>
              </w:rPr>
            </w:pPr>
            <w:r>
              <w:rPr>
                <w:rFonts w:cs="Arial"/>
                <w:i/>
                <w:szCs w:val="20"/>
              </w:rPr>
              <w:t>Saknar motsvarighet</w:t>
            </w:r>
          </w:p>
          <w:p w14:paraId="4DCD7DCE" w14:textId="77777777" w:rsidR="002D302C" w:rsidRDefault="002D302C" w:rsidP="00D058B9">
            <w:pPr>
              <w:rPr>
                <w:rFonts w:cs="Arial"/>
                <w:szCs w:val="20"/>
              </w:rPr>
            </w:pPr>
          </w:p>
          <w:p w14:paraId="13A4E4AD" w14:textId="7ABA6E27" w:rsidR="002D302C" w:rsidRPr="00CF0EC2" w:rsidRDefault="002D302C" w:rsidP="00D058B9">
            <w:pPr>
              <w:rPr>
                <w:i/>
                <w:szCs w:val="20"/>
              </w:rPr>
            </w:pPr>
            <w:r>
              <w:rPr>
                <w:i/>
                <w:szCs w:val="20"/>
              </w:rPr>
              <w:t>V-MIM</w:t>
            </w:r>
          </w:p>
          <w:p w14:paraId="63655806" w14:textId="5D869FFD" w:rsidR="00D058B9" w:rsidRPr="00CF0EC2" w:rsidRDefault="002D302C" w:rsidP="00D058B9">
            <w:pPr>
              <w:rPr>
                <w:rFonts w:cs="Arial"/>
                <w:szCs w:val="20"/>
              </w:rPr>
            </w:pPr>
            <w:r>
              <w:rPr>
                <w:rFonts w:cs="Arial"/>
                <w:szCs w:val="20"/>
              </w:rPr>
              <w:t>Artefakt.id</w:t>
            </w:r>
          </w:p>
          <w:p w14:paraId="5ACC46AC" w14:textId="77777777" w:rsidR="00D058B9" w:rsidRPr="0014679C" w:rsidRDefault="00D058B9" w:rsidP="00EE04D9">
            <w:pPr>
              <w:rPr>
                <w:i/>
                <w:szCs w:val="20"/>
              </w:rPr>
            </w:pPr>
          </w:p>
        </w:tc>
      </w:tr>
      <w:tr w:rsidR="00D058B9" w:rsidRPr="006F7E12" w14:paraId="4AB48C07" w14:textId="77777777" w:rsidTr="00B677FA">
        <w:trPr>
          <w:trHeight w:val="397"/>
        </w:trPr>
        <w:tc>
          <w:tcPr>
            <w:tcW w:w="3238" w:type="dxa"/>
            <w:vAlign w:val="center"/>
          </w:tcPr>
          <w:p w14:paraId="70709015" w14:textId="656746E9" w:rsidR="00D058B9" w:rsidRDefault="00D058B9" w:rsidP="0031241E">
            <w:pPr>
              <w:rPr>
                <w:szCs w:val="20"/>
              </w:rPr>
            </w:pPr>
            <w:proofErr w:type="spellStart"/>
            <w:r>
              <w:rPr>
                <w:szCs w:val="20"/>
              </w:rPr>
              <w:t>Device.type</w:t>
            </w:r>
            <w:proofErr w:type="spellEnd"/>
          </w:p>
        </w:tc>
        <w:tc>
          <w:tcPr>
            <w:tcW w:w="3533" w:type="dxa"/>
            <w:vAlign w:val="center"/>
          </w:tcPr>
          <w:p w14:paraId="29547875" w14:textId="6C820375" w:rsidR="00D058B9" w:rsidRDefault="001770B3" w:rsidP="0031241E">
            <w:pPr>
              <w:rPr>
                <w:szCs w:val="20"/>
              </w:rPr>
            </w:pPr>
            <w:proofErr w:type="spellStart"/>
            <w:r>
              <w:rPr>
                <w:szCs w:val="20"/>
              </w:rPr>
              <w:t>Resursspecifikation.resurs</w:t>
            </w:r>
            <w:proofErr w:type="spellEnd"/>
            <w:r>
              <w:rPr>
                <w:szCs w:val="20"/>
              </w:rPr>
              <w:t xml:space="preserve"> typ</w:t>
            </w:r>
          </w:p>
        </w:tc>
        <w:tc>
          <w:tcPr>
            <w:tcW w:w="3827" w:type="dxa"/>
          </w:tcPr>
          <w:p w14:paraId="783AE91E"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070E2AA0" w14:textId="77777777" w:rsidR="002D302C" w:rsidRDefault="002D302C" w:rsidP="002D302C">
            <w:pPr>
              <w:rPr>
                <w:rFonts w:cs="Arial"/>
                <w:i/>
                <w:szCs w:val="20"/>
              </w:rPr>
            </w:pPr>
            <w:r>
              <w:rPr>
                <w:rFonts w:cs="Arial"/>
                <w:i/>
                <w:szCs w:val="20"/>
              </w:rPr>
              <w:t>Saknar motsvarighet</w:t>
            </w:r>
          </w:p>
          <w:p w14:paraId="22AA3EE0" w14:textId="77777777" w:rsidR="002D302C" w:rsidRDefault="002D302C" w:rsidP="002D302C">
            <w:pPr>
              <w:rPr>
                <w:rFonts w:cs="Arial"/>
                <w:szCs w:val="20"/>
              </w:rPr>
            </w:pPr>
          </w:p>
          <w:p w14:paraId="5D20DB08" w14:textId="4D4F9FFC" w:rsidR="002D302C" w:rsidRPr="00CF0EC2" w:rsidRDefault="002D302C" w:rsidP="002D302C">
            <w:pPr>
              <w:rPr>
                <w:i/>
                <w:szCs w:val="20"/>
              </w:rPr>
            </w:pPr>
            <w:r>
              <w:rPr>
                <w:i/>
                <w:szCs w:val="20"/>
              </w:rPr>
              <w:t>V-MIM</w:t>
            </w:r>
          </w:p>
          <w:p w14:paraId="3793F7E4" w14:textId="431F8B61" w:rsidR="002D302C" w:rsidRPr="009304E4" w:rsidRDefault="002D302C" w:rsidP="002D302C">
            <w:pPr>
              <w:rPr>
                <w:rFonts w:cs="Arial"/>
                <w:szCs w:val="20"/>
              </w:rPr>
            </w:pPr>
            <w:proofErr w:type="spellStart"/>
            <w:r>
              <w:rPr>
                <w:rFonts w:cs="Arial"/>
                <w:szCs w:val="20"/>
              </w:rPr>
              <w:t>Artefakt.typ</w:t>
            </w:r>
            <w:proofErr w:type="spellEnd"/>
          </w:p>
          <w:p w14:paraId="289DD9AD" w14:textId="77777777" w:rsidR="00D058B9" w:rsidRPr="0014679C" w:rsidRDefault="00D058B9" w:rsidP="00EE04D9">
            <w:pPr>
              <w:rPr>
                <w:i/>
                <w:szCs w:val="20"/>
              </w:rPr>
            </w:pPr>
          </w:p>
        </w:tc>
      </w:tr>
      <w:tr w:rsidR="00D058B9" w:rsidRPr="006F7E12" w14:paraId="42DCEA67" w14:textId="77777777" w:rsidTr="00B677FA">
        <w:trPr>
          <w:trHeight w:val="397"/>
        </w:trPr>
        <w:tc>
          <w:tcPr>
            <w:tcW w:w="3238" w:type="dxa"/>
            <w:vAlign w:val="center"/>
          </w:tcPr>
          <w:p w14:paraId="5C745C26" w14:textId="30194B7C" w:rsidR="00D058B9" w:rsidRDefault="00D058B9" w:rsidP="0031241E">
            <w:pPr>
              <w:rPr>
                <w:szCs w:val="20"/>
              </w:rPr>
            </w:pPr>
            <w:proofErr w:type="spellStart"/>
            <w:r>
              <w:rPr>
                <w:szCs w:val="20"/>
              </w:rPr>
              <w:t>Device.model</w:t>
            </w:r>
            <w:proofErr w:type="spellEnd"/>
          </w:p>
        </w:tc>
        <w:tc>
          <w:tcPr>
            <w:tcW w:w="3533" w:type="dxa"/>
            <w:vAlign w:val="center"/>
          </w:tcPr>
          <w:p w14:paraId="770015E9" w14:textId="7DB10E23" w:rsidR="00D058B9" w:rsidRDefault="001770B3" w:rsidP="0031241E">
            <w:pPr>
              <w:rPr>
                <w:szCs w:val="20"/>
              </w:rPr>
            </w:pPr>
            <w:r>
              <w:rPr>
                <w:rFonts w:cs="Arial"/>
                <w:i/>
                <w:szCs w:val="20"/>
              </w:rPr>
              <w:t>Saknar motsvarighet i V-TIM 2.2</w:t>
            </w:r>
          </w:p>
        </w:tc>
        <w:tc>
          <w:tcPr>
            <w:tcW w:w="3827" w:type="dxa"/>
          </w:tcPr>
          <w:p w14:paraId="3BEFD384" w14:textId="77777777" w:rsidR="002D302C" w:rsidRDefault="002D302C" w:rsidP="002D302C">
            <w:pPr>
              <w:rPr>
                <w:rFonts w:cs="Arial"/>
                <w:i/>
                <w:szCs w:val="20"/>
              </w:rPr>
            </w:pPr>
            <w:r>
              <w:rPr>
                <w:rFonts w:cs="Arial"/>
                <w:i/>
                <w:szCs w:val="20"/>
              </w:rPr>
              <w:t xml:space="preserve">NI </w:t>
            </w:r>
            <w:proofErr w:type="gramStart"/>
            <w:r>
              <w:rPr>
                <w:rFonts w:cs="Arial"/>
                <w:i/>
                <w:szCs w:val="20"/>
              </w:rPr>
              <w:t>2015.1</w:t>
            </w:r>
            <w:proofErr w:type="gramEnd"/>
          </w:p>
          <w:p w14:paraId="7A925587" w14:textId="77777777" w:rsidR="002D302C" w:rsidRDefault="002D302C" w:rsidP="002D302C">
            <w:pPr>
              <w:rPr>
                <w:rFonts w:cs="Arial"/>
                <w:i/>
                <w:szCs w:val="20"/>
              </w:rPr>
            </w:pPr>
            <w:r>
              <w:rPr>
                <w:rFonts w:cs="Arial"/>
                <w:i/>
                <w:szCs w:val="20"/>
              </w:rPr>
              <w:t>Saknar motsvarighet</w:t>
            </w:r>
          </w:p>
          <w:p w14:paraId="4585E004" w14:textId="77777777" w:rsidR="002D302C" w:rsidRDefault="002D302C" w:rsidP="002D302C">
            <w:pPr>
              <w:rPr>
                <w:rFonts w:cs="Arial"/>
                <w:szCs w:val="20"/>
              </w:rPr>
            </w:pPr>
          </w:p>
          <w:p w14:paraId="02B96DBA" w14:textId="5B5CF225" w:rsidR="002D302C" w:rsidRPr="00CF0EC2" w:rsidRDefault="002D302C" w:rsidP="002D302C">
            <w:pPr>
              <w:rPr>
                <w:i/>
                <w:szCs w:val="20"/>
              </w:rPr>
            </w:pPr>
            <w:r>
              <w:rPr>
                <w:i/>
                <w:szCs w:val="20"/>
              </w:rPr>
              <w:t>V-MIM</w:t>
            </w:r>
          </w:p>
          <w:p w14:paraId="4299A598" w14:textId="20337A32" w:rsidR="002D302C" w:rsidRPr="009304E4" w:rsidRDefault="002D302C" w:rsidP="002D302C">
            <w:pPr>
              <w:rPr>
                <w:rFonts w:cs="Arial"/>
                <w:szCs w:val="20"/>
              </w:rPr>
            </w:pPr>
            <w:proofErr w:type="spellStart"/>
            <w:r>
              <w:rPr>
                <w:rFonts w:cs="Arial"/>
                <w:szCs w:val="20"/>
              </w:rPr>
              <w:t>Artefakt.modell</w:t>
            </w:r>
            <w:proofErr w:type="spellEnd"/>
          </w:p>
          <w:p w14:paraId="5955925D" w14:textId="77777777" w:rsidR="00D058B9" w:rsidRPr="0014679C" w:rsidRDefault="00D058B9" w:rsidP="00EE04D9">
            <w:pPr>
              <w:rPr>
                <w:i/>
                <w:szCs w:val="20"/>
              </w:rPr>
            </w:pPr>
          </w:p>
        </w:tc>
      </w:tr>
    </w:tbl>
    <w:p w14:paraId="3471C933" w14:textId="77777777" w:rsidR="0031241E" w:rsidRPr="006C50FA" w:rsidRDefault="0031241E" w:rsidP="0031241E"/>
    <w:p w14:paraId="52F7E09E" w14:textId="0DA532EE" w:rsidR="00D07E6E" w:rsidRDefault="00D07E6E">
      <w:pPr>
        <w:spacing w:line="240" w:lineRule="auto"/>
      </w:pPr>
      <w:r>
        <w:br w:type="page"/>
      </w:r>
    </w:p>
    <w:p w14:paraId="159F90EE" w14:textId="77777777" w:rsidR="0031241E" w:rsidRPr="006C50FA" w:rsidRDefault="0031241E" w:rsidP="0031241E"/>
    <w:p w14:paraId="0A71019E" w14:textId="0A99E955" w:rsidR="0031241E" w:rsidRPr="00EB4EE9" w:rsidRDefault="006F1E3E" w:rsidP="0031241E">
      <w:pPr>
        <w:pStyle w:val="Rubrik2"/>
      </w:pPr>
      <w:ins w:id="187" w:author="Torbjörn Dahlin" w:date="2015-03-24T10:31:00Z">
        <w:r>
          <w:t>Formatregler</w:t>
        </w:r>
      </w:ins>
    </w:p>
    <w:p w14:paraId="5B073D2A" w14:textId="628BA8BD" w:rsidR="0039481C" w:rsidRDefault="006F1E3E" w:rsidP="00D07E6E">
      <w:pPr>
        <w:rPr>
          <w:rFonts w:eastAsia="Times New Roman"/>
          <w:bCs/>
          <w:sz w:val="30"/>
          <w:szCs w:val="28"/>
        </w:rPr>
      </w:pPr>
      <w:ins w:id="188" w:author="Torbjörn Dahlin" w:date="2015-03-24T10:31:00Z">
        <w:r>
          <w:t>Inga utöver de som beskrivs i</w:t>
        </w:r>
      </w:ins>
      <w:ins w:id="189" w:author="Torbjörn Dahlin" w:date="2015-03-24T10:32:00Z">
        <w:r>
          <w:t xml:space="preserve"> samband med fältregler.</w:t>
        </w:r>
      </w:ins>
      <w:del w:id="190" w:author="Torbjörn Dahlin" w:date="2015-03-24T10:31:00Z">
        <w:r w:rsidR="0039481C" w:rsidDel="006F1E3E">
          <w:br w:type="page"/>
        </w:r>
      </w:del>
    </w:p>
    <w:p w14:paraId="0FABE7A7" w14:textId="77C32CCB" w:rsidR="007A3042" w:rsidRDefault="0039481C" w:rsidP="007A3042">
      <w:pPr>
        <w:pStyle w:val="Rubrik1"/>
      </w:pPr>
      <w:bookmarkStart w:id="191" w:name="_Toc357754858"/>
      <w:bookmarkStart w:id="192" w:name="_Toc243452569"/>
      <w:bookmarkStart w:id="193" w:name="_Toc414627260"/>
      <w:r>
        <w:lastRenderedPageBreak/>
        <w:t>Tjänstekontrakt</w:t>
      </w:r>
      <w:bookmarkEnd w:id="177"/>
      <w:bookmarkEnd w:id="191"/>
      <w:bookmarkEnd w:id="192"/>
      <w:bookmarkEnd w:id="193"/>
    </w:p>
    <w:p w14:paraId="50E2A8F7" w14:textId="45A4AC91" w:rsidR="007A3042" w:rsidRPr="00A15D1A" w:rsidRDefault="007A3042" w:rsidP="007A3042">
      <w:pPr>
        <w:pStyle w:val="Rubrik2"/>
      </w:pPr>
      <w:bookmarkStart w:id="194" w:name="_Toc398042089"/>
      <w:bookmarkStart w:id="195" w:name="_Toc414627261"/>
      <w:proofErr w:type="spellStart"/>
      <w:r w:rsidRPr="00A15D1A">
        <w:t>GetObservation</w:t>
      </w:r>
      <w:bookmarkEnd w:id="194"/>
      <w:r w:rsidR="000D3E6C">
        <w:t>s</w:t>
      </w:r>
      <w:bookmarkEnd w:id="195"/>
      <w:proofErr w:type="spellEnd"/>
    </w:p>
    <w:p w14:paraId="2278E785" w14:textId="7CF01BE5" w:rsidR="007A3042" w:rsidRPr="006F19B8" w:rsidRDefault="007A3042" w:rsidP="006F19B8">
      <w:bookmarkStart w:id="196" w:name="_Toc397004158"/>
      <w:bookmarkStart w:id="197"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96"/>
      <w:bookmarkEnd w:id="197"/>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0D7EB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0D7EBA">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98" w:name="_Toc398042091"/>
      <w:bookmarkStart w:id="199" w:name="_Toc414627262"/>
      <w:r>
        <w:t>Version</w:t>
      </w:r>
      <w:bookmarkEnd w:id="198"/>
      <w:bookmarkEnd w:id="199"/>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200" w:name="_Toc398042092"/>
      <w:bookmarkStart w:id="201" w:name="_Toc414627263"/>
      <w:r>
        <w:t>Fältregler</w:t>
      </w:r>
      <w:bookmarkEnd w:id="200"/>
      <w:bookmarkEnd w:id="201"/>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7931ED">
      <w:pPr>
        <w:pStyle w:val="Rubrik4"/>
      </w:pPr>
      <w:bookmarkStart w:id="202" w:name="_Toc414627264"/>
      <w:r>
        <w:t>Begäran</w:t>
      </w:r>
      <w:bookmarkEnd w:id="202"/>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commentRangeStart w:id="203"/>
            <w:commentRangeStart w:id="204"/>
            <w:proofErr w:type="spellStart"/>
            <w:r w:rsidRPr="00C93E52">
              <w:t>patientId.root</w:t>
            </w:r>
            <w:commentRangeEnd w:id="203"/>
            <w:proofErr w:type="spellEnd"/>
            <w:r w:rsidR="00DF3B45">
              <w:rPr>
                <w:rStyle w:val="Kommentarsreferens"/>
              </w:rPr>
              <w:commentReference w:id="203"/>
            </w:r>
            <w:commentRangeEnd w:id="204"/>
            <w:r w:rsidR="009B6FB3">
              <w:rPr>
                <w:rStyle w:val="Kommentarsreferens"/>
              </w:rPr>
              <w:commentReference w:id="204"/>
            </w:r>
          </w:p>
        </w:tc>
        <w:tc>
          <w:tcPr>
            <w:tcW w:w="2037" w:type="dxa"/>
          </w:tcPr>
          <w:p w14:paraId="16046293" w14:textId="77777777" w:rsidR="007A3042" w:rsidRPr="00C93E52" w:rsidRDefault="007A3042" w:rsidP="00621012">
            <w:r w:rsidRPr="00C93E52">
              <w:t>String</w:t>
            </w:r>
          </w:p>
        </w:tc>
        <w:tc>
          <w:tcPr>
            <w:tcW w:w="2925" w:type="dxa"/>
          </w:tcPr>
          <w:p w14:paraId="4142F193" w14:textId="77777777" w:rsidR="00515221" w:rsidRDefault="00515221" w:rsidP="00515221">
            <w:pPr>
              <w:rPr>
                <w:ins w:id="205" w:author="Torbjörn Dahlin" w:date="2015-03-31T14:35:00Z"/>
              </w:rPr>
            </w:pPr>
            <w:ins w:id="206" w:author="Torbjörn Dahlin" w:date="2015-03-31T14:35:00Z">
              <w:r>
                <w:t>Id för patienten där fältet id sätts till patientens identifierare. Anges med 12 tecken utan avskiljare.</w:t>
              </w:r>
            </w:ins>
          </w:p>
          <w:p w14:paraId="403A7044" w14:textId="77777777" w:rsidR="00515221" w:rsidRDefault="00515221" w:rsidP="00515221">
            <w:pPr>
              <w:rPr>
                <w:ins w:id="207" w:author="Torbjörn Dahlin" w:date="2015-03-31T14:35:00Z"/>
              </w:rPr>
            </w:pPr>
          </w:p>
          <w:p w14:paraId="1CF1AEB5" w14:textId="77777777" w:rsidR="00515221" w:rsidRDefault="00515221" w:rsidP="00515221">
            <w:pPr>
              <w:rPr>
                <w:ins w:id="208" w:author="Torbjörn Dahlin" w:date="2015-03-31T14:35:00Z"/>
              </w:rPr>
            </w:pPr>
            <w:ins w:id="209" w:author="Torbjörn Dahlin" w:date="2015-03-31T14:35:00Z">
              <w:r>
                <w:t xml:space="preserve">Fältet </w:t>
              </w:r>
              <w:proofErr w:type="spellStart"/>
              <w:r>
                <w:t>type</w:t>
              </w:r>
              <w:proofErr w:type="spellEnd"/>
              <w:r>
                <w:t xml:space="preserve"> sätts till OID för typ av identifierare. </w:t>
              </w:r>
            </w:ins>
          </w:p>
          <w:p w14:paraId="7EC80C99" w14:textId="77777777" w:rsidR="00515221" w:rsidRDefault="00515221" w:rsidP="00515221">
            <w:pPr>
              <w:rPr>
                <w:ins w:id="210" w:author="Torbjörn Dahlin" w:date="2015-03-31T14:35:00Z"/>
              </w:rPr>
            </w:pPr>
            <w:ins w:id="211" w:author="Torbjörn Dahlin" w:date="2015-03-31T14:35:00Z">
              <w:r>
                <w:t xml:space="preserve">1) För personnummer skall Skatteverkets </w:t>
              </w:r>
              <w:proofErr w:type="spellStart"/>
              <w:r>
                <w:t>oid</w:t>
              </w:r>
              <w:proofErr w:type="spellEnd"/>
              <w:r>
                <w:t xml:space="preserve"> för personnummer (1.2.752.129.2.1.3.1) användas.</w:t>
              </w:r>
            </w:ins>
          </w:p>
          <w:p w14:paraId="5B984849" w14:textId="77777777" w:rsidR="00515221" w:rsidRDefault="00515221" w:rsidP="00515221">
            <w:pPr>
              <w:rPr>
                <w:ins w:id="212" w:author="Torbjörn Dahlin" w:date="2015-03-31T14:35:00Z"/>
              </w:rPr>
            </w:pPr>
          </w:p>
          <w:p w14:paraId="7C19F859" w14:textId="77777777" w:rsidR="00515221" w:rsidRDefault="00515221" w:rsidP="00515221">
            <w:pPr>
              <w:rPr>
                <w:ins w:id="213" w:author="Torbjörn Dahlin" w:date="2015-03-31T14:35:00Z"/>
              </w:rPr>
            </w:pPr>
            <w:ins w:id="214" w:author="Torbjörn Dahlin" w:date="2015-03-31T14:35:00Z">
              <w:r>
                <w:t xml:space="preserve">2) För samordningsnummer </w:t>
              </w:r>
              <w:r>
                <w:lastRenderedPageBreak/>
                <w:t xml:space="preserve">skall Skatteverkets </w:t>
              </w:r>
              <w:proofErr w:type="spellStart"/>
              <w:r>
                <w:t>oid</w:t>
              </w:r>
              <w:proofErr w:type="spellEnd"/>
              <w:r>
                <w:t xml:space="preserve"> för samordningsnummer (1.2.752.129.2.1.3.3) användas.</w:t>
              </w:r>
            </w:ins>
          </w:p>
          <w:p w14:paraId="0B597AC0" w14:textId="77777777" w:rsidR="00515221" w:rsidRDefault="00515221" w:rsidP="00515221">
            <w:pPr>
              <w:rPr>
                <w:ins w:id="215" w:author="Torbjörn Dahlin" w:date="2015-03-31T14:35:00Z"/>
              </w:rPr>
            </w:pPr>
          </w:p>
          <w:p w14:paraId="02C6DA84" w14:textId="77777777" w:rsidR="00515221" w:rsidRDefault="00515221" w:rsidP="00515221">
            <w:pPr>
              <w:rPr>
                <w:ins w:id="216" w:author="Torbjörn Dahlin" w:date="2015-03-31T14:35:00Z"/>
              </w:rPr>
            </w:pPr>
            <w:ins w:id="217" w:author="Torbjörn Dahlin" w:date="2015-03-31T14:35:00Z">
              <w:r>
                <w:t xml:space="preserve">3) Tjänsteproducenter skall även stödja sökning på reservnummer med hjälp av att ange lokalt definierade </w:t>
              </w:r>
              <w:proofErr w:type="spellStart"/>
              <w:r>
                <w:t>oid’ar</w:t>
              </w:r>
              <w:proofErr w:type="spellEnd"/>
              <w:r>
                <w:t xml:space="preserve"> för reservnummer, exempelvis SLL reservnummer (1.2.752.</w:t>
              </w:r>
              <w:proofErr w:type="gramStart"/>
              <w:r>
                <w:t>97.3.1</w:t>
              </w:r>
              <w:proofErr w:type="gramEnd"/>
              <w:r>
                <w:t>.3).</w:t>
              </w:r>
            </w:ins>
          </w:p>
          <w:p w14:paraId="21B9A75D" w14:textId="77777777" w:rsidR="00515221" w:rsidRDefault="00515221" w:rsidP="00515221">
            <w:pPr>
              <w:rPr>
                <w:ins w:id="218" w:author="Torbjörn Dahlin" w:date="2015-03-31T14:35:00Z"/>
              </w:rPr>
            </w:pPr>
            <w:ins w:id="219" w:author="Torbjörn Dahlin" w:date="2015-03-31T14:35:00Z">
              <w:r>
                <w:t xml:space="preserve">OBS reservnummer kan </w:t>
              </w:r>
              <w:proofErr w:type="gramStart"/>
              <w:r>
                <w:t>ej</w:t>
              </w:r>
              <w:proofErr w:type="gramEnd"/>
              <w:r>
                <w:t xml:space="preserve"> användas tillsammans med EI och aggregerande tjänster då dessa komponenter idag inte är anpassade för att stödja typ av id, inga uppdateringar till EI skall göras av en tjänsteproducent för reservnummer.</w:t>
              </w:r>
            </w:ins>
          </w:p>
          <w:p w14:paraId="6A56511C" w14:textId="77777777" w:rsidR="00515221" w:rsidRDefault="00515221" w:rsidP="00515221">
            <w:pPr>
              <w:rPr>
                <w:ins w:id="220" w:author="Torbjörn Dahlin" w:date="2015-03-31T14:35:00Z"/>
              </w:rPr>
            </w:pPr>
          </w:p>
          <w:p w14:paraId="414660B8" w14:textId="0C72841B" w:rsidR="007A3042" w:rsidRPr="00C93E52" w:rsidDel="00515221" w:rsidRDefault="00515221" w:rsidP="00515221">
            <w:pPr>
              <w:rPr>
                <w:del w:id="221" w:author="Torbjörn Dahlin" w:date="2015-03-31T14:35:00Z"/>
              </w:rPr>
            </w:pPr>
            <w:ins w:id="222" w:author="Torbjörn Dahlin" w:date="2015-03-31T14:35:00Z">
              <w:r>
                <w:t xml:space="preserve">En tjänstekonsument som vill begära </w:t>
              </w:r>
              <w:proofErr w:type="spellStart"/>
              <w:r>
                <w:t>mha</w:t>
              </w:r>
              <w:proofErr w:type="spellEnd"/>
              <w:r>
                <w:t xml:space="preserve"> reservnummer måste därmed använda sig av systemadressering och ha vetskap om vilken reservnummer-</w:t>
              </w:r>
              <w:proofErr w:type="spellStart"/>
              <w:r>
                <w:t>oid</w:t>
              </w:r>
              <w:proofErr w:type="spellEnd"/>
              <w:r>
                <w:t xml:space="preserve"> som gäller vid anrop mot en specifik tjänsteproducent.</w:t>
              </w:r>
            </w:ins>
            <w:del w:id="223" w:author="Torbjörn Dahlin" w:date="2015-03-31T14:35:00Z">
              <w:r w:rsidR="007A3042" w:rsidRPr="00C93E52" w:rsidDel="00515221">
                <w:delText>KV OID för typ av identifierare:</w:delText>
              </w:r>
            </w:del>
          </w:p>
          <w:p w14:paraId="43F938FA" w14:textId="2224DF9D" w:rsidR="007A3042" w:rsidRPr="00C93E52" w:rsidDel="00515221" w:rsidRDefault="007A3042" w:rsidP="00621012">
            <w:pPr>
              <w:rPr>
                <w:del w:id="224" w:author="Torbjörn Dahlin" w:date="2015-03-31T14:35:00Z"/>
              </w:rPr>
            </w:pPr>
          </w:p>
          <w:p w14:paraId="4B0BA942" w14:textId="7BA34CCB" w:rsidR="007A3042" w:rsidRPr="00C93E52" w:rsidDel="00515221" w:rsidRDefault="007A3042" w:rsidP="00621012">
            <w:pPr>
              <w:rPr>
                <w:del w:id="225" w:author="Torbjörn Dahlin" w:date="2015-03-31T14:35:00Z"/>
              </w:rPr>
            </w:pPr>
            <w:del w:id="226" w:author="Torbjörn Dahlin" w:date="2015-03-31T14:35:00Z">
              <w:r w:rsidRPr="00C93E52" w:rsidDel="00515221">
                <w:delText>För personnummer används OID (1.2.752.129.2.1.3.1).</w:delText>
              </w:r>
            </w:del>
          </w:p>
          <w:p w14:paraId="19692C09" w14:textId="42C601E1" w:rsidR="007A3042" w:rsidRPr="00C93E52" w:rsidDel="00515221" w:rsidRDefault="007A3042" w:rsidP="00621012">
            <w:pPr>
              <w:rPr>
                <w:del w:id="227" w:author="Torbjörn Dahlin" w:date="2015-03-31T14:35:00Z"/>
              </w:rPr>
            </w:pPr>
            <w:del w:id="228" w:author="Torbjörn Dahlin" w:date="2015-03-31T14:35:00Z">
              <w:r w:rsidRPr="00C93E52" w:rsidDel="00515221">
                <w:delText>För samordningsnummer används OID (1.2.752.129.2.1.3.3).</w:delText>
              </w:r>
            </w:del>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lastRenderedPageBreak/>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lastRenderedPageBreak/>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025603BE" w:rsidR="007A3042" w:rsidRPr="00C93E52" w:rsidRDefault="007A3042" w:rsidP="00621012">
            <w:r w:rsidRPr="00C93E52">
              <w:t>Personnummer/</w:t>
            </w:r>
            <w:r w:rsidR="005E3502" w:rsidRPr="00C93E52">
              <w:t xml:space="preserve"> </w:t>
            </w:r>
            <w:r w:rsidRPr="00C93E52">
              <w:lastRenderedPageBreak/>
              <w:t>samordningsnummer</w:t>
            </w:r>
            <w:ins w:id="229" w:author="Torbjörn Dahlin" w:date="2015-03-31T15:30:00Z">
              <w:r w:rsidR="009B6FB3">
                <w:t>/reservnummer</w:t>
              </w:r>
            </w:ins>
            <w:r w:rsidRPr="00C93E52">
              <w:t>.</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lastRenderedPageBreak/>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49016E30" w:rsidR="007A3042" w:rsidRDefault="007A3042" w:rsidP="00621012">
            <w:r w:rsidRPr="008345BA">
              <w:t xml:space="preserve">Begränsning av sökning i tid. Begränsningen sker genom att resultatet innehåller de poster </w:t>
            </w:r>
            <w:r w:rsidR="00EA2CFC">
              <w:t xml:space="preserve">vars </w:t>
            </w:r>
            <w:proofErr w:type="spellStart"/>
            <w:r w:rsidR="00EA2CFC">
              <w:t>Observation</w:t>
            </w:r>
            <w:proofErr w:type="gramStart"/>
            <w:r w:rsidR="00EA2CFC">
              <w:t>.Time</w:t>
            </w:r>
            <w:proofErr w:type="spellEnd"/>
            <w:proofErr w:type="gramEnd"/>
            <w:r w:rsidR="00EA2CFC">
              <w:t xml:space="preserv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proofErr w:type="spellStart"/>
            <w:r w:rsidRPr="005E7BAD">
              <w:rPr>
                <w:color w:val="FF0000"/>
                <w:szCs w:val="20"/>
              </w:rPr>
              <w:t>observationType</w:t>
            </w:r>
            <w:r w:rsidR="007A3042" w:rsidRPr="005E7BAD">
              <w:rPr>
                <w:color w:val="FF0000"/>
                <w:szCs w:val="20"/>
              </w:rPr>
              <w:t>.codeSystemVersion</w:t>
            </w:r>
            <w:proofErr w:type="spellEnd"/>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proofErr w:type="gramStart"/>
            <w:r w:rsidRPr="005E7BAD">
              <w:rPr>
                <w:color w:val="FF0000"/>
                <w:szCs w:val="20"/>
              </w:rPr>
              <w:t>..</w:t>
            </w:r>
            <w:proofErr w:type="gramEnd"/>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lastRenderedPageBreak/>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683986" w14:paraId="54527A9B" w14:textId="77777777" w:rsidTr="0039439F">
        <w:tc>
          <w:tcPr>
            <w:tcW w:w="2943" w:type="dxa"/>
            <w:tcBorders>
              <w:top w:val="single" w:sz="4" w:space="0" w:color="auto"/>
              <w:left w:val="single" w:sz="4" w:space="0" w:color="auto"/>
              <w:bottom w:val="single" w:sz="4" w:space="0" w:color="auto"/>
              <w:right w:val="single" w:sz="4" w:space="0" w:color="auto"/>
            </w:tcBorders>
          </w:tcPr>
          <w:p w14:paraId="627FBA0E" w14:textId="7B36743B" w:rsidR="00683986" w:rsidRDefault="00683986" w:rsidP="00C854DC">
            <w:pPr>
              <w:rPr>
                <w:lang w:eastAsia="sv-SE"/>
              </w:rPr>
            </w:pPr>
            <w:commentRangeStart w:id="230"/>
            <w:commentRangeStart w:id="231"/>
            <w:proofErr w:type="spellStart"/>
            <w:r>
              <w:rPr>
                <w:lang w:eastAsia="sv-SE"/>
              </w:rPr>
              <w:t>ineractionAgreementId</w:t>
            </w:r>
            <w:commentRangeEnd w:id="230"/>
            <w:proofErr w:type="spellEnd"/>
            <w:r w:rsidR="00222B81">
              <w:rPr>
                <w:rStyle w:val="Kommentarsreferens"/>
              </w:rPr>
              <w:commentReference w:id="230"/>
            </w:r>
            <w:commentRangeEnd w:id="231"/>
            <w:r w:rsidR="009A3C75">
              <w:rPr>
                <w:rStyle w:val="Kommentarsreferens"/>
              </w:rPr>
              <w:commentReference w:id="231"/>
            </w:r>
          </w:p>
        </w:tc>
        <w:tc>
          <w:tcPr>
            <w:tcW w:w="2037" w:type="dxa"/>
            <w:tcBorders>
              <w:top w:val="single" w:sz="4" w:space="0" w:color="auto"/>
              <w:left w:val="single" w:sz="4" w:space="0" w:color="auto"/>
              <w:bottom w:val="single" w:sz="4" w:space="0" w:color="auto"/>
              <w:right w:val="single" w:sz="4" w:space="0" w:color="auto"/>
            </w:tcBorders>
          </w:tcPr>
          <w:p w14:paraId="59118453" w14:textId="7315F929" w:rsidR="00683986" w:rsidRDefault="00683986"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A3CEDD" w14:textId="026C92A8" w:rsidR="00683986" w:rsidRDefault="00C440E7" w:rsidP="00C854DC">
            <w:pPr>
              <w:rPr>
                <w:rFonts w:cs="Arial"/>
              </w:rPr>
            </w:pPr>
            <w:ins w:id="232" w:author="Torbjörn Dahlin" w:date="2015-03-26T09:27:00Z">
              <w:r>
                <w:rPr>
                  <w:rFonts w:cs="Arial"/>
                </w:rPr>
                <w:t xml:space="preserve">Används för att </w:t>
              </w:r>
            </w:ins>
            <w:ins w:id="233" w:author="Torbjörn Dahlin" w:date="2015-03-26T09:28:00Z">
              <w:r>
                <w:rPr>
                  <w:rFonts w:cs="Arial"/>
                </w:rPr>
                <w:t>p</w:t>
              </w:r>
            </w:ins>
            <w:ins w:id="234" w:author="Torbjörn Dahlin" w:date="2015-03-26T09:27:00Z">
              <w:r>
                <w:rPr>
                  <w:rFonts w:cs="Arial"/>
                </w:rPr>
                <w:t xml:space="preserve">recisera krav på att svaret ska överensstämma med refererad </w:t>
              </w:r>
              <w:proofErr w:type="gramStart"/>
              <w:r>
                <w:rPr>
                  <w:rFonts w:cs="Arial"/>
                </w:rPr>
                <w:t>interaktions</w:t>
              </w:r>
            </w:ins>
            <w:ins w:id="235" w:author="Torbjörn Dahlin" w:date="2015-03-31T15:53:00Z">
              <w:r w:rsidR="009A3C75">
                <w:rPr>
                  <w:rFonts w:cs="Arial"/>
                </w:rPr>
                <w:t>ö</w:t>
              </w:r>
            </w:ins>
            <w:ins w:id="236" w:author="Torbjörn Dahlin" w:date="2015-03-26T09:27:00Z">
              <w:r>
                <w:rPr>
                  <w:rFonts w:cs="Arial"/>
                </w:rPr>
                <w:t>verenskommelse</w:t>
              </w:r>
            </w:ins>
            <w:commentRangeStart w:id="237"/>
            <w:r w:rsidR="00683986">
              <w:rPr>
                <w:rFonts w:cs="Arial"/>
              </w:rPr>
              <w:t xml:space="preserve">.  </w:t>
            </w:r>
            <w:commentRangeEnd w:id="237"/>
            <w:r w:rsidR="005644B1">
              <w:rPr>
                <w:rStyle w:val="Kommentarsreferens"/>
              </w:rPr>
              <w:commentReference w:id="237"/>
            </w:r>
            <w:proofErr w:type="gramEnd"/>
          </w:p>
          <w:p w14:paraId="324515F5" w14:textId="0FCDD1D9" w:rsidR="00683986" w:rsidRDefault="001A46F1" w:rsidP="001A46F1">
            <w:pPr>
              <w:rPr>
                <w:rFonts w:cs="Arial"/>
              </w:rPr>
            </w:pPr>
            <w:r>
              <w:rPr>
                <w:rFonts w:cs="Arial"/>
              </w:rPr>
              <w:t>Om ett viss</w:t>
            </w:r>
            <w:ins w:id="238" w:author="Torbjörn Dahlin" w:date="2015-03-26T09:28:00Z">
              <w:r w:rsidR="00C440E7">
                <w:rPr>
                  <w:rFonts w:cs="Arial"/>
                </w:rPr>
                <w:t>t</w:t>
              </w:r>
            </w:ins>
            <w:r>
              <w:rPr>
                <w:rFonts w:cs="Arial"/>
              </w:rPr>
              <w:t xml:space="preserve"> system inte känner till </w:t>
            </w:r>
            <w:proofErr w:type="gramStart"/>
            <w:r>
              <w:rPr>
                <w:rFonts w:cs="Arial"/>
              </w:rPr>
              <w:t xml:space="preserve">ett </w:t>
            </w:r>
            <w:r>
              <w:rPr>
                <w:lang w:eastAsia="sv-SE"/>
              </w:rPr>
              <w:t xml:space="preserve"> </w:t>
            </w:r>
            <w:proofErr w:type="spellStart"/>
            <w:r>
              <w:rPr>
                <w:lang w:eastAsia="sv-SE"/>
              </w:rPr>
              <w:t>ineractionAgreementId</w:t>
            </w:r>
            <w:proofErr w:type="spellEnd"/>
            <w:proofErr w:type="gramEnd"/>
            <w:r>
              <w:rPr>
                <w:lang w:eastAsia="sv-SE"/>
              </w:rPr>
              <w:t xml:space="preserve"> ska systemet hantera detta som att det inte finns data tillgängligt inom denna överenskommelse. </w:t>
            </w:r>
          </w:p>
          <w:p w14:paraId="1F68294E" w14:textId="7DBBC259" w:rsidR="00683986" w:rsidRDefault="00683986" w:rsidP="00C854DC">
            <w:pPr>
              <w:rPr>
                <w:rFonts w:cs="Arial"/>
              </w:rPr>
            </w:pPr>
            <w:r>
              <w:rPr>
                <w:rFonts w:cs="Arial"/>
              </w:rPr>
              <w:t xml:space="preserve">Det finns en </w:t>
            </w:r>
            <w:r w:rsidR="007D7E09">
              <w:rPr>
                <w:rFonts w:cs="Arial"/>
              </w:rPr>
              <w:t xml:space="preserve">generell </w:t>
            </w:r>
            <w:r>
              <w:rPr>
                <w:rFonts w:cs="Arial"/>
              </w:rPr>
              <w:t xml:space="preserve">överenskommelse </w:t>
            </w:r>
            <w:r w:rsidR="007D7E09">
              <w:rPr>
                <w:rFonts w:cs="Arial"/>
              </w:rPr>
              <w:t xml:space="preserve">inte kravställer ställer krav på några kliniska egenskaper, </w:t>
            </w:r>
            <w:r w:rsidR="007D7E09">
              <w:rPr>
                <w:rFonts w:cs="Arial"/>
              </w:rPr>
              <w:lastRenderedPageBreak/>
              <w:t xml:space="preserve">utöver det som uttrycks i frågeparametrarna. Den kan användas för interaktioner som inte har behov av att specificera semantiska överenskommelser. </w:t>
            </w:r>
            <w:r>
              <w:rPr>
                <w:rFonts w:cs="Arial"/>
              </w:rPr>
              <w:t>Denna överenskommelse har UUID</w:t>
            </w:r>
          </w:p>
          <w:p w14:paraId="100E4ACF" w14:textId="2543BA0C" w:rsidR="00683986" w:rsidRDefault="00683986" w:rsidP="00C854DC">
            <w:pPr>
              <w:rPr>
                <w:rFonts w:cs="Arial"/>
              </w:rPr>
            </w:pPr>
            <w:r w:rsidRPr="00683986">
              <w:rPr>
                <w:rFonts w:cs="Arial"/>
              </w:rPr>
              <w:t>2866a7c4-9c60-433f-9035-a4d779ffe7a1</w:t>
            </w:r>
          </w:p>
        </w:tc>
        <w:tc>
          <w:tcPr>
            <w:tcW w:w="1617" w:type="dxa"/>
            <w:tcBorders>
              <w:top w:val="single" w:sz="4" w:space="0" w:color="auto"/>
              <w:left w:val="single" w:sz="4" w:space="0" w:color="auto"/>
              <w:bottom w:val="single" w:sz="4" w:space="0" w:color="auto"/>
              <w:right w:val="single" w:sz="4" w:space="0" w:color="auto"/>
            </w:tcBorders>
          </w:tcPr>
          <w:p w14:paraId="0F5894D5" w14:textId="378755C1" w:rsidR="00683986" w:rsidRDefault="00683986" w:rsidP="00EC1D9D">
            <w:r>
              <w:lastRenderedPageBreak/>
              <w:t>1</w:t>
            </w:r>
            <w:proofErr w:type="gramStart"/>
            <w:ins w:id="239" w:author="Torbjörn Dahlin" w:date="2015-03-30T01:33:00Z">
              <w:r w:rsidR="00EC1D9D">
                <w:t>..</w:t>
              </w:r>
              <w:proofErr w:type="gramEnd"/>
              <w:r w:rsidR="00EC1D9D">
                <w:t>1</w:t>
              </w:r>
            </w:ins>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lastRenderedPageBreak/>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proofErr w:type="spellStart"/>
            <w:r>
              <w:t>RelationFilterType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 xml:space="preserve">Minst en av </w:t>
            </w:r>
            <w:proofErr w:type="spellStart"/>
            <w:r>
              <w:rPr>
                <w:rFonts w:cs="Arial"/>
              </w:rPr>
              <w:t>relation.type</w:t>
            </w:r>
            <w:r w:rsidR="005E7BAD">
              <w:rPr>
                <w:rFonts w:cs="Arial"/>
              </w:rPr>
              <w:t>Code</w:t>
            </w:r>
            <w:proofErr w:type="spellEnd"/>
            <w:r w:rsidR="005E7BAD">
              <w:rPr>
                <w:rFonts w:cs="Arial"/>
              </w:rPr>
              <w:t xml:space="preserv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roofErr w:type="gramStart"/>
            <w:r>
              <w:t>..</w:t>
            </w:r>
            <w:proofErr w:type="gramEnd"/>
            <w:r>
              <w:t>*</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proofErr w:type="spellStart"/>
            <w:r w:rsidRPr="004638CE">
              <w:rPr>
                <w:color w:val="FF0000"/>
              </w:rPr>
              <w:t>relation.typeCode.codeSystemVersion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proofErr w:type="gramStart"/>
            <w:r w:rsidRPr="004638CE">
              <w:rPr>
                <w:color w:val="FF0000"/>
              </w:rPr>
              <w:t>..</w:t>
            </w:r>
            <w:proofErr w:type="gramEnd"/>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proofErr w:type="spellStart"/>
            <w:r w:rsidRPr="00B51795">
              <w:rPr>
                <w:color w:val="FF0000"/>
                <w:lang w:eastAsia="sv-SE"/>
              </w:rPr>
              <w:t>relation.typeCode.displayname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w:t>
            </w:r>
            <w:proofErr w:type="gramStart"/>
            <w:r>
              <w:t>..</w:t>
            </w:r>
            <w:proofErr w:type="gramEnd"/>
            <w:r>
              <w:t>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commentRangeStart w:id="240"/>
            <w:commentRangeStart w:id="241"/>
            <w:r>
              <w:rPr>
                <w:rFonts w:cs="Arial"/>
              </w:rPr>
              <w:t>Id-</w:t>
            </w:r>
            <w:proofErr w:type="spellStart"/>
            <w:r>
              <w:rPr>
                <w:rFonts w:cs="Arial"/>
              </w:rPr>
              <w:t>root</w:t>
            </w:r>
            <w:proofErr w:type="spellEnd"/>
            <w:r>
              <w:rPr>
                <w:rFonts w:cs="Arial"/>
              </w:rPr>
              <w:t xml:space="preserve"> från den Uppgift i patientjournal som sambandet pekar ut</w:t>
            </w:r>
            <w:commentRangeEnd w:id="240"/>
            <w:r w:rsidR="002F7DF2">
              <w:rPr>
                <w:rStyle w:val="Kommentarsreferens"/>
              </w:rPr>
              <w:commentReference w:id="240"/>
            </w:r>
            <w:commentRangeEnd w:id="241"/>
            <w:r w:rsidR="00EC1D9D">
              <w:rPr>
                <w:rStyle w:val="Kommentarsreferens"/>
              </w:rPr>
              <w:commentReference w:id="241"/>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w:t>
            </w:r>
            <w:proofErr w:type="gramStart"/>
            <w:r>
              <w:t>..</w:t>
            </w:r>
            <w:proofErr w:type="gramEnd"/>
            <w:r>
              <w:t>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proofErr w:type="spellStart"/>
            <w:r>
              <w:rPr>
                <w:lang w:eastAsia="sv-SE"/>
              </w:rPr>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commentRangeStart w:id="242"/>
            <w:r>
              <w:rPr>
                <w:rFonts w:cs="Arial"/>
              </w:rPr>
              <w:t xml:space="preserve">Id-extension från den uppgift i </w:t>
            </w:r>
            <w:r>
              <w:rPr>
                <w:rFonts w:cs="Arial"/>
              </w:rPr>
              <w:lastRenderedPageBreak/>
              <w:t>patientjournal som sambandet pekar ut</w:t>
            </w:r>
            <w:commentRangeEnd w:id="242"/>
            <w:r w:rsidR="002F7DF2">
              <w:rPr>
                <w:rStyle w:val="Kommentarsreferens"/>
              </w:rPr>
              <w:commentReference w:id="242"/>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lastRenderedPageBreak/>
              <w:t>0</w:t>
            </w:r>
            <w:proofErr w:type="gramStart"/>
            <w:r>
              <w:t>..</w:t>
            </w:r>
            <w:proofErr w:type="gramEnd"/>
            <w:r>
              <w:t>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lastRenderedPageBreak/>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0D133086" w14:textId="77777777" w:rsidR="00EC1D9D" w:rsidRDefault="00C663D3" w:rsidP="00EC1D9D">
            <w:pPr>
              <w:rPr>
                <w:ins w:id="243" w:author="Torbjörn Dahlin" w:date="2015-03-30T01:35:00Z"/>
              </w:rPr>
            </w:pPr>
            <w:commentRangeStart w:id="244"/>
            <w:r>
              <w:rPr>
                <w:rFonts w:cs="Arial"/>
              </w:rPr>
              <w:t xml:space="preserve">Den typ av uppgift i patientjournal som sambandet pekar ut. Detta är en kod från </w:t>
            </w:r>
            <w:proofErr w:type="spellStart"/>
            <w:r>
              <w:t>Categorization</w:t>
            </w:r>
            <w:proofErr w:type="spellEnd"/>
            <w:r>
              <w:t xml:space="preserve"> i engagemangsindexposten. </w:t>
            </w:r>
            <w:del w:id="245" w:author="Torbjörn Dahlin" w:date="2015-03-30T01:35:00Z">
              <w:r w:rsidDel="00EC1D9D">
                <w:delText>Exempelvis kan en observation ha ett samband till en annan observation och då är referredInformationType ”</w:delText>
              </w:r>
              <w:r w:rsidRPr="00F83C47" w:rsidDel="00EC1D9D">
                <w:rPr>
                  <w:color w:val="000000"/>
                </w:rPr>
                <w:delText xml:space="preserve"> ch</w:delText>
              </w:r>
              <w:r w:rsidDel="00EC1D9D">
                <w:rPr>
                  <w:color w:val="000000"/>
                </w:rPr>
                <w:delText>b-</w:delText>
              </w:r>
              <w:r w:rsidRPr="00F83C47" w:rsidDel="00EC1D9D">
                <w:rPr>
                  <w:color w:val="000000"/>
                </w:rPr>
                <w:delText>o</w:delText>
              </w:r>
              <w:r w:rsidDel="00EC1D9D">
                <w:delText>”</w:delText>
              </w:r>
            </w:del>
            <w:ins w:id="246" w:author="Torbjörn Dahlin" w:date="2015-03-30T01:35:00Z">
              <w:r w:rsidR="00EC1D9D">
                <w:t xml:space="preserve">I denna version av tjänstekontraktet är </w:t>
              </w:r>
              <w:proofErr w:type="spellStart"/>
              <w:r w:rsidR="00EC1D9D">
                <w:t>följade</w:t>
              </w:r>
              <w:proofErr w:type="spellEnd"/>
              <w:r w:rsidR="00EC1D9D">
                <w:t xml:space="preserve"> typer möjliga:</w:t>
              </w:r>
            </w:ins>
          </w:p>
          <w:p w14:paraId="52C226B1" w14:textId="77777777" w:rsidR="00EC1D9D" w:rsidRDefault="00EC1D9D" w:rsidP="00EC1D9D">
            <w:pPr>
              <w:rPr>
                <w:ins w:id="247" w:author="Torbjörn Dahlin" w:date="2015-03-30T01:36:00Z"/>
              </w:rPr>
            </w:pPr>
            <w:commentRangeStart w:id="248"/>
            <w:proofErr w:type="spellStart"/>
            <w:ins w:id="249" w:author="Torbjörn Dahlin" w:date="2015-03-30T01:36:00Z">
              <w:r>
                <w:t>chb</w:t>
              </w:r>
              <w:proofErr w:type="spellEnd"/>
              <w:r>
                <w:t>-</w:t>
              </w:r>
              <w:proofErr w:type="gramStart"/>
              <w:r>
                <w:t>o  (observation</w:t>
              </w:r>
              <w:proofErr w:type="gramEnd"/>
              <w:r>
                <w:t>)</w:t>
              </w:r>
            </w:ins>
          </w:p>
          <w:p w14:paraId="4F904579" w14:textId="79C7DC23" w:rsidR="00C663D3" w:rsidRPr="00C93E52" w:rsidRDefault="00EC1D9D" w:rsidP="00EC1D9D">
            <w:pPr>
              <w:rPr>
                <w:rFonts w:cs="Arial"/>
              </w:rPr>
            </w:pPr>
            <w:proofErr w:type="spellStart"/>
            <w:ins w:id="250" w:author="Torbjörn Dahlin" w:date="2015-03-30T01:36:00Z">
              <w:r>
                <w:t>caa-a</w:t>
              </w:r>
              <w:proofErr w:type="spellEnd"/>
              <w:r>
                <w:t xml:space="preserve"> (aktivitet)</w:t>
              </w:r>
            </w:ins>
            <w:r w:rsidR="00C663D3">
              <w:t xml:space="preserve"> </w:t>
            </w:r>
            <w:commentRangeEnd w:id="244"/>
            <w:r w:rsidR="00AA2F6B">
              <w:rPr>
                <w:rStyle w:val="Kommentarsreferens"/>
              </w:rPr>
              <w:commentReference w:id="244"/>
            </w:r>
            <w:commentRangeEnd w:id="248"/>
            <w:r>
              <w:rPr>
                <w:rStyle w:val="Kommentarsreferens"/>
              </w:rPr>
              <w:commentReference w:id="248"/>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t>1</w:t>
            </w:r>
            <w:proofErr w:type="gramStart"/>
            <w:r w:rsidR="00C663D3">
              <w:t>..</w:t>
            </w:r>
            <w:proofErr w:type="gramEnd"/>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D532538"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31"/>
        <w:gridCol w:w="1754"/>
        <w:gridCol w:w="52"/>
        <w:gridCol w:w="1368"/>
        <w:gridCol w:w="1557"/>
        <w:gridCol w:w="1617"/>
      </w:tblGrid>
      <w:tr w:rsidR="007462A4" w:rsidRPr="0012437B" w14:paraId="765BD5EF" w14:textId="77777777" w:rsidTr="007931ED">
        <w:trPr>
          <w:trHeight w:val="215"/>
        </w:trPr>
        <w:tc>
          <w:tcPr>
            <w:tcW w:w="3174" w:type="dxa"/>
            <w:gridSpan w:val="2"/>
            <w:tcBorders>
              <w:top w:val="nil"/>
              <w:left w:val="nil"/>
              <w:bottom w:val="nil"/>
              <w:right w:val="nil"/>
            </w:tcBorders>
          </w:tcPr>
          <w:p w14:paraId="2866C987" w14:textId="77777777" w:rsidR="007462A4" w:rsidRPr="00432C82" w:rsidDel="001F3B42" w:rsidRDefault="007462A4" w:rsidP="001F3B42">
            <w:pPr>
              <w:pStyle w:val="Rubrik4"/>
            </w:pPr>
            <w:bookmarkStart w:id="251" w:name="_Toc414627265"/>
            <w:r>
              <w:lastRenderedPageBreak/>
              <w:t xml:space="preserve">Svar: </w:t>
            </w:r>
            <w:proofErr w:type="spellStart"/>
            <w:r>
              <w:t>observationGroup</w:t>
            </w:r>
            <w:bookmarkEnd w:id="251"/>
            <w:proofErr w:type="spellEnd"/>
          </w:p>
        </w:tc>
        <w:tc>
          <w:tcPr>
            <w:tcW w:w="3174" w:type="dxa"/>
            <w:gridSpan w:val="3"/>
            <w:tcBorders>
              <w:top w:val="nil"/>
              <w:left w:val="nil"/>
              <w:bottom w:val="nil"/>
              <w:right w:val="nil"/>
            </w:tcBorders>
          </w:tcPr>
          <w:p w14:paraId="5E1AB882" w14:textId="422534C9" w:rsidR="007462A4" w:rsidRDefault="007462A4" w:rsidP="007931ED">
            <w:pPr>
              <w:pStyle w:val="Rubrik4"/>
              <w:numPr>
                <w:ilvl w:val="0"/>
                <w:numId w:val="0"/>
              </w:numPr>
              <w:ind w:left="864"/>
              <w:rPr>
                <w:lang w:eastAsia="sv-SE"/>
              </w:rPr>
            </w:pPr>
          </w:p>
        </w:tc>
        <w:tc>
          <w:tcPr>
            <w:tcW w:w="3174" w:type="dxa"/>
            <w:gridSpan w:val="2"/>
            <w:tcBorders>
              <w:top w:val="nil"/>
              <w:left w:val="nil"/>
              <w:bottom w:val="nil"/>
              <w:right w:val="nil"/>
            </w:tcBorders>
          </w:tcPr>
          <w:p w14:paraId="3C35C88E" w14:textId="0D8888AE" w:rsidR="007462A4" w:rsidRDefault="007462A4" w:rsidP="00C663D3"/>
        </w:tc>
      </w:tr>
      <w:tr w:rsidR="00C663D3" w:rsidRPr="0012437B" w14:paraId="53123B39" w14:textId="77777777" w:rsidTr="007931ED">
        <w:tc>
          <w:tcPr>
            <w:tcW w:w="2943" w:type="dxa"/>
            <w:tcBorders>
              <w:top w:val="nil"/>
              <w:left w:val="nil"/>
              <w:bottom w:val="nil"/>
              <w:right w:val="nil"/>
            </w:tcBorders>
          </w:tcPr>
          <w:p w14:paraId="0DD6EDFE" w14:textId="77777777" w:rsidR="00C663D3" w:rsidRDefault="00C663D3" w:rsidP="00C663D3">
            <w:pPr>
              <w:rPr>
                <w:lang w:eastAsia="sv-SE"/>
              </w:rPr>
            </w:pPr>
          </w:p>
        </w:tc>
        <w:tc>
          <w:tcPr>
            <w:tcW w:w="2037" w:type="dxa"/>
            <w:gridSpan w:val="3"/>
            <w:tcBorders>
              <w:top w:val="nil"/>
              <w:left w:val="nil"/>
              <w:bottom w:val="nil"/>
              <w:right w:val="nil"/>
            </w:tcBorders>
          </w:tcPr>
          <w:p w14:paraId="0974F45B" w14:textId="77777777" w:rsidR="00C663D3" w:rsidRDefault="00C663D3" w:rsidP="00C663D3"/>
        </w:tc>
        <w:tc>
          <w:tcPr>
            <w:tcW w:w="2925" w:type="dxa"/>
            <w:gridSpan w:val="2"/>
            <w:tcBorders>
              <w:top w:val="nil"/>
              <w:left w:val="nil"/>
              <w:bottom w:val="nil"/>
              <w:right w:val="nil"/>
            </w:tcBorders>
          </w:tcPr>
          <w:p w14:paraId="66CEFAAF" w14:textId="77777777" w:rsidR="00C663D3" w:rsidRPr="00C93E52" w:rsidRDefault="00C663D3" w:rsidP="00C663D3">
            <w:pPr>
              <w:rPr>
                <w:rFonts w:cs="Arial"/>
              </w:rPr>
            </w:pPr>
          </w:p>
        </w:tc>
        <w:tc>
          <w:tcPr>
            <w:tcW w:w="1617" w:type="dxa"/>
            <w:tcBorders>
              <w:top w:val="nil"/>
              <w:left w:val="nil"/>
              <w:bottom w:val="nil"/>
              <w:right w:val="nil"/>
            </w:tcBorders>
          </w:tcPr>
          <w:p w14:paraId="2D73EB2F" w14:textId="77777777" w:rsidR="00C663D3" w:rsidRDefault="00C663D3" w:rsidP="00C663D3"/>
        </w:tc>
      </w:tr>
      <w:tr w:rsidR="001F3B42" w:rsidRPr="0012437B" w14:paraId="5465D0FB" w14:textId="77777777" w:rsidTr="007931ED">
        <w:tc>
          <w:tcPr>
            <w:tcW w:w="2943" w:type="dxa"/>
            <w:tcBorders>
              <w:top w:val="nil"/>
              <w:left w:val="nil"/>
              <w:bottom w:val="single" w:sz="4" w:space="0" w:color="auto"/>
              <w:right w:val="nil"/>
            </w:tcBorders>
          </w:tcPr>
          <w:p w14:paraId="228D2891" w14:textId="77777777" w:rsidR="001F3B42" w:rsidRDefault="001F3B42" w:rsidP="00C663D3">
            <w:pPr>
              <w:rPr>
                <w:lang w:eastAsia="sv-SE"/>
              </w:rPr>
            </w:pPr>
          </w:p>
        </w:tc>
        <w:tc>
          <w:tcPr>
            <w:tcW w:w="2037" w:type="dxa"/>
            <w:gridSpan w:val="3"/>
            <w:tcBorders>
              <w:top w:val="nil"/>
              <w:left w:val="nil"/>
              <w:bottom w:val="single" w:sz="4" w:space="0" w:color="auto"/>
              <w:right w:val="nil"/>
            </w:tcBorders>
          </w:tcPr>
          <w:p w14:paraId="1C5A0178" w14:textId="77777777" w:rsidR="001F3B42" w:rsidRDefault="001F3B42" w:rsidP="00C663D3"/>
        </w:tc>
        <w:tc>
          <w:tcPr>
            <w:tcW w:w="2925" w:type="dxa"/>
            <w:gridSpan w:val="2"/>
            <w:tcBorders>
              <w:top w:val="nil"/>
              <w:left w:val="nil"/>
              <w:bottom w:val="single" w:sz="4" w:space="0" w:color="auto"/>
              <w:right w:val="nil"/>
            </w:tcBorders>
          </w:tcPr>
          <w:p w14:paraId="43F71450" w14:textId="77777777" w:rsidR="001F3B42" w:rsidRPr="00C93E52" w:rsidRDefault="001F3B42" w:rsidP="00C663D3">
            <w:pPr>
              <w:rPr>
                <w:rFonts w:cs="Arial"/>
              </w:rPr>
            </w:pPr>
          </w:p>
        </w:tc>
        <w:tc>
          <w:tcPr>
            <w:tcW w:w="1617" w:type="dxa"/>
            <w:tcBorders>
              <w:top w:val="nil"/>
              <w:left w:val="nil"/>
              <w:bottom w:val="single" w:sz="4" w:space="0" w:color="auto"/>
              <w:right w:val="nil"/>
            </w:tcBorders>
          </w:tcPr>
          <w:p w14:paraId="78D311FB" w14:textId="77777777" w:rsidR="001F3B42" w:rsidRDefault="001F3B42"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3"/>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gridSpan w:val="2"/>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proofErr w:type="spellStart"/>
            <w:r>
              <w:t>observationGroup</w:t>
            </w:r>
            <w:proofErr w:type="spellEnd"/>
          </w:p>
        </w:tc>
        <w:tc>
          <w:tcPr>
            <w:tcW w:w="2037" w:type="dxa"/>
            <w:gridSpan w:val="3"/>
            <w:shd w:val="clear" w:color="auto" w:fill="A6A6A6" w:themeFill="background1" w:themeFillShade="A6"/>
          </w:tcPr>
          <w:p w14:paraId="79E0715F" w14:textId="1B6A5451" w:rsidR="00C663D3" w:rsidRPr="00CB4AE4" w:rsidRDefault="00C663D3" w:rsidP="00C663D3">
            <w:proofErr w:type="spellStart"/>
            <w:r>
              <w:t>ObservationGroupType</w:t>
            </w:r>
            <w:proofErr w:type="spellEnd"/>
          </w:p>
        </w:tc>
        <w:tc>
          <w:tcPr>
            <w:tcW w:w="2925" w:type="dxa"/>
            <w:gridSpan w:val="2"/>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w:t>
            </w:r>
            <w:proofErr w:type="spellStart"/>
            <w:r w:rsidR="00282DC2">
              <w:t>signerare</w:t>
            </w:r>
            <w:proofErr w:type="spellEnd"/>
            <w:r w:rsidR="00282DC2">
              <w:t>,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roofErr w:type="gramStart"/>
            <w:r w:rsidRPr="00CB4AE4">
              <w:t>..</w:t>
            </w:r>
            <w:proofErr w:type="gramEnd"/>
            <w:r w:rsidRPr="00CB4AE4">
              <w:t>*</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3"/>
            <w:shd w:val="clear" w:color="auto" w:fill="FFFFFF" w:themeFill="background1"/>
          </w:tcPr>
          <w:p w14:paraId="64FA00EB" w14:textId="4D716E8F" w:rsidR="00C663D3" w:rsidRDefault="00C663D3" w:rsidP="00C663D3">
            <w:proofErr w:type="spellStart"/>
            <w:r>
              <w:t>PatientType</w:t>
            </w:r>
            <w:proofErr w:type="spellEnd"/>
          </w:p>
        </w:tc>
        <w:tc>
          <w:tcPr>
            <w:tcW w:w="2925" w:type="dxa"/>
            <w:gridSpan w:val="2"/>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w:t>
            </w:r>
            <w:proofErr w:type="gramStart"/>
            <w:r>
              <w:t>..</w:t>
            </w:r>
            <w:proofErr w:type="gramEnd"/>
            <w:r>
              <w:t>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proofErr w:type="spellStart"/>
            <w:r w:rsidRPr="003C622B">
              <w:t>performerRole</w:t>
            </w:r>
            <w:proofErr w:type="spellEnd"/>
          </w:p>
        </w:tc>
        <w:tc>
          <w:tcPr>
            <w:tcW w:w="2037" w:type="dxa"/>
            <w:gridSpan w:val="3"/>
            <w:shd w:val="clear" w:color="auto" w:fill="FFFFFF" w:themeFill="background1"/>
          </w:tcPr>
          <w:p w14:paraId="7752577C" w14:textId="015BB6DD" w:rsidR="00C663D3" w:rsidRDefault="00C663D3" w:rsidP="00C663D3">
            <w:proofErr w:type="spellStart"/>
            <w:r w:rsidRPr="00CB4AE4">
              <w:t>PerformerRoleType</w:t>
            </w:r>
            <w:proofErr w:type="spellEnd"/>
          </w:p>
        </w:tc>
        <w:tc>
          <w:tcPr>
            <w:tcW w:w="2925" w:type="dxa"/>
            <w:gridSpan w:val="2"/>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w:t>
            </w:r>
            <w:proofErr w:type="gramStart"/>
            <w:r>
              <w:t>..</w:t>
            </w:r>
            <w:proofErr w:type="gramEnd"/>
            <w:r>
              <w:t>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proofErr w:type="spellStart"/>
            <w:r w:rsidRPr="003C622B">
              <w:t>legalAuthenticator</w:t>
            </w:r>
            <w:proofErr w:type="spellEnd"/>
          </w:p>
        </w:tc>
        <w:tc>
          <w:tcPr>
            <w:tcW w:w="2037" w:type="dxa"/>
            <w:gridSpan w:val="3"/>
            <w:shd w:val="clear" w:color="auto" w:fill="FFFFFF" w:themeFill="background1"/>
          </w:tcPr>
          <w:p w14:paraId="401D2F17" w14:textId="5100BA84" w:rsidR="00C663D3" w:rsidRPr="00CB4AE4" w:rsidRDefault="00C663D3" w:rsidP="00C663D3">
            <w:proofErr w:type="spellStart"/>
            <w:r w:rsidRPr="00CB4AE4">
              <w:t>LegalAuthenticatorType</w:t>
            </w:r>
            <w:proofErr w:type="spellEnd"/>
          </w:p>
        </w:tc>
        <w:tc>
          <w:tcPr>
            <w:tcW w:w="2925" w:type="dxa"/>
            <w:gridSpan w:val="2"/>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w:t>
            </w:r>
            <w:proofErr w:type="gramStart"/>
            <w:r>
              <w:t>..</w:t>
            </w:r>
            <w:proofErr w:type="gramEnd"/>
            <w:r>
              <w:t>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proofErr w:type="spellStart"/>
            <w:r w:rsidRPr="003C622B">
              <w:t>additionalParticipant</w:t>
            </w:r>
            <w:proofErr w:type="spellEnd"/>
          </w:p>
        </w:tc>
        <w:tc>
          <w:tcPr>
            <w:tcW w:w="2037" w:type="dxa"/>
            <w:gridSpan w:val="3"/>
            <w:shd w:val="clear" w:color="auto" w:fill="FFFFFF" w:themeFill="background1"/>
          </w:tcPr>
          <w:p w14:paraId="24216E0C" w14:textId="3685DA22" w:rsidR="00C663D3" w:rsidRPr="00CB4AE4" w:rsidRDefault="00C663D3" w:rsidP="00C663D3">
            <w:proofErr w:type="spellStart"/>
            <w:r w:rsidRPr="00CB4AE4">
              <w:t>AdditionalParticipantType</w:t>
            </w:r>
            <w:proofErr w:type="spellEnd"/>
          </w:p>
        </w:tc>
        <w:tc>
          <w:tcPr>
            <w:tcW w:w="2925" w:type="dxa"/>
            <w:gridSpan w:val="2"/>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roofErr w:type="gramStart"/>
            <w:r>
              <w:t>..</w:t>
            </w:r>
            <w:proofErr w:type="gramEnd"/>
            <w:r>
              <w:t>*</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proofErr w:type="spellStart"/>
            <w:r w:rsidRPr="003C622B">
              <w:t>sourceSystem</w:t>
            </w:r>
            <w:proofErr w:type="spellEnd"/>
          </w:p>
        </w:tc>
        <w:tc>
          <w:tcPr>
            <w:tcW w:w="2037" w:type="dxa"/>
            <w:gridSpan w:val="3"/>
            <w:shd w:val="clear" w:color="auto" w:fill="FFFFFF" w:themeFill="background1"/>
          </w:tcPr>
          <w:p w14:paraId="1542C8A1" w14:textId="4A50973B" w:rsidR="00C663D3" w:rsidRPr="00CB4AE4" w:rsidRDefault="00C663D3" w:rsidP="00C663D3">
            <w:proofErr w:type="spellStart"/>
            <w:r w:rsidRPr="00CB4AE4">
              <w:t>SourceSystemType</w:t>
            </w:r>
            <w:proofErr w:type="spellEnd"/>
          </w:p>
        </w:tc>
        <w:tc>
          <w:tcPr>
            <w:tcW w:w="2925" w:type="dxa"/>
            <w:gridSpan w:val="2"/>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w:t>
            </w:r>
            <w:proofErr w:type="gramStart"/>
            <w:r>
              <w:t>..</w:t>
            </w:r>
            <w:proofErr w:type="gramEnd"/>
            <w:r>
              <w:t>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proofErr w:type="spellStart"/>
            <w:r w:rsidRPr="003C622B">
              <w:rPr>
                <w:lang w:val="en-US"/>
              </w:rPr>
              <w:t>careProcessId</w:t>
            </w:r>
            <w:proofErr w:type="spellEnd"/>
          </w:p>
        </w:tc>
        <w:tc>
          <w:tcPr>
            <w:tcW w:w="2037" w:type="dxa"/>
            <w:gridSpan w:val="3"/>
            <w:tcBorders>
              <w:bottom w:val="single" w:sz="4" w:space="0" w:color="auto"/>
            </w:tcBorders>
            <w:shd w:val="clear" w:color="auto" w:fill="FFFFFF" w:themeFill="background1"/>
          </w:tcPr>
          <w:p w14:paraId="66AC4C98" w14:textId="5C1D6C87" w:rsidR="00C663D3" w:rsidRPr="00966EF9" w:rsidRDefault="00C663D3" w:rsidP="00C663D3">
            <w:pPr>
              <w:rPr>
                <w:lang w:val="en-US"/>
              </w:rPr>
            </w:pPr>
            <w:proofErr w:type="spellStart"/>
            <w:r w:rsidRPr="00966EF9">
              <w:rPr>
                <w:lang w:val="en-US"/>
              </w:rPr>
              <w:t>UUIDType</w:t>
            </w:r>
            <w:proofErr w:type="spellEnd"/>
          </w:p>
        </w:tc>
        <w:tc>
          <w:tcPr>
            <w:tcW w:w="2925" w:type="dxa"/>
            <w:gridSpan w:val="2"/>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3"/>
            <w:tcBorders>
              <w:bottom w:val="single" w:sz="4" w:space="0" w:color="auto"/>
            </w:tcBorders>
            <w:shd w:val="clear" w:color="auto" w:fill="FFFFFF" w:themeFill="background1"/>
          </w:tcPr>
          <w:p w14:paraId="58D143E3" w14:textId="77777777" w:rsidR="00C663D3" w:rsidRDefault="00C663D3" w:rsidP="00C663D3">
            <w:pPr>
              <w:rPr>
                <w:lang w:val="en-US"/>
              </w:rPr>
            </w:pPr>
            <w:proofErr w:type="spellStart"/>
            <w:r>
              <w:rPr>
                <w:lang w:val="en-US"/>
              </w:rPr>
              <w:t>ObservationType</w:t>
            </w:r>
            <w:proofErr w:type="spellEnd"/>
          </w:p>
          <w:p w14:paraId="5B04B914" w14:textId="012F3509" w:rsidR="00C663D3" w:rsidRPr="00966EF9" w:rsidRDefault="00C663D3" w:rsidP="00C663D3">
            <w:pPr>
              <w:rPr>
                <w:lang w:val="en-US"/>
              </w:rPr>
            </w:pPr>
          </w:p>
        </w:tc>
        <w:tc>
          <w:tcPr>
            <w:tcW w:w="2925" w:type="dxa"/>
            <w:gridSpan w:val="2"/>
            <w:tcBorders>
              <w:bottom w:val="single" w:sz="4" w:space="0" w:color="auto"/>
            </w:tcBorders>
            <w:shd w:val="clear" w:color="auto" w:fill="FFFFFF" w:themeFill="background1"/>
          </w:tcPr>
          <w:p w14:paraId="5F3D0D94" w14:textId="1FFFA190" w:rsidR="00C663D3" w:rsidRPr="0039439F" w:rsidRDefault="00C663D3" w:rsidP="00C663D3">
            <w:r>
              <w:lastRenderedPageBreak/>
              <w:t xml:space="preserve">De observationer som ligger </w:t>
            </w:r>
            <w:r>
              <w:lastRenderedPageBreak/>
              <w:t>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lastRenderedPageBreak/>
              <w:t>1</w:t>
            </w:r>
            <w:proofErr w:type="gramStart"/>
            <w:r>
              <w:t>..</w:t>
            </w:r>
            <w:proofErr w:type="gramEnd"/>
            <w:r>
              <w:t>*</w:t>
            </w:r>
          </w:p>
        </w:tc>
      </w:tr>
      <w:tr w:rsidR="00C663D3" w:rsidRPr="0039439F" w14:paraId="4BFF10C1" w14:textId="77777777" w:rsidTr="007931ED">
        <w:tc>
          <w:tcPr>
            <w:tcW w:w="2943" w:type="dxa"/>
            <w:tcBorders>
              <w:left w:val="nil"/>
              <w:bottom w:val="nil"/>
              <w:right w:val="nil"/>
            </w:tcBorders>
            <w:shd w:val="clear" w:color="auto" w:fill="FFFFFF" w:themeFill="background1"/>
          </w:tcPr>
          <w:p w14:paraId="6A78700F" w14:textId="77777777" w:rsidR="00C663D3" w:rsidRPr="0039439F" w:rsidRDefault="00C663D3" w:rsidP="00C663D3"/>
        </w:tc>
        <w:tc>
          <w:tcPr>
            <w:tcW w:w="2037" w:type="dxa"/>
            <w:gridSpan w:val="3"/>
            <w:tcBorders>
              <w:left w:val="nil"/>
              <w:bottom w:val="nil"/>
              <w:right w:val="nil"/>
            </w:tcBorders>
            <w:shd w:val="clear" w:color="auto" w:fill="FFFFFF" w:themeFill="background1"/>
          </w:tcPr>
          <w:p w14:paraId="296FD1AF" w14:textId="77777777" w:rsidR="00C663D3" w:rsidRPr="0039439F" w:rsidRDefault="00C663D3" w:rsidP="00C663D3"/>
        </w:tc>
        <w:tc>
          <w:tcPr>
            <w:tcW w:w="2925" w:type="dxa"/>
            <w:gridSpan w:val="2"/>
            <w:tcBorders>
              <w:left w:val="nil"/>
              <w:bottom w:val="nil"/>
              <w:right w:val="nil"/>
            </w:tcBorders>
            <w:shd w:val="clear" w:color="auto" w:fill="FFFFFF" w:themeFill="background1"/>
          </w:tcPr>
          <w:p w14:paraId="41CBDF12" w14:textId="77777777" w:rsidR="00C663D3" w:rsidRPr="0039439F" w:rsidRDefault="00C663D3" w:rsidP="00C663D3"/>
        </w:tc>
        <w:tc>
          <w:tcPr>
            <w:tcW w:w="1617" w:type="dxa"/>
            <w:tcBorders>
              <w:left w:val="nil"/>
              <w:bottom w:val="nil"/>
              <w:right w:val="nil"/>
            </w:tcBorders>
            <w:shd w:val="clear" w:color="auto" w:fill="FFFFFF" w:themeFill="background1"/>
          </w:tcPr>
          <w:p w14:paraId="45398DBB" w14:textId="77777777" w:rsidR="00C663D3" w:rsidRPr="0039439F" w:rsidRDefault="00C663D3" w:rsidP="00C663D3"/>
        </w:tc>
      </w:tr>
      <w:tr w:rsidR="00837795" w:rsidRPr="0039439F" w14:paraId="0E588EFC" w14:textId="77777777" w:rsidTr="007B7E8B">
        <w:tc>
          <w:tcPr>
            <w:tcW w:w="9522" w:type="dxa"/>
            <w:gridSpan w:val="7"/>
            <w:tcBorders>
              <w:top w:val="nil"/>
              <w:left w:val="nil"/>
              <w:right w:val="nil"/>
            </w:tcBorders>
            <w:shd w:val="clear" w:color="auto" w:fill="FFFFFF" w:themeFill="background1"/>
          </w:tcPr>
          <w:p w14:paraId="237BF77F" w14:textId="65D28A04" w:rsidR="00837795" w:rsidRDefault="00837795" w:rsidP="007931ED">
            <w:pPr>
              <w:pStyle w:val="Rubrik4"/>
            </w:pPr>
            <w:bookmarkStart w:id="252" w:name="_Toc414627266"/>
            <w:r>
              <w:t xml:space="preserve">Svars-del: </w:t>
            </w:r>
            <w:proofErr w:type="spellStart"/>
            <w:r>
              <w:t>observationGroup</w:t>
            </w:r>
            <w:proofErr w:type="spellEnd"/>
            <w:r>
              <w:t>/patient</w:t>
            </w:r>
            <w:bookmarkEnd w:id="252"/>
          </w:p>
          <w:p w14:paraId="63A6BAC9" w14:textId="77777777" w:rsidR="00837795" w:rsidRPr="0039439F" w:rsidRDefault="00837795"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3"/>
            <w:shd w:val="clear" w:color="auto" w:fill="A6A6A6" w:themeFill="background1" w:themeFillShade="A6"/>
          </w:tcPr>
          <w:p w14:paraId="2FFA6493" w14:textId="77777777" w:rsidR="00C663D3" w:rsidRPr="00C93E52" w:rsidRDefault="00C663D3" w:rsidP="00C663D3">
            <w:pPr>
              <w:rPr>
                <w:lang w:val="en-GB"/>
              </w:rPr>
            </w:pPr>
            <w:proofErr w:type="spellStart"/>
            <w:r w:rsidRPr="00C93E52">
              <w:rPr>
                <w:lang w:val="en-GB"/>
              </w:rPr>
              <w:t>PatientType</w:t>
            </w:r>
            <w:proofErr w:type="spellEnd"/>
          </w:p>
        </w:tc>
        <w:tc>
          <w:tcPr>
            <w:tcW w:w="2925" w:type="dxa"/>
            <w:gridSpan w:val="2"/>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3"/>
          </w:tcPr>
          <w:p w14:paraId="45CC20C5" w14:textId="77777777" w:rsidR="00C663D3" w:rsidRPr="00C93E52" w:rsidRDefault="00C663D3" w:rsidP="00C663D3">
            <w:proofErr w:type="spellStart"/>
            <w:r w:rsidRPr="00C93E52">
              <w:t>IIType</w:t>
            </w:r>
            <w:proofErr w:type="spellEnd"/>
          </w:p>
        </w:tc>
        <w:tc>
          <w:tcPr>
            <w:tcW w:w="2925" w:type="dxa"/>
            <w:gridSpan w:val="2"/>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commentRangeStart w:id="253"/>
            <w:commentRangeStart w:id="254"/>
            <w:proofErr w:type="spellStart"/>
            <w:r w:rsidRPr="003C622B">
              <w:rPr>
                <w:lang w:val="en-GB"/>
              </w:rPr>
              <w:t>id.roo</w:t>
            </w:r>
            <w:proofErr w:type="spellEnd"/>
            <w:r w:rsidRPr="003C622B">
              <w:rPr>
                <w:lang w:val="en-GB"/>
              </w:rPr>
              <w:t>t</w:t>
            </w:r>
            <w:commentRangeEnd w:id="253"/>
            <w:r w:rsidR="00A15558">
              <w:rPr>
                <w:rStyle w:val="Kommentarsreferens"/>
              </w:rPr>
              <w:commentReference w:id="253"/>
            </w:r>
            <w:commentRangeEnd w:id="254"/>
            <w:r w:rsidR="009B6FB3">
              <w:rPr>
                <w:rStyle w:val="Kommentarsreferens"/>
              </w:rPr>
              <w:commentReference w:id="254"/>
            </w:r>
          </w:p>
        </w:tc>
        <w:tc>
          <w:tcPr>
            <w:tcW w:w="2037" w:type="dxa"/>
            <w:gridSpan w:val="3"/>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73EE3185" w14:textId="6CCCC96E" w:rsidR="00C663D3" w:rsidRPr="00C93E52" w:rsidRDefault="009B6FB3" w:rsidP="00C663D3">
            <w:pPr>
              <w:rPr>
                <w:rFonts w:eastAsia="Times New Roman" w:cs="Arial"/>
              </w:rPr>
            </w:pPr>
            <w:ins w:id="255" w:author="Torbjörn Dahlin" w:date="2015-03-31T15:31:00Z">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ins>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proofErr w:type="spellStart"/>
            <w:r w:rsidRPr="003C622B">
              <w:rPr>
                <w:lang w:val="en-GB"/>
              </w:rPr>
              <w:t>id.extension</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3A7FB3F1" w14:textId="07587780" w:rsidR="00C663D3" w:rsidRPr="00C93E52" w:rsidRDefault="00C663D3" w:rsidP="00C663D3">
            <w:r w:rsidRPr="00C93E52">
              <w:t>Personnummer/samordningsnummer</w:t>
            </w:r>
            <w:ins w:id="256" w:author="Torbjörn Dahlin" w:date="2015-03-31T15:31:00Z">
              <w:r w:rsidR="009B6FB3">
                <w:t>/reservnummer</w:t>
              </w:r>
            </w:ins>
            <w:r w:rsidRPr="00C93E52">
              <w:t>.</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proofErr w:type="spellStart"/>
            <w:r w:rsidRPr="003C622B">
              <w:rPr>
                <w:lang w:val="en-GB"/>
              </w:rPr>
              <w:t>dateOfBirth</w:t>
            </w:r>
            <w:proofErr w:type="spellEnd"/>
          </w:p>
        </w:tc>
        <w:tc>
          <w:tcPr>
            <w:tcW w:w="2037" w:type="dxa"/>
            <w:gridSpan w:val="3"/>
          </w:tcPr>
          <w:p w14:paraId="3A1A538E" w14:textId="77777777" w:rsidR="00C663D3" w:rsidRPr="00C93E52" w:rsidRDefault="00C663D3" w:rsidP="00C663D3">
            <w:pPr>
              <w:rPr>
                <w:lang w:val="en-GB"/>
              </w:rPr>
            </w:pPr>
            <w:proofErr w:type="spellStart"/>
            <w:r w:rsidRPr="00C93E52">
              <w:rPr>
                <w:lang w:val="en-GB"/>
              </w:rPr>
              <w:t>DateTime</w:t>
            </w:r>
            <w:proofErr w:type="spellEnd"/>
          </w:p>
        </w:tc>
        <w:tc>
          <w:tcPr>
            <w:tcW w:w="2925" w:type="dxa"/>
            <w:gridSpan w:val="2"/>
          </w:tcPr>
          <w:p w14:paraId="1F045158" w14:textId="77777777" w:rsidR="00C663D3" w:rsidRPr="00C93E52" w:rsidRDefault="00C663D3" w:rsidP="00C663D3">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3"/>
          </w:tcPr>
          <w:p w14:paraId="615CFD45" w14:textId="77777777" w:rsidR="00C663D3" w:rsidRPr="00C93E52" w:rsidRDefault="00C663D3" w:rsidP="00C663D3">
            <w:pPr>
              <w:rPr>
                <w:lang w:val="en-GB"/>
              </w:rPr>
            </w:pPr>
            <w:proofErr w:type="spellStart"/>
            <w:r w:rsidRPr="00C93E52">
              <w:rPr>
                <w:lang w:val="en-GB"/>
              </w:rPr>
              <w:t>CVType</w:t>
            </w:r>
            <w:proofErr w:type="spellEnd"/>
          </w:p>
        </w:tc>
        <w:tc>
          <w:tcPr>
            <w:tcW w:w="2925" w:type="dxa"/>
            <w:gridSpan w:val="2"/>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w:t>
            </w:r>
            <w:proofErr w:type="gramStart"/>
            <w:r w:rsidRPr="00C93E52">
              <w:t>..</w:t>
            </w:r>
            <w:proofErr w:type="gramEnd"/>
            <w:r w:rsidRPr="00C93E52">
              <w:t>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proofErr w:type="spellStart"/>
            <w:r w:rsidRPr="003C622B">
              <w:rPr>
                <w:lang w:val="en-GB"/>
              </w:rPr>
              <w:t>gender.code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proofErr w:type="spellStart"/>
            <w:r w:rsidRPr="003C622B">
              <w:rPr>
                <w:lang w:val="en-GB"/>
              </w:rPr>
              <w:t>gender.codeSystem</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lastRenderedPageBreak/>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lastRenderedPageBreak/>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proofErr w:type="spellStart"/>
            <w:r w:rsidRPr="003C622B">
              <w:rPr>
                <w:lang w:val="en-GB"/>
              </w:rPr>
              <w:lastRenderedPageBreak/>
              <w:t>gender.codeSystemName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w:t>
            </w:r>
            <w:proofErr w:type="gramStart"/>
            <w:r w:rsidRPr="00C93E52">
              <w:t>..</w:t>
            </w:r>
            <w:proofErr w:type="gramEnd"/>
            <w:r w:rsidRPr="00C93E52">
              <w:t>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proofErr w:type="spellStart"/>
            <w:r w:rsidRPr="003C622B">
              <w:rPr>
                <w:lang w:val="en-GB"/>
              </w:rPr>
              <w:t>gender.codeSystemVersion</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w:t>
            </w:r>
            <w:proofErr w:type="gramStart"/>
            <w:r w:rsidRPr="00C93E52">
              <w:t>..</w:t>
            </w:r>
            <w:proofErr w:type="gramEnd"/>
            <w:r w:rsidRPr="00C93E52">
              <w:t>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proofErr w:type="spellStart"/>
            <w:r w:rsidRPr="003C622B">
              <w:rPr>
                <w:lang w:val="en-GB"/>
              </w:rPr>
              <w:t>gender.displayName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w:t>
            </w:r>
            <w:proofErr w:type="gramStart"/>
            <w:r w:rsidRPr="00C93E52">
              <w:t>..</w:t>
            </w:r>
            <w:proofErr w:type="gramEnd"/>
            <w:r w:rsidRPr="00C93E52">
              <w:t>1</w:t>
            </w:r>
          </w:p>
        </w:tc>
      </w:tr>
      <w:tr w:rsidR="00C663D3" w:rsidRPr="00C93E52" w14:paraId="5355D09C" w14:textId="77777777" w:rsidTr="00E3381F">
        <w:tc>
          <w:tcPr>
            <w:tcW w:w="9522" w:type="dxa"/>
            <w:gridSpan w:val="7"/>
            <w:tcBorders>
              <w:top w:val="single" w:sz="4" w:space="0" w:color="auto"/>
              <w:left w:val="nil"/>
              <w:bottom w:val="nil"/>
              <w:right w:val="nil"/>
            </w:tcBorders>
          </w:tcPr>
          <w:p w14:paraId="4A668098" w14:textId="174C9484" w:rsidR="00C663D3" w:rsidRDefault="00C663D3" w:rsidP="005E7BAD">
            <w:r>
              <w:t xml:space="preserve">Klassen </w:t>
            </w:r>
            <w:proofErr w:type="spellStart"/>
            <w:r>
              <w:t>Patient</w:t>
            </w:r>
            <w:r w:rsidR="005E7BAD">
              <w:t>Type</w:t>
            </w:r>
            <w:proofErr w:type="spellEnd"/>
            <w:r w:rsidR="005E7BAD">
              <w:t xml:space="preserve"> är en kompakt och specifik representation av den patient som observationen gäller.</w:t>
            </w:r>
            <w:r w:rsidR="007462A4">
              <w:br/>
            </w:r>
          </w:p>
          <w:p w14:paraId="7C5E93B7" w14:textId="3590592F" w:rsidR="007462A4" w:rsidRPr="00C93E52" w:rsidRDefault="00837795" w:rsidP="007931ED">
            <w:pPr>
              <w:pStyle w:val="Rubrik4"/>
            </w:pPr>
            <w:bookmarkStart w:id="257" w:name="_Toc414627267"/>
            <w:r>
              <w:t xml:space="preserve">Svars-del: </w:t>
            </w:r>
            <w:proofErr w:type="spellStart"/>
            <w:r w:rsidR="007462A4">
              <w:rPr>
                <w:lang w:eastAsia="sv-SE"/>
              </w:rPr>
              <w:t>observationGroup</w:t>
            </w:r>
            <w:proofErr w:type="spellEnd"/>
            <w:r w:rsidR="007462A4">
              <w:rPr>
                <w:lang w:eastAsia="sv-SE"/>
              </w:rPr>
              <w:t>/</w:t>
            </w:r>
            <w:proofErr w:type="spellStart"/>
            <w:r w:rsidR="007462A4">
              <w:rPr>
                <w:lang w:eastAsia="sv-SE"/>
              </w:rPr>
              <w:t>p</w:t>
            </w:r>
            <w:r w:rsidR="007462A4" w:rsidRPr="008F3BBF">
              <w:rPr>
                <w:lang w:eastAsia="sv-SE"/>
              </w:rPr>
              <w:t>erformerRole</w:t>
            </w:r>
            <w:bookmarkEnd w:id="257"/>
            <w:proofErr w:type="spellEnd"/>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3"/>
            <w:tcBorders>
              <w:top w:val="nil"/>
              <w:left w:val="nil"/>
              <w:bottom w:val="single" w:sz="4" w:space="0" w:color="auto"/>
              <w:right w:val="nil"/>
            </w:tcBorders>
          </w:tcPr>
          <w:p w14:paraId="0E074C5D" w14:textId="77777777" w:rsidR="00C663D3" w:rsidRPr="00461D60" w:rsidRDefault="00C663D3" w:rsidP="00C663D3"/>
        </w:tc>
        <w:tc>
          <w:tcPr>
            <w:tcW w:w="2925" w:type="dxa"/>
            <w:gridSpan w:val="2"/>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proofErr w:type="spellStart"/>
            <w:r>
              <w:rPr>
                <w:lang w:eastAsia="sv-SE"/>
              </w:rPr>
              <w:t>observationGroup</w:t>
            </w:r>
            <w:proofErr w:type="spellEnd"/>
            <w:r>
              <w:rPr>
                <w:lang w:eastAsia="sv-SE"/>
              </w:rPr>
              <w:t>/</w:t>
            </w:r>
          </w:p>
          <w:p w14:paraId="223CEEB9" w14:textId="2D391FB7" w:rsidR="00C663D3" w:rsidRPr="00C93E52" w:rsidRDefault="00C663D3" w:rsidP="00C663D3">
            <w:pPr>
              <w:rPr>
                <w:lang w:val="en-GB"/>
              </w:rPr>
            </w:pPr>
            <w:proofErr w:type="spellStart"/>
            <w:r>
              <w:rPr>
                <w:lang w:eastAsia="sv-SE"/>
              </w:rPr>
              <w:t>p</w:t>
            </w:r>
            <w:r w:rsidRPr="008F3BBF">
              <w:rPr>
                <w:lang w:eastAsia="sv-SE"/>
              </w:rPr>
              <w:t>erformerRole</w:t>
            </w:r>
            <w:proofErr w:type="spellEnd"/>
          </w:p>
        </w:tc>
        <w:tc>
          <w:tcPr>
            <w:tcW w:w="2037"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proofErr w:type="spellStart"/>
            <w:r w:rsidRPr="008F3BBF">
              <w:t>PerformerRoleType</w:t>
            </w:r>
            <w:proofErr w:type="spellEnd"/>
          </w:p>
        </w:tc>
        <w:tc>
          <w:tcPr>
            <w:tcW w:w="2925"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3"/>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proofErr w:type="spellStart"/>
            <w:r w:rsidRPr="008F3BBF">
              <w:t>IIType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 xml:space="preserve">identifieras av person-id (exempelvis patienten själv identifierad av personnummer i </w:t>
            </w:r>
            <w:proofErr w:type="spellStart"/>
            <w:r>
              <w:t>PersonType</w:t>
            </w:r>
            <w:proofErr w:type="spellEnd"/>
            <w:r>
              <w:t>)</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w:t>
            </w:r>
            <w:proofErr w:type="gramStart"/>
            <w:r w:rsidRPr="00C93E52">
              <w:t>..</w:t>
            </w:r>
            <w:proofErr w:type="gramEnd"/>
            <w:r w:rsidRPr="00C93E52">
              <w:t>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proofErr w:type="spellStart"/>
            <w:r w:rsidRPr="003C622B">
              <w:rPr>
                <w:lang w:eastAsia="sv-SE"/>
              </w:rPr>
              <w:t>id.root</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gridSpan w:val="2"/>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proofErr w:type="spellStart"/>
            <w:r w:rsidRPr="003C622B">
              <w:rPr>
                <w:lang w:val="en-US" w:eastAsia="sv-SE"/>
              </w:rPr>
              <w:t>id.extension</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 xml:space="preserve">Identifierare som tillsammans med </w:t>
            </w:r>
            <w:proofErr w:type="spellStart"/>
            <w:r>
              <w:t>id.root</w:t>
            </w:r>
            <w:proofErr w:type="spellEnd"/>
            <w:r>
              <w:t xml:space="preserve">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proofErr w:type="spellStart"/>
            <w:r w:rsidRPr="003C622B">
              <w:rPr>
                <w:lang w:eastAsia="sv-SE"/>
              </w:rPr>
              <w:t>code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proofErr w:type="spellStart"/>
            <w:r w:rsidRPr="00C93E52">
              <w:t>CVType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proofErr w:type="spellStart"/>
            <w:r w:rsidRPr="003C622B">
              <w:t>c</w:t>
            </w:r>
            <w:r w:rsidRPr="003C622B">
              <w:rPr>
                <w:lang w:eastAsia="sv-SE"/>
              </w:rPr>
              <w:t>ode.code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proofErr w:type="spellStart"/>
            <w:r w:rsidRPr="003C622B">
              <w:rPr>
                <w:lang w:eastAsia="sv-SE"/>
              </w:rPr>
              <w:t>code.codeSystem</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proofErr w:type="spellStart"/>
            <w:r w:rsidRPr="003C622B">
              <w:rPr>
                <w:lang w:eastAsia="sv-SE"/>
              </w:rPr>
              <w:lastRenderedPageBreak/>
              <w:t>code.codeSystemName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w:t>
            </w:r>
            <w:proofErr w:type="gramStart"/>
            <w:r w:rsidRPr="00C93E52">
              <w:t>..</w:t>
            </w:r>
            <w:proofErr w:type="gramEnd"/>
            <w:r w:rsidRPr="00C93E52">
              <w:t>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proofErr w:type="spellStart"/>
            <w:r w:rsidRPr="003C622B">
              <w:rPr>
                <w:lang w:eastAsia="sv-SE"/>
              </w:rPr>
              <w:t>code.codeSystemVersion</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w:t>
            </w:r>
            <w:proofErr w:type="gramStart"/>
            <w:r w:rsidRPr="00C93E52">
              <w:t>..</w:t>
            </w:r>
            <w:proofErr w:type="gramEnd"/>
            <w:r w:rsidRPr="00C93E52">
              <w:t>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proofErr w:type="spellStart"/>
            <w:r w:rsidRPr="003C622B">
              <w:rPr>
                <w:lang w:eastAsia="sv-SE"/>
              </w:rPr>
              <w:t>code.displayName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w:t>
            </w:r>
            <w:proofErr w:type="gramStart"/>
            <w:r w:rsidRPr="00C93E52">
              <w:t>..</w:t>
            </w:r>
            <w:proofErr w:type="gramEnd"/>
            <w:r w:rsidRPr="00C93E52">
              <w:t>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t>person</w:t>
            </w:r>
          </w:p>
        </w:tc>
        <w:tc>
          <w:tcPr>
            <w:tcW w:w="2037" w:type="dxa"/>
            <w:gridSpan w:val="3"/>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proofErr w:type="spellStart"/>
            <w:r>
              <w:t>PersonType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proofErr w:type="spellStart"/>
            <w:r w:rsidRPr="003C622B">
              <w:rPr>
                <w:lang w:eastAsia="sv-SE"/>
              </w:rPr>
              <w:t>careUnit</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proofErr w:type="spellStart"/>
            <w:r w:rsidRPr="006C50FA">
              <w:t>CareUnitType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7"/>
            <w:tcBorders>
              <w:top w:val="single" w:sz="4" w:space="0" w:color="auto"/>
              <w:left w:val="nil"/>
              <w:bottom w:val="nil"/>
              <w:right w:val="nil"/>
            </w:tcBorders>
          </w:tcPr>
          <w:p w14:paraId="263DA195" w14:textId="77777777" w:rsidR="00837795" w:rsidRDefault="00837795" w:rsidP="007931ED">
            <w:pPr>
              <w:pStyle w:val="Rubrik4"/>
              <w:numPr>
                <w:ilvl w:val="0"/>
                <w:numId w:val="0"/>
              </w:numPr>
              <w:ind w:left="864"/>
            </w:pPr>
          </w:p>
          <w:p w14:paraId="0080E40A" w14:textId="38ED0A8A" w:rsidR="00C663D3" w:rsidRDefault="00837795" w:rsidP="007931ED">
            <w:pPr>
              <w:pStyle w:val="Rubrik4"/>
            </w:pPr>
            <w:bookmarkStart w:id="258" w:name="_Toc414627268"/>
            <w:r>
              <w:t>Svars-</w:t>
            </w:r>
            <w:proofErr w:type="gramStart"/>
            <w:r>
              <w:t xml:space="preserve">del: </w:t>
            </w:r>
            <w:r w:rsidRPr="006C50FA">
              <w:rPr>
                <w:lang w:eastAsia="sv-SE"/>
              </w:rPr>
              <w:t xml:space="preserve"> </w:t>
            </w:r>
            <w:proofErr w:type="spellStart"/>
            <w:r w:rsidRPr="006C50FA">
              <w:rPr>
                <w:lang w:eastAsia="sv-SE"/>
              </w:rPr>
              <w:t>observationGroup</w:t>
            </w:r>
            <w:proofErr w:type="spellEnd"/>
            <w:proofErr w:type="gramEnd"/>
            <w:r>
              <w:rPr>
                <w:lang w:eastAsia="sv-SE"/>
              </w:rPr>
              <w:t>/</w:t>
            </w:r>
            <w:proofErr w:type="spellStart"/>
            <w:r>
              <w:rPr>
                <w:lang w:eastAsia="sv-SE"/>
              </w:rPr>
              <w:t>l</w:t>
            </w:r>
            <w:r w:rsidRPr="00C93E52">
              <w:rPr>
                <w:lang w:eastAsia="sv-SE"/>
              </w:rPr>
              <w:t>egalAuthenticator</w:t>
            </w:r>
            <w:bookmarkEnd w:id="258"/>
            <w:proofErr w:type="spellEnd"/>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3"/>
            <w:tcBorders>
              <w:top w:val="nil"/>
              <w:left w:val="nil"/>
              <w:bottom w:val="single" w:sz="4" w:space="0" w:color="auto"/>
              <w:right w:val="nil"/>
            </w:tcBorders>
          </w:tcPr>
          <w:p w14:paraId="5AFE1850" w14:textId="77777777" w:rsidR="00C663D3" w:rsidRPr="00C93E52" w:rsidRDefault="00C663D3" w:rsidP="00C663D3"/>
        </w:tc>
        <w:tc>
          <w:tcPr>
            <w:tcW w:w="2925" w:type="dxa"/>
            <w:gridSpan w:val="2"/>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proofErr w:type="spellStart"/>
            <w:r w:rsidRPr="006C50FA">
              <w:rPr>
                <w:lang w:eastAsia="sv-SE"/>
              </w:rPr>
              <w:t>observationGroup</w:t>
            </w:r>
            <w:proofErr w:type="spellEnd"/>
            <w:r w:rsidRPr="006C50FA">
              <w:rPr>
                <w:lang w:eastAsia="sv-SE"/>
              </w:rPr>
              <w:t>/</w:t>
            </w:r>
          </w:p>
          <w:p w14:paraId="6D125D48" w14:textId="680DB0F1" w:rsidR="00C663D3" w:rsidRDefault="00C663D3" w:rsidP="00C663D3">
            <w:pPr>
              <w:rPr>
                <w:lang w:eastAsia="sv-SE"/>
              </w:rPr>
            </w:pPr>
            <w:proofErr w:type="spellStart"/>
            <w:r>
              <w:rPr>
                <w:lang w:eastAsia="sv-SE"/>
              </w:rPr>
              <w:t>l</w:t>
            </w:r>
            <w:r w:rsidRPr="00C93E52">
              <w:rPr>
                <w:lang w:eastAsia="sv-SE"/>
              </w:rPr>
              <w:t>egalAuthenticator</w:t>
            </w:r>
            <w:proofErr w:type="spellEnd"/>
          </w:p>
        </w:tc>
        <w:tc>
          <w:tcPr>
            <w:tcW w:w="2037"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proofErr w:type="spellStart"/>
            <w:r w:rsidRPr="00C93E52">
              <w:t>LegalAuthenticatorType</w:t>
            </w:r>
            <w:proofErr w:type="spellEnd"/>
          </w:p>
        </w:tc>
        <w:tc>
          <w:tcPr>
            <w:tcW w:w="2925"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3"/>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proofErr w:type="spellStart"/>
            <w:r w:rsidRPr="00C93E52">
              <w:t>IIType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w:t>
            </w:r>
            <w:proofErr w:type="gramStart"/>
            <w:r w:rsidRPr="00C93E52">
              <w:t>..</w:t>
            </w:r>
            <w:proofErr w:type="gramEnd"/>
            <w:r w:rsidRPr="00C93E52">
              <w:t>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proofErr w:type="spellStart"/>
            <w:r w:rsidRPr="003C622B">
              <w:t>id</w:t>
            </w:r>
            <w:r w:rsidRPr="003C622B">
              <w:rPr>
                <w:lang w:eastAsia="sv-SE"/>
              </w:rPr>
              <w:t>.root</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3"/>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3"/>
            <w:tcBorders>
              <w:top w:val="single" w:sz="4" w:space="0" w:color="auto"/>
              <w:left w:val="single" w:sz="4" w:space="0" w:color="auto"/>
              <w:bottom w:val="single" w:sz="4" w:space="0" w:color="auto"/>
              <w:right w:val="single" w:sz="4" w:space="0" w:color="auto"/>
            </w:tcBorders>
          </w:tcPr>
          <w:p w14:paraId="715166AE" w14:textId="1DC3ED71" w:rsidR="00C663D3" w:rsidRPr="00C93E52" w:rsidRDefault="005331B1" w:rsidP="00C663D3">
            <w:proofErr w:type="spellStart"/>
            <w:r w:rsidRPr="005331B1">
              <w:rPr>
                <w:lang w:val="en-GB"/>
              </w:rPr>
              <w:t>PartialTimeStampType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w:t>
            </w:r>
            <w:proofErr w:type="spellStart"/>
            <w:r w:rsidRPr="00C93E52">
              <w:rPr>
                <w:rFonts w:cs="Arial"/>
              </w:rPr>
              <w:t>ÅÅÅÅMMDDttmmss</w:t>
            </w:r>
            <w:proofErr w:type="spellEnd"/>
            <w:r w:rsidRPr="00C93E52">
              <w:rPr>
                <w:rFonts w:cs="Arial"/>
              </w:rPr>
              <w:t xml:space="preserve"> där </w:t>
            </w:r>
            <w:r>
              <w:rPr>
                <w:rFonts w:cs="Arial"/>
              </w:rPr>
              <w:t>klockslaget</w:t>
            </w:r>
            <w:r w:rsidRPr="00C93E52">
              <w:rPr>
                <w:rFonts w:cs="Arial"/>
              </w:rPr>
              <w:t xml:space="preserve"> är frivillig</w:t>
            </w:r>
            <w:r>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3"/>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w:t>
            </w:r>
            <w:proofErr w:type="gramStart"/>
            <w:r w:rsidRPr="00C93E52">
              <w:t>..</w:t>
            </w:r>
            <w:proofErr w:type="gramEnd"/>
            <w:r w:rsidRPr="00C93E52">
              <w:t>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3"/>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gridSpan w:val="2"/>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7"/>
            <w:tcBorders>
              <w:top w:val="nil"/>
              <w:left w:val="nil"/>
              <w:bottom w:val="nil"/>
              <w:right w:val="nil"/>
            </w:tcBorders>
          </w:tcPr>
          <w:p w14:paraId="0B13C4C7" w14:textId="319AB174" w:rsidR="00C663D3" w:rsidRDefault="00C663D3" w:rsidP="00F13BE7">
            <w:r>
              <w:t xml:space="preserve">Klassen </w:t>
            </w:r>
            <w:proofErr w:type="spellStart"/>
            <w:r>
              <w:t>LegalAuthenticator</w:t>
            </w:r>
            <w:proofErr w:type="spellEnd"/>
            <w:r>
              <w:t xml:space="preserve"> är </w:t>
            </w:r>
            <w:r w:rsidR="006055BE">
              <w:t xml:space="preserve">en kompakt och specifik version av </w:t>
            </w:r>
            <w:proofErr w:type="spellStart"/>
            <w:r w:rsidR="006055BE">
              <w:t>AdditionalPartipication</w:t>
            </w:r>
            <w:proofErr w:type="spellEnd"/>
            <w:r w:rsidR="006055BE">
              <w:t>.</w:t>
            </w:r>
          </w:p>
          <w:p w14:paraId="21C7A4F6" w14:textId="13925C96" w:rsidR="00556BBC" w:rsidRDefault="00556BBC" w:rsidP="00683B99">
            <w:proofErr w:type="spellStart"/>
            <w:r>
              <w:t>LegalAuthenticator</w:t>
            </w:r>
            <w:proofErr w:type="spellEnd"/>
            <w:r>
              <w:t xml:space="preserve"> </w:t>
            </w:r>
            <w:r w:rsidR="006055BE">
              <w:t>är</w:t>
            </w:r>
            <w:r w:rsidR="00C21193">
              <w:t xml:space="preserve"> </w:t>
            </w:r>
            <w:r>
              <w:t xml:space="preserve">indirekt en </w:t>
            </w:r>
            <w:r w:rsidR="00C21193">
              <w:t xml:space="preserve">”Professionell aktör” </w:t>
            </w:r>
            <w:r w:rsidR="006055BE">
              <w:t xml:space="preserve">med deltagandetyp </w:t>
            </w:r>
            <w:proofErr w:type="spellStart"/>
            <w:r w:rsidR="006055BE">
              <w:t>signerare</w:t>
            </w:r>
            <w:proofErr w:type="spellEnd"/>
            <w:r w:rsidR="006055BE">
              <w:t xml:space="preserve"> </w:t>
            </w:r>
            <w:r w:rsidR="00C21193">
              <w:t xml:space="preserve">enligt V-MIM.  </w:t>
            </w:r>
          </w:p>
          <w:p w14:paraId="1E62865E" w14:textId="6303BF1D" w:rsidR="00382733" w:rsidRPr="00C93E52" w:rsidRDefault="00382733" w:rsidP="00683B99"/>
        </w:tc>
      </w:tr>
      <w:tr w:rsidR="00837795" w:rsidRPr="00C93E52" w14:paraId="3F926D61" w14:textId="77777777" w:rsidTr="007B7E8B">
        <w:tc>
          <w:tcPr>
            <w:tcW w:w="9522" w:type="dxa"/>
            <w:gridSpan w:val="7"/>
            <w:tcBorders>
              <w:top w:val="nil"/>
              <w:left w:val="nil"/>
              <w:bottom w:val="single" w:sz="4" w:space="0" w:color="auto"/>
              <w:right w:val="nil"/>
            </w:tcBorders>
          </w:tcPr>
          <w:p w14:paraId="66438E84" w14:textId="01C89AD7" w:rsidR="00837795" w:rsidRDefault="00837795" w:rsidP="007931ED">
            <w:pPr>
              <w:pStyle w:val="Rubrik4"/>
            </w:pPr>
            <w:bookmarkStart w:id="259" w:name="_Toc414627269"/>
            <w:r>
              <w:lastRenderedPageBreak/>
              <w:t>Svars-</w:t>
            </w:r>
            <w:proofErr w:type="gramStart"/>
            <w:r>
              <w:t xml:space="preserve">del: </w:t>
            </w:r>
            <w:r w:rsidRPr="009A0B16">
              <w:rPr>
                <w:lang w:val="en-US" w:eastAsia="sv-SE"/>
              </w:rPr>
              <w:t xml:space="preserve"> </w:t>
            </w:r>
            <w:proofErr w:type="spellStart"/>
            <w:r w:rsidRPr="009A0B16">
              <w:rPr>
                <w:lang w:val="en-US" w:eastAsia="sv-SE"/>
              </w:rPr>
              <w:t>observationGroup</w:t>
            </w:r>
            <w:proofErr w:type="spellEnd"/>
            <w:proofErr w:type="gramEnd"/>
            <w:r>
              <w:rPr>
                <w:lang w:val="en-US" w:eastAsia="sv-SE"/>
              </w:rPr>
              <w:t>/</w:t>
            </w:r>
            <w:proofErr w:type="spellStart"/>
            <w:r>
              <w:rPr>
                <w:lang w:val="en-US"/>
              </w:rPr>
              <w:t>additionalParticipant</w:t>
            </w:r>
            <w:bookmarkEnd w:id="259"/>
            <w:proofErr w:type="spellEnd"/>
          </w:p>
          <w:p w14:paraId="396DACFE" w14:textId="77777777" w:rsidR="00837795" w:rsidRPr="00C93E52" w:rsidRDefault="00837795"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C663D3" w:rsidRPr="00C93E52" w:rsidRDefault="00C663D3" w:rsidP="00C663D3">
            <w:pPr>
              <w:rPr>
                <w:lang w:val="en-US"/>
              </w:rPr>
            </w:pPr>
            <w:proofErr w:type="spellStart"/>
            <w:r>
              <w:rPr>
                <w:lang w:val="en-US"/>
              </w:rPr>
              <w:t>additionalParticipant</w:t>
            </w:r>
            <w:proofErr w:type="spellEnd"/>
          </w:p>
        </w:tc>
        <w:tc>
          <w:tcPr>
            <w:tcW w:w="2037" w:type="dxa"/>
            <w:gridSpan w:val="3"/>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proofErr w:type="spellStart"/>
            <w:r w:rsidRPr="00DD2A23">
              <w:rPr>
                <w:lang w:val="en-GB"/>
              </w:rPr>
              <w:t>AdditionalParticipantType</w:t>
            </w:r>
            <w:proofErr w:type="spellEnd"/>
          </w:p>
        </w:tc>
        <w:tc>
          <w:tcPr>
            <w:tcW w:w="2925"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t>id</w:t>
            </w:r>
          </w:p>
        </w:tc>
        <w:tc>
          <w:tcPr>
            <w:tcW w:w="2037" w:type="dxa"/>
            <w:gridSpan w:val="3"/>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proofErr w:type="spellStart"/>
            <w:r w:rsidRPr="00966EF9">
              <w:rPr>
                <w:lang w:val="en-US"/>
              </w:rPr>
              <w:t>IIType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26F0236B" w14:textId="3D5191D6" w:rsidR="00C663D3" w:rsidRPr="00C93E52" w:rsidRDefault="00D616FA" w:rsidP="00C663D3">
            <w:r>
              <w:t>Identitet för deltagare.</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t>0</w:t>
            </w:r>
            <w:proofErr w:type="gramStart"/>
            <w:r>
              <w:t>..</w:t>
            </w:r>
            <w:proofErr w:type="gramEnd"/>
            <w:r>
              <w:t>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proofErr w:type="spellStart"/>
            <w:r w:rsidRPr="003C622B">
              <w:rPr>
                <w:lang w:eastAsia="sv-SE"/>
              </w:rPr>
              <w:t>id.root</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w:t>
            </w:r>
            <w:proofErr w:type="gramStart"/>
            <w:r>
              <w:t>..</w:t>
            </w:r>
            <w:proofErr w:type="gramEnd"/>
            <w:r>
              <w:t>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3"/>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w:t>
            </w:r>
            <w:proofErr w:type="gramStart"/>
            <w:r>
              <w:t>..</w:t>
            </w:r>
            <w:proofErr w:type="gramEnd"/>
            <w:r>
              <w:t>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proofErr w:type="spellStart"/>
            <w:r w:rsidRPr="003C622B">
              <w:t>type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proofErr w:type="spellStart"/>
            <w:r w:rsidRPr="00047086">
              <w:t>CVType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w:t>
            </w:r>
            <w:proofErr w:type="spellStart"/>
            <w:r w:rsidR="008365A5">
              <w:rPr>
                <w:rFonts w:eastAsia="Times New Roman" w:cs="Arial"/>
              </w:rPr>
              <w:t>device</w:t>
            </w:r>
            <w:proofErr w:type="spellEnd"/>
            <w:r w:rsidR="008365A5">
              <w:rPr>
                <w:rFonts w:eastAsia="Times New Roman" w:cs="Arial"/>
              </w:rPr>
              <w:t xml:space="preserv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w:t>
            </w:r>
            <w:proofErr w:type="gramStart"/>
            <w:r>
              <w:t>..</w:t>
            </w:r>
            <w:proofErr w:type="gramEnd"/>
            <w:r>
              <w:t>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proofErr w:type="spellStart"/>
            <w:r w:rsidRPr="006055BE">
              <w:t>type</w:t>
            </w:r>
            <w:r w:rsidRPr="003C622B">
              <w:rPr>
                <w:lang w:eastAsia="sv-SE"/>
              </w:rPr>
              <w:t>.code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proofErr w:type="gramStart"/>
            <w:r>
              <w:t>..</w:t>
            </w:r>
            <w:proofErr w:type="gramEnd"/>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proofErr w:type="spellStart"/>
            <w:r w:rsidRPr="006055BE">
              <w:t>type</w:t>
            </w:r>
            <w:r w:rsidRPr="003C622B">
              <w:rPr>
                <w:lang w:eastAsia="sv-SE"/>
              </w:rPr>
              <w:t>.codeSystem</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proofErr w:type="gramStart"/>
            <w:r>
              <w:t>..</w:t>
            </w:r>
            <w:proofErr w:type="gramEnd"/>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proofErr w:type="spellStart"/>
            <w:r w:rsidRPr="006055BE">
              <w:rPr>
                <w:color w:val="FF0000"/>
              </w:rPr>
              <w:t>type</w:t>
            </w:r>
            <w:r w:rsidRPr="003C622B">
              <w:rPr>
                <w:color w:val="FF0000"/>
                <w:lang w:eastAsia="sv-SE"/>
              </w:rPr>
              <w:t>.codeSystemName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proofErr w:type="spellStart"/>
            <w:r w:rsidRPr="006055BE">
              <w:rPr>
                <w:color w:val="FF0000"/>
              </w:rPr>
              <w:t>type.codeSystemVersion</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 xml:space="preserve">Versionsnummer för använt </w:t>
            </w:r>
            <w:r w:rsidRPr="006055BE">
              <w:rPr>
                <w:color w:val="FF000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lastRenderedPageBreak/>
              <w:t>0</w:t>
            </w:r>
            <w:proofErr w:type="gramStart"/>
            <w:r w:rsidRPr="006055BE">
              <w:rPr>
                <w:color w:val="FF0000"/>
              </w:rPr>
              <w:t>..</w:t>
            </w:r>
            <w:proofErr w:type="gramEnd"/>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lastRenderedPageBreak/>
              <w:t>type</w:t>
            </w:r>
            <w:r w:rsidRPr="003C622B">
              <w:rPr>
                <w:color w:val="FF0000"/>
                <w:lang w:eastAsia="sv-SE"/>
              </w:rPr>
              <w:t>.</w:t>
            </w:r>
            <w:proofErr w:type="spellStart"/>
            <w:r w:rsidRPr="003C622B">
              <w:rPr>
                <w:color w:val="FF0000"/>
                <w:lang w:eastAsia="sv-SE"/>
              </w:rPr>
              <w:t>displayName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3"/>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proofErr w:type="spellStart"/>
            <w:r w:rsidRPr="00DD2A23">
              <w:rPr>
                <w:lang w:val="en-GB"/>
              </w:rPr>
              <w:t>CVType</w:t>
            </w:r>
            <w:proofErr w:type="spellEnd"/>
          </w:p>
        </w:tc>
        <w:tc>
          <w:tcPr>
            <w:tcW w:w="2925" w:type="dxa"/>
            <w:gridSpan w:val="2"/>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Beskriver i vilken roll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t>1</w:t>
            </w:r>
            <w:proofErr w:type="gramStart"/>
            <w:r>
              <w:t>..</w:t>
            </w:r>
            <w:proofErr w:type="gramEnd"/>
            <w:r>
              <w:t>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proofErr w:type="spellStart"/>
            <w:r w:rsidRPr="003C622B">
              <w:t>role</w:t>
            </w:r>
            <w:r w:rsidRPr="003C622B">
              <w:rPr>
                <w:lang w:eastAsia="sv-SE"/>
              </w:rPr>
              <w:t>.code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proofErr w:type="gramStart"/>
            <w:r>
              <w:t>..</w:t>
            </w:r>
            <w:proofErr w:type="gramEnd"/>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proofErr w:type="spellStart"/>
            <w:r w:rsidRPr="003C622B">
              <w:t>role</w:t>
            </w:r>
            <w:r w:rsidRPr="003C622B">
              <w:rPr>
                <w:lang w:eastAsia="sv-SE"/>
              </w:rPr>
              <w:t>.codeSystem</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gridSpan w:val="2"/>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proofErr w:type="gramStart"/>
            <w:r>
              <w:t>..</w:t>
            </w:r>
            <w:proofErr w:type="gramEnd"/>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proofErr w:type="spellStart"/>
            <w:r w:rsidRPr="00FE3A41">
              <w:rPr>
                <w:color w:val="FF0000"/>
              </w:rPr>
              <w:t>role.codeSystemVersion</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proofErr w:type="gramStart"/>
            <w:r w:rsidRPr="00FE3A41">
              <w:rPr>
                <w:color w:val="FF0000"/>
              </w:rPr>
              <w:t>..</w:t>
            </w:r>
            <w:proofErr w:type="gramEnd"/>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gridSpan w:val="3"/>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gridSpan w:val="2"/>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313A4DC1" w14:textId="77777777" w:rsidTr="00F6122B">
        <w:tc>
          <w:tcPr>
            <w:tcW w:w="9522"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w:t>
            </w:r>
            <w:proofErr w:type="spellStart"/>
            <w:r w:rsidR="005E2697">
              <w:rPr>
                <w:lang w:val="en-US"/>
              </w:rPr>
              <w:t>Fält</w:t>
            </w:r>
            <w:proofErr w:type="spellEnd"/>
            <w:r w:rsidR="005E2697">
              <w:rPr>
                <w:lang w:val="en-US"/>
              </w:rPr>
              <w:t xml:space="preserve"> 2c)</w:t>
            </w:r>
          </w:p>
        </w:tc>
        <w:tc>
          <w:tcPr>
            <w:tcW w:w="198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proofErr w:type="spellStart"/>
            <w:r>
              <w:rPr>
                <w:lang w:val="en-GB"/>
              </w:rPr>
              <w:t>PersonType</w:t>
            </w:r>
            <w:proofErr w:type="spellEnd"/>
          </w:p>
        </w:tc>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 xml:space="preserve">ltagande </w:t>
            </w:r>
            <w:proofErr w:type="gramStart"/>
            <w:r w:rsidR="005B7E6B">
              <w:rPr>
                <w:rFonts w:eastAsia="Times New Roman" w:cs="Arial"/>
              </w:rPr>
              <w:t>övrig</w:t>
            </w:r>
            <w:r>
              <w:rPr>
                <w:rFonts w:eastAsia="Times New Roman" w:cs="Arial"/>
              </w:rPr>
              <w:t xml:space="preserve"> person</w:t>
            </w:r>
            <w:r w:rsidR="005B7E6B">
              <w:rPr>
                <w:rFonts w:eastAsia="Times New Roman" w:cs="Arial"/>
              </w:rPr>
              <w:t>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proofErr w:type="gramStart"/>
            <w:r w:rsidR="001411E0">
              <w:t>..</w:t>
            </w:r>
            <w:proofErr w:type="gramEnd"/>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proofErr w:type="spellStart"/>
            <w:r w:rsidRPr="005B7E6B">
              <w:rPr>
                <w:lang w:eastAsia="sv-SE"/>
              </w:rPr>
              <w:t>OrganisationType</w:t>
            </w:r>
            <w:proofErr w:type="spellEnd"/>
          </w:p>
        </w:tc>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1411E0" w:rsidRPr="00C93E52" w14:paraId="256D1959" w14:textId="77777777" w:rsidTr="007931ED">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proofErr w:type="spellStart"/>
            <w:r>
              <w:rPr>
                <w:lang w:eastAsia="sv-SE"/>
              </w:rPr>
              <w:t>d</w:t>
            </w:r>
            <w:r w:rsidRPr="005B7E6B">
              <w:rPr>
                <w:lang w:eastAsia="sv-SE"/>
              </w:rPr>
              <w:t>evice</w:t>
            </w:r>
            <w:proofErr w:type="spellEnd"/>
          </w:p>
        </w:tc>
        <w:tc>
          <w:tcPr>
            <w:tcW w:w="198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proofErr w:type="spellStart"/>
            <w:r w:rsidRPr="005B7E6B">
              <w:rPr>
                <w:lang w:eastAsia="sv-SE"/>
              </w:rPr>
              <w:t>DeviceType</w:t>
            </w:r>
            <w:proofErr w:type="spellEnd"/>
          </w:p>
        </w:tc>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5B7E6B" w:rsidRPr="00C93E52" w14:paraId="6F7971B2" w14:textId="77777777" w:rsidTr="007931ED">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proofErr w:type="spellStart"/>
            <w:r>
              <w:rPr>
                <w:lang w:eastAsia="sv-SE"/>
              </w:rPr>
              <w:t>location</w:t>
            </w:r>
            <w:proofErr w:type="spellEnd"/>
          </w:p>
        </w:tc>
        <w:tc>
          <w:tcPr>
            <w:tcW w:w="1985"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proofErr w:type="spellStart"/>
            <w:r>
              <w:rPr>
                <w:lang w:eastAsia="sv-SE"/>
              </w:rPr>
              <w:t>LocationType</w:t>
            </w:r>
            <w:proofErr w:type="spellEnd"/>
          </w:p>
        </w:tc>
        <w:tc>
          <w:tcPr>
            <w:tcW w:w="2977"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w:t>
            </w:r>
            <w:proofErr w:type="gramStart"/>
            <w:r>
              <w:rPr>
                <w:lang w:eastAsia="sv-SE"/>
              </w:rPr>
              <w:t>..</w:t>
            </w:r>
            <w:proofErr w:type="gramEnd"/>
            <w:r>
              <w:rPr>
                <w:lang w:eastAsia="sv-SE"/>
              </w:rPr>
              <w:t>1</w:t>
            </w:r>
          </w:p>
        </w:tc>
      </w:tr>
      <w:tr w:rsidR="00837795" w:rsidRPr="00C93E52" w14:paraId="5A2AC5B9" w14:textId="77777777" w:rsidTr="007931ED">
        <w:tc>
          <w:tcPr>
            <w:tcW w:w="2943" w:type="dxa"/>
            <w:tcBorders>
              <w:top w:val="single" w:sz="4" w:space="0" w:color="auto"/>
              <w:left w:val="nil"/>
              <w:bottom w:val="nil"/>
              <w:right w:val="nil"/>
            </w:tcBorders>
            <w:shd w:val="clear" w:color="auto" w:fill="FFFFFF" w:themeFill="background1"/>
          </w:tcPr>
          <w:p w14:paraId="6397328B" w14:textId="77777777" w:rsidR="00837795" w:rsidRDefault="00837795" w:rsidP="001411E0">
            <w:pPr>
              <w:rPr>
                <w:lang w:eastAsia="sv-SE"/>
              </w:rPr>
            </w:pPr>
          </w:p>
        </w:tc>
        <w:tc>
          <w:tcPr>
            <w:tcW w:w="1985" w:type="dxa"/>
            <w:gridSpan w:val="2"/>
            <w:tcBorders>
              <w:top w:val="single" w:sz="4" w:space="0" w:color="auto"/>
              <w:left w:val="nil"/>
              <w:bottom w:val="nil"/>
              <w:right w:val="nil"/>
            </w:tcBorders>
            <w:shd w:val="clear" w:color="auto" w:fill="FFFFFF" w:themeFill="background1"/>
          </w:tcPr>
          <w:p w14:paraId="3A7AE453" w14:textId="77777777" w:rsidR="00837795" w:rsidRDefault="00837795" w:rsidP="001411E0">
            <w:pPr>
              <w:rPr>
                <w:lang w:eastAsia="sv-SE"/>
              </w:rPr>
            </w:pPr>
          </w:p>
        </w:tc>
        <w:tc>
          <w:tcPr>
            <w:tcW w:w="2977" w:type="dxa"/>
            <w:gridSpan w:val="3"/>
            <w:tcBorders>
              <w:top w:val="single" w:sz="4" w:space="0" w:color="auto"/>
              <w:left w:val="nil"/>
              <w:bottom w:val="nil"/>
              <w:right w:val="nil"/>
            </w:tcBorders>
            <w:shd w:val="clear" w:color="auto" w:fill="FFFFFF" w:themeFill="background1"/>
          </w:tcPr>
          <w:p w14:paraId="1796183A" w14:textId="77777777" w:rsidR="00837795" w:rsidRDefault="00837795" w:rsidP="005B7E6B">
            <w:pPr>
              <w:rPr>
                <w:lang w:eastAsia="sv-SE"/>
              </w:rPr>
            </w:pPr>
          </w:p>
        </w:tc>
        <w:tc>
          <w:tcPr>
            <w:tcW w:w="1617" w:type="dxa"/>
            <w:tcBorders>
              <w:top w:val="single" w:sz="4" w:space="0" w:color="auto"/>
              <w:left w:val="nil"/>
              <w:bottom w:val="nil"/>
              <w:right w:val="nil"/>
            </w:tcBorders>
            <w:shd w:val="clear" w:color="auto" w:fill="FFFFFF" w:themeFill="background1"/>
          </w:tcPr>
          <w:p w14:paraId="742C14E7" w14:textId="77777777" w:rsidR="00837795" w:rsidRDefault="00837795" w:rsidP="001411E0">
            <w:pPr>
              <w:rPr>
                <w:lang w:eastAsia="sv-SE"/>
              </w:rPr>
            </w:pPr>
          </w:p>
        </w:tc>
      </w:tr>
    </w:tbl>
    <w:p w14:paraId="0DE654AF" w14:textId="77777777" w:rsidR="00837795" w:rsidRDefault="00837795">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22"/>
      </w:tblGrid>
      <w:tr w:rsidR="00837795" w:rsidRPr="00C93E52" w14:paraId="6F40B139" w14:textId="77777777" w:rsidTr="007931ED">
        <w:tc>
          <w:tcPr>
            <w:tcW w:w="9522" w:type="dxa"/>
            <w:tcBorders>
              <w:top w:val="nil"/>
              <w:left w:val="nil"/>
              <w:bottom w:val="nil"/>
              <w:right w:val="nil"/>
            </w:tcBorders>
            <w:shd w:val="clear" w:color="auto" w:fill="FFFFFF" w:themeFill="background1"/>
          </w:tcPr>
          <w:p w14:paraId="4A7E6DA2" w14:textId="3EF8C5B8" w:rsidR="00837795" w:rsidRDefault="00837795" w:rsidP="007931ED">
            <w:pPr>
              <w:pStyle w:val="Rubrik4"/>
              <w:rPr>
                <w:lang w:eastAsia="sv-SE"/>
              </w:rPr>
            </w:pPr>
            <w:bookmarkStart w:id="260" w:name="_Toc414627270"/>
            <w:r>
              <w:rPr>
                <w:lang w:eastAsia="sv-SE"/>
              </w:rPr>
              <w:lastRenderedPageBreak/>
              <w:t>Svars-</w:t>
            </w:r>
            <w:proofErr w:type="gramStart"/>
            <w:r>
              <w:rPr>
                <w:lang w:eastAsia="sv-SE"/>
              </w:rPr>
              <w:t xml:space="preserve">del: </w:t>
            </w:r>
            <w:r w:rsidRPr="009A0B16">
              <w:rPr>
                <w:lang w:val="en-US" w:eastAsia="sv-SE"/>
              </w:rPr>
              <w:t xml:space="preserve"> </w:t>
            </w:r>
            <w:proofErr w:type="spellStart"/>
            <w:r w:rsidRPr="009A0B16">
              <w:rPr>
                <w:lang w:val="en-US" w:eastAsia="sv-SE"/>
              </w:rPr>
              <w:t>observationGroup</w:t>
            </w:r>
            <w:proofErr w:type="spellEnd"/>
            <w:proofErr w:type="gramEnd"/>
            <w:r>
              <w:rPr>
                <w:lang w:val="en-US" w:eastAsia="sv-SE"/>
              </w:rPr>
              <w:t>/</w:t>
            </w:r>
            <w:r>
              <w:rPr>
                <w:lang w:eastAsia="sv-SE"/>
              </w:rPr>
              <w:t>s</w:t>
            </w:r>
            <w:proofErr w:type="spellStart"/>
            <w:r w:rsidRPr="00C93E52">
              <w:rPr>
                <w:lang w:val="en-US" w:eastAsia="sv-SE"/>
              </w:rPr>
              <w:t>ourceSystem</w:t>
            </w:r>
            <w:bookmarkEnd w:id="260"/>
            <w:proofErr w:type="spellEnd"/>
          </w:p>
        </w:tc>
      </w:tr>
    </w:tbl>
    <w:p w14:paraId="3B9C1419" w14:textId="0CD2FFF3" w:rsidR="0080653A" w:rsidRDefault="0080653A"/>
    <w:tbl>
      <w:tblPr>
        <w:tblpPr w:leftFromText="141" w:rightFromText="141" w:vertAnchor="text" w:tblpY="1"/>
        <w:tblOverlap w:val="neve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gridCol w:w="1218"/>
      </w:tblGrid>
      <w:tr w:rsidR="00C663D3" w:rsidRPr="00C93E52" w14:paraId="5B4A1F5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C3FCC41" w14:textId="59A3E58E" w:rsidR="00C663D3" w:rsidRPr="00DD2A23" w:rsidRDefault="00C663D3" w:rsidP="00C663D3">
            <w:pPr>
              <w:rPr>
                <w:lang w:val="en-US"/>
              </w:rPr>
            </w:pPr>
            <w:r>
              <w:rPr>
                <w:lang w:eastAsia="sv-SE"/>
              </w:rPr>
              <w:t>s</w:t>
            </w:r>
            <w:proofErr w:type="spellStart"/>
            <w:r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2A32461C" w:rsidR="00C663D3" w:rsidRDefault="00C663D3" w:rsidP="00EC1D9D">
            <w:pPr>
              <w:rPr>
                <w:rFonts w:eastAsia="Times New Roman" w:cs="Arial"/>
              </w:rPr>
            </w:pPr>
            <w:r w:rsidRPr="00C93E52">
              <w:rPr>
                <w:rFonts w:eastAsia="Times New Roman" w:cs="Arial"/>
              </w:rPr>
              <w:t xml:space="preserve">HSA-id för källsystemet som </w:t>
            </w:r>
            <w:r>
              <w:t xml:space="preserve">observationsgruppen </w:t>
            </w:r>
            <w:del w:id="261" w:author="Torbjörn Dahlin" w:date="2015-03-30T01:38:00Z">
              <w:r w:rsidDel="00EC1D9D">
                <w:delText xml:space="preserve">lagras </w:delText>
              </w:r>
            </w:del>
            <w:ins w:id="262" w:author="Torbjörn Dahlin" w:date="2015-03-30T01:38:00Z">
              <w:r w:rsidR="00EC1D9D">
                <w:t xml:space="preserve">hämtats </w:t>
              </w:r>
            </w:ins>
            <w:r>
              <w:t>i</w:t>
            </w:r>
            <w:ins w:id="263" w:author="Torbjörn Dahlin" w:date="2015-03-30T01:38:00Z">
              <w:r w:rsidR="00EC1D9D">
                <w:t xml:space="preserve"> från</w:t>
              </w:r>
            </w:ins>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7931ED">
        <w:trPr>
          <w:gridAfter w:val="1"/>
          <w:wAfter w:w="1218" w:type="dxa"/>
        </w:trPr>
        <w:tc>
          <w:tcPr>
            <w:tcW w:w="2943" w:type="dxa"/>
            <w:tcBorders>
              <w:top w:val="single" w:sz="4" w:space="0" w:color="auto"/>
              <w:left w:val="nil"/>
              <w:bottom w:val="nil"/>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232EBA79" w14:textId="77777777" w:rsidR="00C663D3" w:rsidRPr="00C93E52" w:rsidRDefault="00C663D3" w:rsidP="00C663D3"/>
        </w:tc>
      </w:tr>
      <w:tr w:rsidR="00837795" w:rsidRPr="00731E61" w14:paraId="751C6166" w14:textId="77777777" w:rsidTr="007931ED">
        <w:trPr>
          <w:gridAfter w:val="1"/>
          <w:wAfter w:w="1218" w:type="dxa"/>
        </w:trPr>
        <w:tc>
          <w:tcPr>
            <w:tcW w:w="9522" w:type="dxa"/>
            <w:gridSpan w:val="4"/>
            <w:tcBorders>
              <w:top w:val="nil"/>
              <w:left w:val="nil"/>
              <w:bottom w:val="single" w:sz="4" w:space="0" w:color="auto"/>
              <w:right w:val="nil"/>
            </w:tcBorders>
          </w:tcPr>
          <w:p w14:paraId="1E2E666F" w14:textId="6AC0C5A0" w:rsidR="00837795" w:rsidRPr="007931ED" w:rsidRDefault="00837795" w:rsidP="007931ED">
            <w:pPr>
              <w:pStyle w:val="Rubrik4"/>
              <w:rPr>
                <w:lang w:val="en-US"/>
              </w:rPr>
            </w:pPr>
            <w:bookmarkStart w:id="264" w:name="_Toc414627271"/>
            <w:proofErr w:type="spellStart"/>
            <w:r w:rsidRPr="007931ED">
              <w:rPr>
                <w:lang w:val="en-US"/>
              </w:rPr>
              <w:t>Svars</w:t>
            </w:r>
            <w:proofErr w:type="spellEnd"/>
            <w:r w:rsidRPr="007931ED">
              <w:rPr>
                <w:lang w:val="en-US"/>
              </w:rPr>
              <w:t xml:space="preserve">-del: </w:t>
            </w:r>
            <w:r>
              <w:rPr>
                <w:lang w:val="en-US" w:eastAsia="sv-SE"/>
              </w:rPr>
              <w:t xml:space="preserve"> </w:t>
            </w:r>
            <w:proofErr w:type="spellStart"/>
            <w:r>
              <w:rPr>
                <w:lang w:val="en-US" w:eastAsia="sv-SE"/>
              </w:rPr>
              <w:t>observationGroup</w:t>
            </w:r>
            <w:proofErr w:type="spellEnd"/>
            <w:r>
              <w:rPr>
                <w:lang w:val="en-US" w:eastAsia="sv-SE"/>
              </w:rPr>
              <w:t>/</w:t>
            </w:r>
            <w:proofErr w:type="spellStart"/>
            <w:r>
              <w:rPr>
                <w:lang w:val="en-US"/>
              </w:rPr>
              <w:t>additionalParticipant</w:t>
            </w:r>
            <w:proofErr w:type="spellEnd"/>
            <w:r>
              <w:rPr>
                <w:lang w:val="en-US"/>
              </w:rPr>
              <w:t>/</w:t>
            </w:r>
            <w:r>
              <w:rPr>
                <w:lang w:val="en-US" w:eastAsia="sv-SE"/>
              </w:rPr>
              <w:t>device</w:t>
            </w:r>
            <w:bookmarkEnd w:id="264"/>
          </w:p>
        </w:tc>
      </w:tr>
      <w:tr w:rsidR="00C663D3" w:rsidRPr="00C93E52" w14:paraId="580FE584"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proofErr w:type="spellStart"/>
            <w:r>
              <w:rPr>
                <w:lang w:val="en-US" w:eastAsia="sv-SE"/>
              </w:rPr>
              <w:t>observationGroup</w:t>
            </w:r>
            <w:proofErr w:type="spellEnd"/>
            <w:r>
              <w:rPr>
                <w:lang w:val="en-US" w:eastAsia="sv-SE"/>
              </w:rPr>
              <w:t>/</w:t>
            </w:r>
          </w:p>
          <w:p w14:paraId="53AC12F2" w14:textId="6FD8C71A" w:rsidR="000548C1" w:rsidRDefault="000548C1" w:rsidP="00C663D3">
            <w:pPr>
              <w:rPr>
                <w:lang w:val="en-US" w:eastAsia="sv-SE"/>
              </w:rPr>
            </w:pPr>
            <w:proofErr w:type="spellStart"/>
            <w:r>
              <w:rPr>
                <w:lang w:val="en-US"/>
              </w:rPr>
              <w:t>additionalParticipant</w:t>
            </w:r>
            <w:proofErr w:type="spellEnd"/>
            <w:r>
              <w:rPr>
                <w:lang w:val="en-US"/>
              </w:rPr>
              <w: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proofErr w:type="gramStart"/>
            <w:r>
              <w:t>..</w:t>
            </w:r>
            <w:proofErr w:type="gramEnd"/>
            <w:r w:rsidRPr="00C93E52">
              <w:t>1</w:t>
            </w:r>
          </w:p>
        </w:tc>
      </w:tr>
      <w:tr w:rsidR="00C663D3" w:rsidRPr="00C93E52" w14:paraId="4FD4C750"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proofErr w:type="gramStart"/>
            <w:r>
              <w:t>..</w:t>
            </w:r>
            <w:proofErr w:type="gramEnd"/>
            <w:r w:rsidR="00C663D3" w:rsidRPr="00C93E52">
              <w:t>1</w:t>
            </w:r>
          </w:p>
        </w:tc>
      </w:tr>
      <w:tr w:rsidR="00C663D3" w:rsidRPr="00C93E52" w14:paraId="36B4C05C"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w:t>
            </w:r>
            <w:proofErr w:type="gramStart"/>
            <w:r w:rsidRPr="00C93E52">
              <w:t>..</w:t>
            </w:r>
            <w:proofErr w:type="gramEnd"/>
            <w:r w:rsidRPr="00C93E52">
              <w:t>1</w:t>
            </w:r>
          </w:p>
        </w:tc>
      </w:tr>
      <w:tr w:rsidR="00C663D3" w:rsidRPr="00C93E52" w14:paraId="687D68B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w:t>
            </w:r>
            <w:proofErr w:type="gramStart"/>
            <w:r w:rsidRPr="00C93E52">
              <w:t>..</w:t>
            </w:r>
            <w:proofErr w:type="gramEnd"/>
            <w:r w:rsidRPr="00C93E52">
              <w:t>1</w:t>
            </w:r>
          </w:p>
        </w:tc>
      </w:tr>
      <w:tr w:rsidR="00C663D3" w:rsidRPr="00C93E52" w14:paraId="534374E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w:t>
            </w:r>
            <w:proofErr w:type="gramStart"/>
            <w:r w:rsidRPr="00C93E52">
              <w:t>..</w:t>
            </w:r>
            <w:proofErr w:type="gramEnd"/>
            <w:r w:rsidRPr="00C93E52">
              <w:t>1</w:t>
            </w:r>
          </w:p>
        </w:tc>
      </w:tr>
      <w:tr w:rsidR="00C663D3" w:rsidRPr="00C93E52" w14:paraId="5371BB5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w:t>
            </w:r>
            <w:proofErr w:type="gramStart"/>
            <w:r>
              <w:t>..</w:t>
            </w:r>
            <w:proofErr w:type="gramEnd"/>
            <w:r>
              <w:t>1</w:t>
            </w:r>
          </w:p>
        </w:tc>
      </w:tr>
      <w:tr w:rsidR="00C663D3" w:rsidRPr="00C93E52" w14:paraId="7321A1C1"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w:t>
            </w:r>
            <w:proofErr w:type="gramStart"/>
            <w:r>
              <w:t>..</w:t>
            </w:r>
            <w:proofErr w:type="gramEnd"/>
            <w:r>
              <w:t>1</w:t>
            </w:r>
          </w:p>
        </w:tc>
      </w:tr>
      <w:tr w:rsidR="00C663D3" w:rsidRPr="00C93E52" w14:paraId="2997164D"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w:t>
            </w:r>
            <w:proofErr w:type="gramStart"/>
            <w:r>
              <w:t>..</w:t>
            </w:r>
            <w:proofErr w:type="gramEnd"/>
            <w:r>
              <w:t>1</w:t>
            </w:r>
          </w:p>
        </w:tc>
      </w:tr>
      <w:tr w:rsidR="00C663D3" w:rsidRPr="00C93E52" w14:paraId="0618762E"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w:t>
            </w:r>
            <w:proofErr w:type="gramStart"/>
            <w:r>
              <w:t>..</w:t>
            </w:r>
            <w:proofErr w:type="gramEnd"/>
            <w:r>
              <w:t>1</w:t>
            </w:r>
          </w:p>
        </w:tc>
      </w:tr>
      <w:tr w:rsidR="00C663D3" w:rsidRPr="00C93E52" w14:paraId="23ECE6C2"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proofErr w:type="spellStart"/>
            <w:r w:rsidRPr="003C622B">
              <w:rPr>
                <w:color w:val="FF0000"/>
                <w:lang w:eastAsia="sv-SE"/>
              </w:rPr>
              <w:lastRenderedPageBreak/>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C663D3" w:rsidRPr="00C93E52" w14:paraId="577EC2CC"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proofErr w:type="gramStart"/>
            <w:r w:rsidRPr="005A7FC6">
              <w:t>..</w:t>
            </w:r>
            <w:proofErr w:type="gramEnd"/>
            <w:r>
              <w:t>1</w:t>
            </w:r>
          </w:p>
        </w:tc>
      </w:tr>
      <w:tr w:rsidR="00C663D3" w:rsidRPr="00C93E52" w14:paraId="4AB9CEA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proofErr w:type="spellStart"/>
            <w:r w:rsidRPr="003C622B">
              <w:rPr>
                <w:lang w:eastAsia="sv-SE"/>
              </w:rPr>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 xml:space="preserve">Tillverkarens modellbeteckning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t>0</w:t>
            </w:r>
            <w:proofErr w:type="gramStart"/>
            <w:r w:rsidR="00C663D3">
              <w:t>..</w:t>
            </w:r>
            <w:proofErr w:type="gramEnd"/>
            <w:r w:rsidR="00C663D3">
              <w:t>1</w:t>
            </w:r>
          </w:p>
        </w:tc>
      </w:tr>
      <w:tr w:rsidR="00C663D3" w:rsidRPr="00C93E52" w14:paraId="069B5372" w14:textId="77777777" w:rsidTr="007931ED">
        <w:trPr>
          <w:gridAfter w:val="1"/>
          <w:wAfter w:w="1218" w:type="dxa"/>
        </w:trPr>
        <w:tc>
          <w:tcPr>
            <w:tcW w:w="9522" w:type="dxa"/>
            <w:gridSpan w:val="4"/>
            <w:tcBorders>
              <w:top w:val="single" w:sz="4" w:space="0" w:color="auto"/>
              <w:left w:val="nil"/>
              <w:bottom w:val="nil"/>
              <w:right w:val="nil"/>
            </w:tcBorders>
          </w:tcPr>
          <w:p w14:paraId="59F77DA0" w14:textId="5D370D40" w:rsidR="00C663D3" w:rsidRDefault="00C663D3" w:rsidP="002B5FD4">
            <w:r>
              <w:t xml:space="preserve">Klassen </w:t>
            </w:r>
            <w:proofErr w:type="spellStart"/>
            <w:r>
              <w:t>Device</w:t>
            </w:r>
            <w:proofErr w:type="spellEnd"/>
            <w:r>
              <w:t xml:space="preserve"> är </w:t>
            </w:r>
            <w:r w:rsidR="002B5FD4">
              <w:t>en sammanslagning av de generiska typerna artefakt och roll</w:t>
            </w:r>
            <w:r>
              <w:t>.</w:t>
            </w:r>
          </w:p>
        </w:tc>
      </w:tr>
      <w:tr w:rsidR="00C663D3" w:rsidRPr="00C93E52" w14:paraId="706472E1" w14:textId="77777777" w:rsidTr="007931ED">
        <w:trPr>
          <w:gridAfter w:val="1"/>
          <w:wAfter w:w="1218" w:type="dxa"/>
        </w:trPr>
        <w:tc>
          <w:tcPr>
            <w:tcW w:w="2943" w:type="dxa"/>
            <w:tcBorders>
              <w:top w:val="nil"/>
              <w:left w:val="nil"/>
              <w:bottom w:val="nil"/>
              <w:right w:val="nil"/>
            </w:tcBorders>
          </w:tcPr>
          <w:p w14:paraId="22176350" w14:textId="77777777" w:rsidR="00C663D3" w:rsidRDefault="00C663D3" w:rsidP="00C663D3">
            <w:pPr>
              <w:rPr>
                <w:lang w:eastAsia="sv-SE"/>
              </w:rPr>
            </w:pPr>
          </w:p>
        </w:tc>
        <w:tc>
          <w:tcPr>
            <w:tcW w:w="2037" w:type="dxa"/>
            <w:tcBorders>
              <w:top w:val="nil"/>
              <w:left w:val="nil"/>
              <w:bottom w:val="nil"/>
              <w:right w:val="nil"/>
            </w:tcBorders>
          </w:tcPr>
          <w:p w14:paraId="7649C5BB" w14:textId="77777777" w:rsidR="00C663D3" w:rsidRDefault="00C663D3" w:rsidP="00C663D3"/>
        </w:tc>
        <w:tc>
          <w:tcPr>
            <w:tcW w:w="2925" w:type="dxa"/>
            <w:tcBorders>
              <w:top w:val="nil"/>
              <w:left w:val="nil"/>
              <w:bottom w:val="nil"/>
              <w:right w:val="nil"/>
            </w:tcBorders>
          </w:tcPr>
          <w:p w14:paraId="073396B1" w14:textId="77777777" w:rsidR="00C663D3" w:rsidRDefault="00C663D3" w:rsidP="00C663D3"/>
        </w:tc>
        <w:tc>
          <w:tcPr>
            <w:tcW w:w="1617" w:type="dxa"/>
            <w:tcBorders>
              <w:top w:val="nil"/>
              <w:left w:val="nil"/>
              <w:bottom w:val="nil"/>
              <w:right w:val="nil"/>
            </w:tcBorders>
          </w:tcPr>
          <w:p w14:paraId="6128AC3C" w14:textId="77777777" w:rsidR="00C663D3" w:rsidRDefault="00C663D3" w:rsidP="00C663D3"/>
        </w:tc>
      </w:tr>
      <w:tr w:rsidR="009A2B0B" w:rsidRPr="00731E61" w14:paraId="45FEC824" w14:textId="77777777" w:rsidTr="007931ED">
        <w:trPr>
          <w:gridAfter w:val="1"/>
          <w:wAfter w:w="1218" w:type="dxa"/>
        </w:trPr>
        <w:tc>
          <w:tcPr>
            <w:tcW w:w="9522" w:type="dxa"/>
            <w:gridSpan w:val="4"/>
            <w:tcBorders>
              <w:top w:val="nil"/>
              <w:left w:val="nil"/>
              <w:bottom w:val="single" w:sz="4" w:space="0" w:color="auto"/>
              <w:right w:val="nil"/>
            </w:tcBorders>
          </w:tcPr>
          <w:p w14:paraId="0F763C95" w14:textId="251C6AA6" w:rsidR="009A2B0B" w:rsidRPr="007931ED" w:rsidRDefault="009A2B0B" w:rsidP="007931ED">
            <w:pPr>
              <w:pStyle w:val="Rubrik4"/>
              <w:rPr>
                <w:lang w:val="en-US"/>
              </w:rPr>
            </w:pPr>
            <w:bookmarkStart w:id="265" w:name="_Toc414627272"/>
            <w:proofErr w:type="spellStart"/>
            <w:r w:rsidRPr="007931ED">
              <w:rPr>
                <w:lang w:val="en-US" w:eastAsia="sv-SE"/>
              </w:rPr>
              <w:t>Svars</w:t>
            </w:r>
            <w:proofErr w:type="spellEnd"/>
            <w:r w:rsidRPr="007931ED">
              <w:rPr>
                <w:lang w:val="en-US" w:eastAsia="sv-SE"/>
              </w:rPr>
              <w:t xml:space="preserve">-del:  </w:t>
            </w:r>
            <w:proofErr w:type="spellStart"/>
            <w:r w:rsidRPr="007931ED">
              <w:rPr>
                <w:lang w:val="en-US" w:eastAsia="sv-SE"/>
              </w:rPr>
              <w:t>observationGroup</w:t>
            </w:r>
            <w:proofErr w:type="spellEnd"/>
            <w:r w:rsidRPr="007931ED">
              <w:rPr>
                <w:lang w:val="en-US" w:eastAsia="sv-SE"/>
              </w:rPr>
              <w:t>/</w:t>
            </w:r>
            <w:proofErr w:type="spellStart"/>
            <w:r>
              <w:rPr>
                <w:lang w:val="en-US"/>
              </w:rPr>
              <w:t>additionalParticipant</w:t>
            </w:r>
            <w:proofErr w:type="spellEnd"/>
            <w:r>
              <w:rPr>
                <w:lang w:val="en-US"/>
              </w:rPr>
              <w:t>/</w:t>
            </w:r>
            <w:r w:rsidRPr="007931ED">
              <w:rPr>
                <w:lang w:val="en-US" w:eastAsia="sv-SE"/>
              </w:rPr>
              <w:t>location</w:t>
            </w:r>
            <w:bookmarkEnd w:id="265"/>
          </w:p>
        </w:tc>
      </w:tr>
      <w:tr w:rsidR="00C663D3" w:rsidRPr="00C93E52" w14:paraId="645A177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proofErr w:type="spellStart"/>
            <w:r>
              <w:rPr>
                <w:lang w:eastAsia="sv-SE"/>
              </w:rPr>
              <w:t>observationGroup</w:t>
            </w:r>
            <w:proofErr w:type="spellEnd"/>
            <w:r>
              <w:rPr>
                <w:lang w:eastAsia="sv-SE"/>
              </w:rPr>
              <w:t>/</w:t>
            </w:r>
          </w:p>
          <w:p w14:paraId="6A5B20FC" w14:textId="2CBB99CE" w:rsidR="000548C1" w:rsidRDefault="000548C1" w:rsidP="00C663D3">
            <w:pPr>
              <w:rPr>
                <w:lang w:eastAsia="sv-SE"/>
              </w:rPr>
            </w:pPr>
            <w:proofErr w:type="spellStart"/>
            <w:r>
              <w:rPr>
                <w:lang w:val="en-US"/>
              </w:rPr>
              <w:t>additionalParticipant</w:t>
            </w:r>
            <w:proofErr w:type="spellEnd"/>
            <w:r>
              <w:rPr>
                <w:lang w:val="en-US"/>
              </w:rPr>
              <w:t>/</w:t>
            </w:r>
          </w:p>
          <w:p w14:paraId="6AC0738F" w14:textId="3BA18107" w:rsidR="00C663D3" w:rsidRDefault="00C663D3" w:rsidP="00C663D3">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w:t>
            </w:r>
            <w:proofErr w:type="gramStart"/>
            <w:r w:rsidRPr="00C93E52">
              <w:t>..</w:t>
            </w:r>
            <w:proofErr w:type="gramEnd"/>
            <w:r w:rsidRPr="00C93E52">
              <w:t>1</w:t>
            </w:r>
          </w:p>
        </w:tc>
      </w:tr>
      <w:tr w:rsidR="00C663D3" w:rsidRPr="00C93E52" w14:paraId="76ED897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266B653" w14:textId="65065DA3" w:rsidR="00C663D3" w:rsidRPr="00DE065A" w:rsidRDefault="002D399A" w:rsidP="00C663D3">
            <w:proofErr w:type="spellStart"/>
            <w:r w:rsidRPr="002D399A">
              <w:t>electronicAddress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7931ED">
        <w:trPr>
          <w:gridAfter w:val="1"/>
          <w:wAfter w:w="1218" w:type="dxa"/>
        </w:trPr>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w:t>
            </w:r>
            <w:proofErr w:type="spellStart"/>
            <w:r>
              <w:t>Location</w:t>
            </w:r>
            <w:proofErr w:type="spellEnd"/>
            <w:r>
              <w:t xml:space="preserve">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7931ED">
        <w:trPr>
          <w:gridAfter w:val="1"/>
          <w:wAfter w:w="1218" w:type="dxa"/>
        </w:trPr>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9A2B0B" w:rsidRPr="00C93E52" w14:paraId="1C844B25" w14:textId="77777777" w:rsidTr="007931ED">
        <w:trPr>
          <w:gridAfter w:val="1"/>
          <w:wAfter w:w="1218" w:type="dxa"/>
        </w:trPr>
        <w:tc>
          <w:tcPr>
            <w:tcW w:w="9522" w:type="dxa"/>
            <w:gridSpan w:val="4"/>
            <w:tcBorders>
              <w:top w:val="nil"/>
              <w:left w:val="nil"/>
              <w:bottom w:val="nil"/>
              <w:right w:val="nil"/>
            </w:tcBorders>
          </w:tcPr>
          <w:p w14:paraId="35ABD7D8" w14:textId="4ABDA728" w:rsidR="009A2B0B" w:rsidRPr="00C93E52" w:rsidRDefault="009A2B0B" w:rsidP="007931ED">
            <w:pPr>
              <w:pStyle w:val="Rubrik4"/>
            </w:pPr>
            <w:bookmarkStart w:id="266" w:name="_Toc414627273"/>
            <w:r>
              <w:t>Svars-</w:t>
            </w:r>
            <w:proofErr w:type="gramStart"/>
            <w:r>
              <w:t xml:space="preserve">del: </w:t>
            </w:r>
            <w:r w:rsidRPr="00A711EC">
              <w:rPr>
                <w:lang w:eastAsia="sv-SE"/>
              </w:rPr>
              <w:t xml:space="preserve"> </w:t>
            </w:r>
            <w:proofErr w:type="spellStart"/>
            <w:r w:rsidRPr="00A711EC">
              <w:rPr>
                <w:lang w:eastAsia="sv-SE"/>
              </w:rPr>
              <w:t>obser</w:t>
            </w:r>
            <w:r w:rsidRPr="00966EF9">
              <w:rPr>
                <w:lang w:val="en-US" w:eastAsia="sv-SE"/>
              </w:rPr>
              <w:t>vationGroup</w:t>
            </w:r>
            <w:proofErr w:type="spellEnd"/>
            <w:proofErr w:type="gramEnd"/>
            <w:r>
              <w:rPr>
                <w:lang w:val="en-US" w:eastAsia="sv-SE"/>
              </w:rPr>
              <w:t>/</w:t>
            </w:r>
            <w:r w:rsidRPr="00966EF9">
              <w:rPr>
                <w:lang w:val="en-US" w:eastAsia="sv-SE"/>
              </w:rPr>
              <w:t>observation</w:t>
            </w:r>
            <w:bookmarkEnd w:id="266"/>
          </w:p>
        </w:tc>
      </w:tr>
      <w:tr w:rsidR="00C663D3" w:rsidRPr="00966EF9" w14:paraId="3EA213A8" w14:textId="77777777" w:rsidTr="007931ED">
        <w:trPr>
          <w:gridAfter w:val="1"/>
          <w:wAfter w:w="1218" w:type="dxa"/>
        </w:trPr>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proofErr w:type="spellStart"/>
            <w:r w:rsidRPr="00966EF9">
              <w:rPr>
                <w:lang w:val="en-US"/>
              </w:rPr>
              <w:t>ObservationType</w:t>
            </w:r>
            <w:proofErr w:type="spellEnd"/>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7931ED">
        <w:trPr>
          <w:gridAfter w:val="1"/>
          <w:wAfter w:w="1218" w:type="dxa"/>
        </w:trPr>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proofErr w:type="spellStart"/>
            <w:r w:rsidRPr="00966EF9">
              <w:rPr>
                <w:lang w:val="en-US"/>
              </w:rPr>
              <w:t>IIType</w:t>
            </w:r>
            <w:proofErr w:type="spellEnd"/>
          </w:p>
        </w:tc>
        <w:tc>
          <w:tcPr>
            <w:tcW w:w="2925" w:type="dxa"/>
          </w:tcPr>
          <w:p w14:paraId="795DA174" w14:textId="2F21A5CB" w:rsidR="00C663D3" w:rsidRPr="00C93E52" w:rsidRDefault="00C663D3" w:rsidP="00C663D3">
            <w:pPr>
              <w:rPr>
                <w:rFonts w:cs="Arial"/>
              </w:rPr>
            </w:pPr>
            <w:r w:rsidRPr="00DD2A23">
              <w:rPr>
                <w:rFonts w:cs="Arial"/>
              </w:rPr>
              <w:t>E</w:t>
            </w:r>
            <w:r w:rsidRPr="00C93E52">
              <w:rPr>
                <w:rFonts w:cs="Arial"/>
              </w:rPr>
              <w:t xml:space="preserve">tt unikt värde för </w:t>
            </w:r>
            <w:r w:rsidR="00AA37A5">
              <w:rPr>
                <w:rFonts w:cs="Arial"/>
              </w:rPr>
              <w:t xml:space="preserve">denna </w:t>
            </w:r>
            <w:r w:rsidRPr="00C93E52">
              <w:rPr>
                <w:rFonts w:cs="Arial"/>
              </w:rPr>
              <w:t>observation</w:t>
            </w:r>
            <w:r w:rsidR="00AA37A5">
              <w:rPr>
                <w:rFonts w:cs="Arial"/>
              </w:rPr>
              <w:t>.</w:t>
            </w:r>
            <w:ins w:id="267" w:author="Torbjörn Dahlin" w:date="2015-03-30T01:42:00Z">
              <w:r w:rsidR="004F14E1">
                <w:rPr>
                  <w:rFonts w:cs="Arial"/>
                </w:rPr>
                <w:t xml:space="preserve"> Om det inte kan garanteras att vara unikt inom vårdgivaren ska det åtminstone vara garanterat unikt inom det </w:t>
              </w:r>
            </w:ins>
            <w:ins w:id="268" w:author="Torbjörn Dahlin" w:date="2015-03-30T01:46:00Z">
              <w:r w:rsidR="004F14E1">
                <w:rPr>
                  <w:rFonts w:cs="Arial"/>
                </w:rPr>
                <w:t>käll</w:t>
              </w:r>
            </w:ins>
            <w:ins w:id="269" w:author="Torbjörn Dahlin" w:date="2015-03-30T01:42:00Z">
              <w:r w:rsidR="004F14E1">
                <w:rPr>
                  <w:rFonts w:cs="Arial"/>
                </w:rPr>
                <w:t xml:space="preserve">system </w:t>
              </w:r>
            </w:ins>
            <w:ins w:id="270" w:author="Torbjörn Dahlin" w:date="2015-03-30T01:46:00Z">
              <w:r w:rsidR="004F14E1">
                <w:rPr>
                  <w:rFonts w:cs="Arial"/>
                </w:rPr>
                <w:t xml:space="preserve">som observationen </w:t>
              </w:r>
            </w:ins>
            <w:ins w:id="271" w:author="Torbjörn Dahlin" w:date="2015-03-30T01:42:00Z">
              <w:r w:rsidR="004F14E1">
                <w:rPr>
                  <w:rFonts w:cs="Arial"/>
                </w:rPr>
                <w:t>lagrats.</w:t>
              </w:r>
            </w:ins>
            <w:ins w:id="272" w:author="Torbjörn Dahlin" w:date="2015-03-30T01:43:00Z">
              <w:r w:rsidR="004F14E1">
                <w:rPr>
                  <w:rFonts w:cs="Arial"/>
                </w:rPr>
                <w:t xml:space="preserve"> </w:t>
              </w:r>
            </w:ins>
            <w:ins w:id="273" w:author="Torbjörn Dahlin" w:date="2015-03-30T01:50:00Z">
              <w:r w:rsidR="004F14E1">
                <w:rPr>
                  <w:rFonts w:cs="Arial"/>
                </w:rPr>
                <w:t xml:space="preserve">Ett källsystem skall alltid filtrera </w:t>
              </w:r>
              <w:r w:rsidR="004F14E1">
                <w:rPr>
                  <w:rFonts w:cs="Arial"/>
                </w:rPr>
                <w:lastRenderedPageBreak/>
                <w:t xml:space="preserve">returnerade poster på personnummer vilket gör risken att </w:t>
              </w:r>
            </w:ins>
            <w:ins w:id="274" w:author="Torbjörn Dahlin" w:date="2015-03-30T01:59:00Z">
              <w:r w:rsidR="004F14E1">
                <w:rPr>
                  <w:rFonts w:cs="Arial"/>
                </w:rPr>
                <w:t>det är en mycket liten sannolikhet att kombinationen vårdgivare/personnummer/systemlokalt observations-id inte skulle vara unikt.</w:t>
              </w:r>
            </w:ins>
          </w:p>
          <w:p w14:paraId="1807CC3D" w14:textId="77777777" w:rsidR="00C663D3" w:rsidRPr="00C93E52" w:rsidRDefault="00C663D3" w:rsidP="00C663D3"/>
        </w:tc>
        <w:tc>
          <w:tcPr>
            <w:tcW w:w="1617" w:type="dxa"/>
          </w:tcPr>
          <w:p w14:paraId="7E33059D" w14:textId="159A86A5" w:rsidR="00C663D3" w:rsidRPr="00C93E52" w:rsidRDefault="00C663D3" w:rsidP="00C663D3">
            <w:r w:rsidRPr="00C93E52">
              <w:lastRenderedPageBreak/>
              <w:t>1</w:t>
            </w:r>
            <w:proofErr w:type="gramStart"/>
            <w:ins w:id="275" w:author="Torbjörn Dahlin" w:date="2015-03-30T01:43:00Z">
              <w:r w:rsidR="004F14E1">
                <w:t>..</w:t>
              </w:r>
              <w:proofErr w:type="gramEnd"/>
              <w:r w:rsidR="004F14E1">
                <w:t>1</w:t>
              </w:r>
            </w:ins>
          </w:p>
        </w:tc>
      </w:tr>
      <w:tr w:rsidR="00C663D3" w:rsidRPr="009C3D19" w14:paraId="494C1A3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014C9AB6" w:rsidR="00C663D3" w:rsidRPr="00C93E52" w:rsidRDefault="00AA37A5" w:rsidP="00C663D3">
            <w:pPr>
              <w:rPr>
                <w:rFonts w:cs="Arial"/>
              </w:rPr>
            </w:pPr>
            <w:r>
              <w:rPr>
                <w:rFonts w:cs="Arial"/>
              </w:rPr>
              <w:t>Vårdgivarens</w:t>
            </w:r>
            <w:r w:rsidRPr="00C93E52">
              <w:rPr>
                <w:rFonts w:cs="Arial"/>
              </w:rPr>
              <w:t xml:space="preserve"> </w:t>
            </w:r>
            <w:r w:rsidR="00C663D3" w:rsidRPr="00C93E52">
              <w:rPr>
                <w:rFonts w:cs="Arial"/>
              </w:rPr>
              <w:t>HSA-id</w:t>
            </w:r>
            <w:r w:rsidR="00C663D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A42E604" w:rsidR="00C663D3" w:rsidRPr="00C93E52" w:rsidRDefault="00C663D3" w:rsidP="004F14E1">
            <w:pPr>
              <w:rPr>
                <w:rFonts w:cs="Arial"/>
              </w:rPr>
            </w:pPr>
            <w:r>
              <w:rPr>
                <w:rFonts w:cs="Arial"/>
              </w:rPr>
              <w:t>De</w:t>
            </w:r>
            <w:r w:rsidR="00AA37A5">
              <w:rPr>
                <w:rFonts w:cs="Arial"/>
              </w:rPr>
              <w:t>n</w:t>
            </w:r>
            <w:r>
              <w:rPr>
                <w:rFonts w:cs="Arial"/>
              </w:rPr>
              <w:t xml:space="preserve"> i</w:t>
            </w:r>
            <w:r w:rsidR="00AA37A5">
              <w:rPr>
                <w:rFonts w:cs="Arial"/>
              </w:rPr>
              <w:t>nom vårdgivaren</w:t>
            </w:r>
            <w:ins w:id="276" w:author="Torbjörn Dahlin" w:date="2015-03-30T02:00:00Z">
              <w:r w:rsidR="004F14E1">
                <w:rPr>
                  <w:rFonts w:cs="Arial"/>
                </w:rPr>
                <w:t xml:space="preserve"> eller </w:t>
              </w:r>
            </w:ins>
            <w:ins w:id="277" w:author="Torbjörn Dahlin" w:date="2015-03-31T15:54:00Z">
              <w:r w:rsidR="009A3C75">
                <w:rPr>
                  <w:rFonts w:cs="Arial"/>
                </w:rPr>
                <w:t>käll</w:t>
              </w:r>
            </w:ins>
            <w:ins w:id="278" w:author="Torbjörn Dahlin" w:date="2015-03-30T02:00:00Z">
              <w:r w:rsidR="004F14E1">
                <w:rPr>
                  <w:rFonts w:cs="Arial"/>
                </w:rPr>
                <w:t>systemet</w:t>
              </w:r>
            </w:ins>
            <w:r>
              <w:rPr>
                <w:rFonts w:cs="Arial"/>
              </w:rPr>
              <w:t xml:space="preserve"> unika id</w:t>
            </w:r>
            <w:r w:rsidR="00AA37A5">
              <w:rPr>
                <w:rFonts w:cs="Arial"/>
              </w:rPr>
              <w:t>-beteckningen</w:t>
            </w:r>
            <w:r w:rsidRPr="00C93E52">
              <w:rPr>
                <w:rFonts w:cs="Arial"/>
              </w:rPr>
              <w:t xml:space="preserve"> för observationen</w:t>
            </w:r>
            <w:r>
              <w:rPr>
                <w:rFonts w:cs="Arial"/>
              </w:rPr>
              <w:t>.</w:t>
            </w:r>
            <w:ins w:id="279" w:author="Torbjörn Dahlin" w:date="2015-03-30T01:41:00Z">
              <w:r w:rsidR="004F14E1">
                <w:rPr>
                  <w:rFonts w:cs="Arial"/>
                </w:rPr>
                <w:t xml:space="preserve"> </w:t>
              </w:r>
            </w:ins>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7931ED">
        <w:trPr>
          <w:gridAfter w:val="1"/>
          <w:wAfter w:w="1218" w:type="dxa"/>
          <w:trHeight w:val="3109"/>
        </w:trPr>
        <w:tc>
          <w:tcPr>
            <w:tcW w:w="2943" w:type="dxa"/>
          </w:tcPr>
          <w:p w14:paraId="513F9AA1" w14:textId="09139928" w:rsidR="00C663D3" w:rsidRPr="003C622B" w:rsidRDefault="00C663D3" w:rsidP="00C663D3">
            <w:proofErr w:type="spellStart"/>
            <w:r w:rsidRPr="003C622B">
              <w:rPr>
                <w:lang w:eastAsia="sv-SE"/>
              </w:rPr>
              <w:t>type</w:t>
            </w:r>
            <w:proofErr w:type="spellEnd"/>
          </w:p>
        </w:tc>
        <w:tc>
          <w:tcPr>
            <w:tcW w:w="2037" w:type="dxa"/>
          </w:tcPr>
          <w:p w14:paraId="101BF21A" w14:textId="77777777" w:rsidR="00C663D3" w:rsidRPr="00C93E52" w:rsidRDefault="00C663D3" w:rsidP="00C663D3">
            <w:proofErr w:type="spellStart"/>
            <w:r w:rsidRPr="00C93E52">
              <w:t>CVType</w:t>
            </w:r>
            <w:proofErr w:type="spellEnd"/>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Pr>
                <w:i/>
              </w:rPr>
              <w:t xml:space="preserve">typ </w:t>
            </w:r>
            <w:r w:rsidRPr="00E669B8">
              <w:t>[</w:t>
            </w:r>
            <w:proofErr w:type="spellStart"/>
            <w:r w:rsidRPr="00E669B8">
              <w:t>type</w:t>
            </w:r>
            <w:proofErr w:type="spellEnd"/>
            <w:r w:rsidRPr="00E669B8">
              <w:t>]</w:t>
            </w:r>
            <w:r w:rsidRPr="008A0968">
              <w:rPr>
                <w:i/>
              </w:rPr>
              <w:t xml:space="preserve"> vara ”diagnos” vilket innebär att attributet värde </w:t>
            </w:r>
            <w:r w:rsidRPr="008A0968">
              <w:t>[</w:t>
            </w:r>
            <w:proofErr w:type="spellStart"/>
            <w:r w:rsidRPr="008A0968">
              <w:t>value</w:t>
            </w:r>
            <w:proofErr w:type="spellEnd"/>
            <w:r w:rsidRPr="008A0968">
              <w:t>]</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w:t>
            </w:r>
            <w:proofErr w:type="gramStart"/>
            <w:r w:rsidRPr="00C93E52">
              <w:t>..</w:t>
            </w:r>
            <w:proofErr w:type="gramEnd"/>
            <w:r w:rsidRPr="00C93E52">
              <w:t>1</w:t>
            </w:r>
          </w:p>
        </w:tc>
      </w:tr>
      <w:tr w:rsidR="00C663D3" w:rsidRPr="009C3D19" w14:paraId="6909A0D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w:t>
            </w:r>
            <w:proofErr w:type="gramStart"/>
            <w:r w:rsidRPr="00C93E52">
              <w:t>..</w:t>
            </w:r>
            <w:proofErr w:type="gramEnd"/>
            <w:r w:rsidRPr="00C93E52">
              <w:t>1</w:t>
            </w:r>
          </w:p>
        </w:tc>
      </w:tr>
      <w:tr w:rsidR="00C663D3" w:rsidRPr="009C3D19" w14:paraId="7CE3F95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w:t>
            </w:r>
            <w:proofErr w:type="gramStart"/>
            <w:r w:rsidRPr="00C93E52">
              <w:t>..</w:t>
            </w:r>
            <w:proofErr w:type="gramEnd"/>
            <w:r w:rsidRPr="00C93E52">
              <w:t>1</w:t>
            </w:r>
          </w:p>
        </w:tc>
      </w:tr>
      <w:tr w:rsidR="00935732" w:rsidRPr="00B3537C" w14:paraId="0C3712A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1C73755" w14:textId="2832D7A8" w:rsidR="00935732" w:rsidRPr="003C622B" w:rsidRDefault="00935732" w:rsidP="00C663D3">
            <w:pPr>
              <w:rPr>
                <w:lang w:eastAsia="sv-SE"/>
              </w:rPr>
            </w:pPr>
            <w:r>
              <w:rPr>
                <w:lang w:eastAsia="sv-SE"/>
              </w:rPr>
              <w:t>status</w:t>
            </w:r>
          </w:p>
        </w:tc>
        <w:tc>
          <w:tcPr>
            <w:tcW w:w="2037" w:type="dxa"/>
            <w:tcBorders>
              <w:top w:val="single" w:sz="4" w:space="0" w:color="auto"/>
              <w:left w:val="single" w:sz="4" w:space="0" w:color="auto"/>
              <w:bottom w:val="single" w:sz="4" w:space="0" w:color="auto"/>
              <w:right w:val="single" w:sz="4" w:space="0" w:color="auto"/>
            </w:tcBorders>
          </w:tcPr>
          <w:p w14:paraId="32A2AEB7" w14:textId="78F052BD" w:rsidR="00935732" w:rsidRPr="00C93E52" w:rsidRDefault="00935732"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4A73B203" w14:textId="77777777" w:rsidR="00935732" w:rsidRDefault="00935732" w:rsidP="00C663D3">
            <w:pPr>
              <w:rPr>
                <w:rFonts w:cs="Arial"/>
                <w:i/>
              </w:rPr>
            </w:pPr>
            <w:r>
              <w:rPr>
                <w:rFonts w:cs="Arial"/>
              </w:rPr>
              <w:t>NI 2015:1</w:t>
            </w:r>
            <w:r>
              <w:rPr>
                <w:rFonts w:cs="Arial"/>
              </w:rPr>
              <w:br/>
            </w:r>
            <w:r w:rsidRPr="00A10FC4">
              <w:rPr>
                <w:i/>
              </w:rPr>
              <w:t xml:space="preserve"> </w:t>
            </w:r>
            <w:r w:rsidRPr="00A10FC4">
              <w:rPr>
                <w:rFonts w:cs="Arial"/>
                <w:i/>
              </w:rPr>
              <w:t xml:space="preserve">Kod för observationens status, exempelvis för att dokumentera om det tillstånd som beskrivs har funnits eller är ett potentiellt tillstånd. En instans av klassen </w:t>
            </w:r>
            <w:r w:rsidRPr="00A10FC4">
              <w:rPr>
                <w:rFonts w:cs="Arial"/>
                <w:i/>
              </w:rPr>
              <w:lastRenderedPageBreak/>
              <w:t>observation kan inte byta status. Om man exempelvis vill dokumentera ett måltillstånd och som senare uppfylls så dokumenteras detta som två instanser av klassen observation, en med status måltillstånd och en med status observerat.</w:t>
            </w:r>
          </w:p>
          <w:p w14:paraId="538102C4" w14:textId="77777777" w:rsidR="00935732" w:rsidRDefault="00935732" w:rsidP="00C663D3">
            <w:pPr>
              <w:rPr>
                <w:rFonts w:cs="Arial"/>
                <w:i/>
              </w:rPr>
            </w:pPr>
          </w:p>
          <w:p w14:paraId="26157F78" w14:textId="0D6B7E78" w:rsidR="00935732" w:rsidRDefault="00935732" w:rsidP="00C663D3">
            <w:pPr>
              <w:rPr>
                <w:rFonts w:cs="Arial"/>
              </w:rPr>
            </w:pPr>
            <w:r>
              <w:rPr>
                <w:rFonts w:cs="Arial"/>
              </w:rPr>
              <w:t>Om statuskoden utelämnas antas detta vara en faktisk observation som dokumenterats.</w:t>
            </w:r>
          </w:p>
        </w:tc>
        <w:tc>
          <w:tcPr>
            <w:tcW w:w="1617" w:type="dxa"/>
            <w:tcBorders>
              <w:top w:val="single" w:sz="4" w:space="0" w:color="auto"/>
              <w:left w:val="single" w:sz="4" w:space="0" w:color="auto"/>
              <w:bottom w:val="single" w:sz="4" w:space="0" w:color="auto"/>
              <w:right w:val="single" w:sz="4" w:space="0" w:color="auto"/>
            </w:tcBorders>
          </w:tcPr>
          <w:p w14:paraId="475462CC" w14:textId="77777777" w:rsidR="00935732" w:rsidRDefault="00935732" w:rsidP="003D0D01">
            <w:pPr>
              <w:rPr>
                <w:color w:val="FF0000"/>
              </w:rPr>
            </w:pPr>
            <w:r w:rsidRPr="003D0D01">
              <w:rPr>
                <w:color w:val="FF0000"/>
              </w:rPr>
              <w:lastRenderedPageBreak/>
              <w:t>0</w:t>
            </w:r>
            <w:proofErr w:type="gramStart"/>
            <w:r w:rsidRPr="003D0D01">
              <w:rPr>
                <w:color w:val="FF0000"/>
              </w:rPr>
              <w:t>..</w:t>
            </w:r>
            <w:proofErr w:type="gramEnd"/>
            <w:r w:rsidR="003D0D01" w:rsidRPr="003D0D01">
              <w:rPr>
                <w:color w:val="FF0000"/>
              </w:rPr>
              <w:t>0</w:t>
            </w:r>
          </w:p>
          <w:p w14:paraId="21C7E208" w14:textId="0B5EF9F7" w:rsidR="003D0D01" w:rsidRPr="00C93E52" w:rsidRDefault="003D0D01" w:rsidP="003D0D01">
            <w:r>
              <w:rPr>
                <w:color w:val="FF0000"/>
              </w:rPr>
              <w:t>Denna version av specifikation tillåter endast faktiskt utförda observationer.</w:t>
            </w:r>
          </w:p>
        </w:tc>
      </w:tr>
      <w:tr w:rsidR="000548C1" w:rsidRPr="00B3537C" w14:paraId="726E6AA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ECBB88D" w14:textId="6AD7E15A" w:rsidR="000548C1" w:rsidRPr="003C622B" w:rsidRDefault="000548C1" w:rsidP="00C663D3">
            <w:pPr>
              <w:rPr>
                <w:lang w:eastAsia="sv-SE"/>
              </w:rPr>
            </w:pPr>
            <w:proofErr w:type="spellStart"/>
            <w:r>
              <w:rPr>
                <w:lang w:eastAsia="sv-SE"/>
              </w:rPr>
              <w:lastRenderedPageBreak/>
              <w:t>status.code</w:t>
            </w:r>
            <w:proofErr w:type="spellEnd"/>
          </w:p>
        </w:tc>
        <w:tc>
          <w:tcPr>
            <w:tcW w:w="2037" w:type="dxa"/>
            <w:tcBorders>
              <w:top w:val="single" w:sz="4" w:space="0" w:color="auto"/>
              <w:left w:val="single" w:sz="4" w:space="0" w:color="auto"/>
              <w:bottom w:val="single" w:sz="4" w:space="0" w:color="auto"/>
              <w:right w:val="single" w:sz="4" w:space="0" w:color="auto"/>
            </w:tcBorders>
          </w:tcPr>
          <w:p w14:paraId="7873EAA9" w14:textId="5655BD19"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11FE55C0" w14:textId="65CB7E12" w:rsidR="000548C1" w:rsidRDefault="000548C1" w:rsidP="00C663D3">
            <w:pPr>
              <w:rPr>
                <w:rFonts w:cs="Arial"/>
              </w:rPr>
            </w:pPr>
            <w:r>
              <w:rPr>
                <w:rFonts w:cs="Arial"/>
              </w:rPr>
              <w:t>Kod för status</w:t>
            </w:r>
          </w:p>
        </w:tc>
        <w:tc>
          <w:tcPr>
            <w:tcW w:w="1617" w:type="dxa"/>
            <w:tcBorders>
              <w:top w:val="single" w:sz="4" w:space="0" w:color="auto"/>
              <w:left w:val="single" w:sz="4" w:space="0" w:color="auto"/>
              <w:bottom w:val="single" w:sz="4" w:space="0" w:color="auto"/>
              <w:right w:val="single" w:sz="4" w:space="0" w:color="auto"/>
            </w:tcBorders>
          </w:tcPr>
          <w:p w14:paraId="652C6011" w14:textId="6DAD6F28" w:rsidR="000548C1" w:rsidRPr="00C93E52" w:rsidRDefault="000548C1" w:rsidP="00C663D3">
            <w:r>
              <w:t>1</w:t>
            </w:r>
          </w:p>
        </w:tc>
      </w:tr>
      <w:tr w:rsidR="000548C1" w:rsidRPr="00B3537C" w14:paraId="28FDB01B"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13EFD66" w14:textId="47DB2241" w:rsidR="000548C1" w:rsidRPr="003C622B" w:rsidRDefault="000548C1" w:rsidP="00C663D3">
            <w:pPr>
              <w:rPr>
                <w:lang w:eastAsia="sv-SE"/>
              </w:rPr>
            </w:pPr>
            <w:proofErr w:type="spellStart"/>
            <w:r>
              <w:rPr>
                <w:lang w:eastAsia="sv-SE"/>
              </w:rPr>
              <w:t>status.codeSystem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88C1230" w14:textId="61B14687"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20A29701" w14:textId="6DE15088" w:rsidR="000548C1" w:rsidRDefault="000548C1" w:rsidP="00C663D3">
            <w:pPr>
              <w:rPr>
                <w:rFonts w:cs="Arial"/>
              </w:rPr>
            </w:pPr>
            <w:r>
              <w:rPr>
                <w:rFonts w:cs="Arial"/>
              </w:rPr>
              <w:t>Kodsystem för angiven kod för status</w:t>
            </w:r>
          </w:p>
        </w:tc>
        <w:tc>
          <w:tcPr>
            <w:tcW w:w="1617" w:type="dxa"/>
            <w:tcBorders>
              <w:top w:val="single" w:sz="4" w:space="0" w:color="auto"/>
              <w:left w:val="single" w:sz="4" w:space="0" w:color="auto"/>
              <w:bottom w:val="single" w:sz="4" w:space="0" w:color="auto"/>
              <w:right w:val="single" w:sz="4" w:space="0" w:color="auto"/>
            </w:tcBorders>
          </w:tcPr>
          <w:p w14:paraId="1887B37E" w14:textId="318E54BB" w:rsidR="000548C1" w:rsidRPr="00C93E52" w:rsidRDefault="000548C1" w:rsidP="00C663D3">
            <w:r>
              <w:t>1</w:t>
            </w:r>
          </w:p>
        </w:tc>
      </w:tr>
      <w:tr w:rsidR="000548C1" w:rsidRPr="00B3537C" w14:paraId="743FDE7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759D2A7" w14:textId="2E695A93" w:rsidR="000548C1" w:rsidRPr="003C622B" w:rsidRDefault="000548C1" w:rsidP="00C663D3">
            <w:pPr>
              <w:rPr>
                <w:lang w:eastAsia="sv-SE"/>
              </w:rPr>
            </w:pPr>
            <w:proofErr w:type="spellStart"/>
            <w:r>
              <w:rPr>
                <w:lang w:eastAsia="sv-SE"/>
              </w:rPr>
              <w:t>status.codeSystemName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3BF31826" w14:textId="68EB8B46"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7F24E95" w14:textId="77DB5DC0" w:rsidR="000548C1" w:rsidRDefault="000548C1" w:rsidP="00C663D3">
            <w:pPr>
              <w:rPr>
                <w:rFonts w:cs="Arial"/>
              </w:rPr>
            </w:pPr>
            <w:r>
              <w:rPr>
                <w:rFonts w:cs="Arial"/>
              </w:rPr>
              <w:t>Namn på kodsystem</w:t>
            </w:r>
          </w:p>
        </w:tc>
        <w:tc>
          <w:tcPr>
            <w:tcW w:w="1617" w:type="dxa"/>
            <w:tcBorders>
              <w:top w:val="single" w:sz="4" w:space="0" w:color="auto"/>
              <w:left w:val="single" w:sz="4" w:space="0" w:color="auto"/>
              <w:bottom w:val="single" w:sz="4" w:space="0" w:color="auto"/>
              <w:right w:val="single" w:sz="4" w:space="0" w:color="auto"/>
            </w:tcBorders>
          </w:tcPr>
          <w:p w14:paraId="25BD8FBC" w14:textId="3C5565DF" w:rsidR="000548C1" w:rsidRPr="00C93E52" w:rsidRDefault="000548C1" w:rsidP="00C663D3">
            <w:r>
              <w:t>0</w:t>
            </w:r>
            <w:proofErr w:type="gramStart"/>
            <w:r>
              <w:t>..</w:t>
            </w:r>
            <w:proofErr w:type="gramEnd"/>
            <w:r>
              <w:t>1</w:t>
            </w:r>
          </w:p>
        </w:tc>
      </w:tr>
      <w:tr w:rsidR="000548C1" w:rsidRPr="00B3537C" w14:paraId="08B8E43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146336D" w14:textId="09C7F02E" w:rsidR="000548C1" w:rsidRPr="003C622B" w:rsidRDefault="000548C1" w:rsidP="00C663D3">
            <w:pPr>
              <w:rPr>
                <w:lang w:eastAsia="sv-SE"/>
              </w:rPr>
            </w:pPr>
            <w:proofErr w:type="spellStart"/>
            <w:r>
              <w:rPr>
                <w:lang w:eastAsia="sv-SE"/>
              </w:rPr>
              <w:t>status.displayName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D2FBF6E" w14:textId="2F4ADB4A" w:rsidR="000548C1" w:rsidRPr="00C93E52" w:rsidRDefault="000548C1" w:rsidP="00C663D3">
            <w:r>
              <w:t>String</w:t>
            </w:r>
          </w:p>
        </w:tc>
        <w:tc>
          <w:tcPr>
            <w:tcW w:w="2925" w:type="dxa"/>
            <w:tcBorders>
              <w:top w:val="single" w:sz="4" w:space="0" w:color="auto"/>
              <w:left w:val="single" w:sz="4" w:space="0" w:color="auto"/>
              <w:bottom w:val="single" w:sz="4" w:space="0" w:color="auto"/>
              <w:right w:val="single" w:sz="4" w:space="0" w:color="auto"/>
            </w:tcBorders>
          </w:tcPr>
          <w:p w14:paraId="7BCFA8D6" w14:textId="7F11EC91" w:rsidR="000548C1" w:rsidRDefault="000548C1" w:rsidP="00C663D3">
            <w:pPr>
              <w:rPr>
                <w:rFonts w:cs="Arial"/>
              </w:rPr>
            </w:pPr>
            <w:r w:rsidRPr="00C93E52">
              <w:rPr>
                <w:rFonts w:cs="Arial"/>
              </w:rPr>
              <w:t xml:space="preserve">Textuell beskrivning av </w:t>
            </w:r>
            <w:r>
              <w:rPr>
                <w:rFonts w:cs="Arial"/>
              </w:rPr>
              <w:t>status</w:t>
            </w:r>
            <w:r>
              <w:t>kod</w:t>
            </w:r>
          </w:p>
        </w:tc>
        <w:tc>
          <w:tcPr>
            <w:tcW w:w="1617" w:type="dxa"/>
            <w:tcBorders>
              <w:top w:val="single" w:sz="4" w:space="0" w:color="auto"/>
              <w:left w:val="single" w:sz="4" w:space="0" w:color="auto"/>
              <w:bottom w:val="single" w:sz="4" w:space="0" w:color="auto"/>
              <w:right w:val="single" w:sz="4" w:space="0" w:color="auto"/>
            </w:tcBorders>
          </w:tcPr>
          <w:p w14:paraId="688D1DB0" w14:textId="3331F0FB" w:rsidR="000548C1" w:rsidRPr="00C93E52" w:rsidRDefault="000548C1" w:rsidP="00C663D3">
            <w:r>
              <w:t>0</w:t>
            </w:r>
            <w:proofErr w:type="gramStart"/>
            <w:r>
              <w:t>..</w:t>
            </w:r>
            <w:proofErr w:type="gramEnd"/>
            <w:r>
              <w:t>1</w:t>
            </w:r>
          </w:p>
        </w:tc>
      </w:tr>
      <w:tr w:rsidR="00C663D3" w:rsidRPr="00B3537C" w14:paraId="79601D7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w:t>
            </w:r>
            <w:proofErr w:type="gramStart"/>
            <w:r w:rsidRPr="00C93E52">
              <w:t>..</w:t>
            </w:r>
            <w:proofErr w:type="gramEnd"/>
            <w:r w:rsidRPr="00C93E52">
              <w:t>1</w:t>
            </w:r>
          </w:p>
        </w:tc>
      </w:tr>
      <w:tr w:rsidR="00C663D3" w:rsidRPr="00B3537C" w14:paraId="71687172"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proofErr w:type="spellStart"/>
            <w:r w:rsidRPr="003C622B">
              <w:rPr>
                <w:lang w:eastAsia="sv-SE"/>
              </w:rPr>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proofErr w:type="spellStart"/>
            <w:r w:rsidRPr="003C622B">
              <w:rPr>
                <w:lang w:eastAsia="sv-SE"/>
              </w:rPr>
              <w:lastRenderedPageBreak/>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w:t>
            </w:r>
            <w:proofErr w:type="gramStart"/>
            <w:r w:rsidRPr="00C93E52">
              <w:t>..</w:t>
            </w:r>
            <w:proofErr w:type="gramEnd"/>
            <w:r w:rsidRPr="00C93E52">
              <w:t>1</w:t>
            </w:r>
          </w:p>
        </w:tc>
      </w:tr>
      <w:tr w:rsidR="00C663D3" w:rsidRPr="00B3537C" w14:paraId="09A55520"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w:t>
            </w:r>
            <w:proofErr w:type="gramStart"/>
            <w:r w:rsidRPr="00C93E52">
              <w:t>..</w:t>
            </w:r>
            <w:proofErr w:type="gramEnd"/>
            <w:r w:rsidRPr="00C93E52">
              <w:t>1</w:t>
            </w:r>
          </w:p>
        </w:tc>
      </w:tr>
      <w:tr w:rsidR="00C663D3" w:rsidRPr="00891180" w14:paraId="5BD12A3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w:t>
            </w:r>
            <w:proofErr w:type="gramStart"/>
            <w:r w:rsidRPr="00C93E52">
              <w:t>..</w:t>
            </w:r>
            <w:proofErr w:type="gramEnd"/>
            <w:r w:rsidRPr="00C93E52">
              <w:t>1</w:t>
            </w:r>
          </w:p>
        </w:tc>
      </w:tr>
      <w:tr w:rsidR="00C663D3" w:rsidRPr="008345BA" w14:paraId="161CB3CA" w14:textId="77777777" w:rsidTr="007931ED">
        <w:trPr>
          <w:gridAfter w:val="1"/>
          <w:wAfter w:w="1218" w:type="dxa"/>
        </w:trPr>
        <w:tc>
          <w:tcPr>
            <w:tcW w:w="2943" w:type="dxa"/>
          </w:tcPr>
          <w:p w14:paraId="024D5913" w14:textId="31E453A0" w:rsidR="00C663D3" w:rsidRPr="003C622B" w:rsidRDefault="00C663D3" w:rsidP="00C663D3">
            <w:proofErr w:type="spellStart"/>
            <w:r w:rsidRPr="003C622B">
              <w:rPr>
                <w:lang w:eastAsia="sv-SE"/>
              </w:rPr>
              <w:t>time</w:t>
            </w:r>
            <w:proofErr w:type="spellEnd"/>
          </w:p>
        </w:tc>
        <w:tc>
          <w:tcPr>
            <w:tcW w:w="2037" w:type="dxa"/>
          </w:tcPr>
          <w:p w14:paraId="6C5EE040" w14:textId="1AB1DF0D" w:rsidR="00C663D3" w:rsidRPr="00C93E52" w:rsidRDefault="005331B1" w:rsidP="00C663D3">
            <w:proofErr w:type="spellStart"/>
            <w:r w:rsidRPr="005331B1">
              <w:rPr>
                <w:rFonts w:cs="Arial"/>
                <w:color w:val="000000"/>
                <w:lang w:eastAsia="sv-SE"/>
              </w:rPr>
              <w:t>PartialTimePeriodType</w:t>
            </w:r>
            <w:proofErr w:type="spellEnd"/>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47A02746" w:rsidR="00C663D3" w:rsidRPr="00C93E52" w:rsidRDefault="00C663D3" w:rsidP="00C663D3">
            <w:pPr>
              <w:rPr>
                <w:rFonts w:cs="Arial"/>
              </w:rPr>
            </w:pPr>
            <w:r w:rsidRPr="00C93E52">
              <w:rPr>
                <w:rFonts w:cs="Arial"/>
              </w:rPr>
              <w:t xml:space="preserve">Består av </w:t>
            </w:r>
            <w:proofErr w:type="spellStart"/>
            <w:r w:rsidR="005331B1" w:rsidRPr="005331B1">
              <w:rPr>
                <w:rFonts w:cs="Arial"/>
              </w:rPr>
              <w:t>PartialTime</w:t>
            </w:r>
            <w:r w:rsidR="006174CA">
              <w:rPr>
                <w:rFonts w:cs="Arial"/>
              </w:rPr>
              <w:t>Stamp</w:t>
            </w:r>
            <w:r w:rsidR="005331B1" w:rsidRPr="005331B1">
              <w:rPr>
                <w:rFonts w:cs="Arial"/>
              </w:rPr>
              <w:t>Type</w:t>
            </w:r>
            <w:r w:rsidRPr="00C93E52">
              <w:rPr>
                <w:rFonts w:cs="Arial"/>
              </w:rPr>
              <w:t>intervallerna</w:t>
            </w:r>
            <w:proofErr w:type="spellEnd"/>
            <w:r w:rsidRPr="00C93E52">
              <w:rPr>
                <w:rFonts w:cs="Arial"/>
              </w:rPr>
              <w:t xml:space="preserve">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Pr>
                <w:rFonts w:cs="Arial"/>
              </w:rPr>
              <w:t>på</w:t>
            </w:r>
            <w:r w:rsidRPr="00C93E52">
              <w:rPr>
                <w:rFonts w:cs="Arial"/>
              </w:rPr>
              <w:t xml:space="preserve"> formatet </w:t>
            </w:r>
            <w:proofErr w:type="spellStart"/>
            <w:r w:rsidRPr="00C93E52">
              <w:rPr>
                <w:rFonts w:cs="Arial"/>
              </w:rPr>
              <w:t>ÅÅÅÅMMDDttmmss</w:t>
            </w:r>
            <w:proofErr w:type="spellEnd"/>
            <w:r w:rsidR="005331B1">
              <w:rPr>
                <w:rFonts w:cs="Arial"/>
              </w:rPr>
              <w:t xml:space="preserve"> där precisionen kan minskas ner till att bara ange år</w:t>
            </w:r>
            <w:r w:rsidRPr="00C93E52">
              <w:rPr>
                <w:rFonts w:cs="Arial"/>
              </w:rPr>
              <w:t>.</w:t>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 xml:space="preserve">Minst en av </w:t>
            </w:r>
            <w:proofErr w:type="spellStart"/>
            <w:r>
              <w:rPr>
                <w:rFonts w:cs="Arial"/>
              </w:rPr>
              <w:t>startTime</w:t>
            </w:r>
            <w:proofErr w:type="spellEnd"/>
            <w:r>
              <w:rPr>
                <w:rFonts w:cs="Arial"/>
              </w:rPr>
              <w:t xml:space="preserve"> och </w:t>
            </w:r>
            <w:proofErr w:type="spellStart"/>
            <w:r>
              <w:rPr>
                <w:rFonts w:cs="Arial"/>
              </w:rPr>
              <w:t>endTime</w:t>
            </w:r>
            <w:proofErr w:type="spellEnd"/>
            <w:r>
              <w:rPr>
                <w:rFonts w:cs="Arial"/>
              </w:rPr>
              <w:t xml:space="preserv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4689925C" w:rsidR="002C0C9B" w:rsidRPr="00A10FC4" w:rsidRDefault="00C663D3" w:rsidP="00C663D3">
            <w:pPr>
              <w:rPr>
                <w:i/>
              </w:rPr>
            </w:pPr>
            <w:r w:rsidRPr="008A0968">
              <w:rPr>
                <w:i/>
              </w:rPr>
              <w:t>Observationens tid skiljer sig vanligtvis från dokumentationstidpunkt</w:t>
            </w:r>
            <w:r w:rsidR="002C0C9B">
              <w:rPr>
                <w:i/>
              </w:rPr>
              <w:t xml:space="preserve"> </w:t>
            </w:r>
            <w:r w:rsidR="002C0C9B">
              <w:rPr>
                <w:i/>
              </w:rPr>
              <w:lastRenderedPageBreak/>
              <w:t>[</w:t>
            </w:r>
            <w:proofErr w:type="spellStart"/>
            <w:r w:rsidR="002C0C9B">
              <w:rPr>
                <w:i/>
              </w:rPr>
              <w:t>observation.</w:t>
            </w:r>
            <w:proofErr w:type="gramStart"/>
            <w:r w:rsidR="002C0C9B">
              <w:rPr>
                <w:i/>
              </w:rPr>
              <w:t>registrationTime</w:t>
            </w:r>
            <w:proofErr w:type="spellEnd"/>
            <w:r w:rsidR="002C0C9B">
              <w:rPr>
                <w:i/>
              </w:rPr>
              <w:t xml:space="preserve">] </w:t>
            </w:r>
            <w:r w:rsidRPr="008A0968">
              <w:rPr>
                <w:i/>
              </w:rPr>
              <w:t xml:space="preserve"> i</w:t>
            </w:r>
            <w:proofErr w:type="gramEnd"/>
            <w:r w:rsidRPr="008A0968">
              <w:rPr>
                <w:i/>
              </w:rPr>
              <w:t xml:space="preserve"> journalhandling som beskriver när tillståndet dokumenterades, vilket alltid 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w:t>
            </w:r>
            <w:proofErr w:type="gramStart"/>
            <w:r w:rsidRPr="00C93E52">
              <w:t>..</w:t>
            </w:r>
            <w:proofErr w:type="gramEnd"/>
            <w:r w:rsidRPr="00C93E52">
              <w:t>1</w:t>
            </w:r>
          </w:p>
        </w:tc>
      </w:tr>
      <w:tr w:rsidR="00C663D3" w:rsidRPr="009C3D19" w14:paraId="19CB700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w:t>
            </w:r>
            <w:proofErr w:type="gramStart"/>
            <w:r w:rsidRPr="00C93E52">
              <w:t>..</w:t>
            </w:r>
            <w:proofErr w:type="gramEnd"/>
            <w:r w:rsidRPr="00C93E52">
              <w:t>1</w:t>
            </w:r>
          </w:p>
        </w:tc>
      </w:tr>
      <w:tr w:rsidR="00C663D3" w:rsidRPr="008345BA" w14:paraId="064D92D0" w14:textId="77777777" w:rsidTr="007931ED">
        <w:trPr>
          <w:gridAfter w:val="1"/>
          <w:wAfter w:w="1218" w:type="dxa"/>
        </w:trPr>
        <w:tc>
          <w:tcPr>
            <w:tcW w:w="2943" w:type="dxa"/>
          </w:tcPr>
          <w:p w14:paraId="2C953D12" w14:textId="7639920E" w:rsidR="00C663D3" w:rsidRPr="003C622B" w:rsidRDefault="00C663D3" w:rsidP="00C663D3">
            <w:pPr>
              <w:rPr>
                <w:lang w:val="en-GB"/>
              </w:rPr>
            </w:pPr>
            <w:proofErr w:type="spellStart"/>
            <w:r w:rsidRPr="003C622B">
              <w:rPr>
                <w:lang w:eastAsia="sv-SE"/>
              </w:rPr>
              <w:t>method</w:t>
            </w:r>
            <w:proofErr w:type="spellEnd"/>
          </w:p>
        </w:tc>
        <w:tc>
          <w:tcPr>
            <w:tcW w:w="2037" w:type="dxa"/>
          </w:tcPr>
          <w:p w14:paraId="7454996D"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w:t>
            </w:r>
            <w:proofErr w:type="gramStart"/>
            <w:r w:rsidRPr="00C93E52">
              <w:t>..</w:t>
            </w:r>
            <w:proofErr w:type="gramEnd"/>
            <w:r w:rsidRPr="00C93E52">
              <w:t>1</w:t>
            </w:r>
          </w:p>
        </w:tc>
      </w:tr>
      <w:tr w:rsidR="00C663D3" w:rsidRPr="00674765" w14:paraId="2233DEE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proofErr w:type="spellStart"/>
            <w:r w:rsidRPr="003C622B">
              <w:rPr>
                <w:lang w:eastAsia="sv-SE"/>
              </w:rPr>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w:t>
            </w:r>
            <w:proofErr w:type="gramStart"/>
            <w:r w:rsidRPr="00C93E52">
              <w:t>..</w:t>
            </w:r>
            <w:proofErr w:type="gramEnd"/>
            <w:r w:rsidRPr="00C93E52">
              <w:t>1</w:t>
            </w:r>
          </w:p>
        </w:tc>
      </w:tr>
      <w:tr w:rsidR="00C663D3" w:rsidRPr="00674765" w14:paraId="25755F88"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w:t>
            </w:r>
            <w:proofErr w:type="gramStart"/>
            <w:r w:rsidRPr="00C93E52">
              <w:t>..</w:t>
            </w:r>
            <w:proofErr w:type="gramEnd"/>
            <w:r w:rsidRPr="00C93E52">
              <w:t>1</w:t>
            </w:r>
          </w:p>
        </w:tc>
      </w:tr>
      <w:tr w:rsidR="00C663D3" w:rsidRPr="00674765" w14:paraId="57424A25"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w:t>
            </w:r>
            <w:proofErr w:type="gramStart"/>
            <w:r w:rsidRPr="00C93E52">
              <w:t>..</w:t>
            </w:r>
            <w:proofErr w:type="gramEnd"/>
            <w:r w:rsidRPr="00C93E52">
              <w:t>1</w:t>
            </w:r>
          </w:p>
        </w:tc>
      </w:tr>
      <w:tr w:rsidR="00C663D3" w:rsidRPr="00674765" w14:paraId="2A56BA99"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t xml:space="preserve">Angivelse av värde som innehåller resultatet av observationen. Exempelvis så skulle observationens </w:t>
            </w:r>
            <w:r w:rsidR="003910DE">
              <w:rPr>
                <w:rFonts w:cs="Arial"/>
                <w:i/>
              </w:rPr>
              <w:t>typ (</w:t>
            </w:r>
            <w:proofErr w:type="spellStart"/>
            <w:r w:rsidR="00BD743E" w:rsidRPr="003910DE">
              <w:rPr>
                <w:rFonts w:cs="Arial"/>
                <w:i/>
              </w:rPr>
              <w:t>observation.type</w:t>
            </w:r>
            <w:proofErr w:type="spellEnd"/>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t>1</w:t>
            </w:r>
            <w:proofErr w:type="gramStart"/>
            <w:r>
              <w:t>..</w:t>
            </w:r>
            <w:proofErr w:type="gramEnd"/>
            <w:r>
              <w:t>1</w:t>
            </w:r>
          </w:p>
        </w:tc>
      </w:tr>
      <w:tr w:rsidR="00C663D3" w:rsidRPr="00674765" w14:paraId="270F823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proofErr w:type="spellStart"/>
            <w:r w:rsidRPr="003C622B">
              <w:rPr>
                <w:lang w:eastAsia="sv-SE"/>
              </w:rPr>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w:t>
            </w:r>
            <w:proofErr w:type="spellStart"/>
            <w:r>
              <w:rPr>
                <w:rFonts w:cs="Arial"/>
              </w:rPr>
              <w:t>value</w:t>
            </w:r>
            <w:proofErr w:type="spellEnd"/>
            <w:r>
              <w:rPr>
                <w:rFonts w:cs="Arial"/>
              </w:rPr>
              <w:t xml:space="preserve">-fältet. </w:t>
            </w:r>
            <w:r w:rsidR="000750E2">
              <w:rPr>
                <w:rFonts w:cs="Arial"/>
              </w:rPr>
              <w:t xml:space="preserve">Normalvärde är </w:t>
            </w:r>
            <w:proofErr w:type="spellStart"/>
            <w:r w:rsidR="000750E2">
              <w:rPr>
                <w:rFonts w:cs="Arial"/>
              </w:rPr>
              <w:t>false</w:t>
            </w:r>
            <w:proofErr w:type="spellEnd"/>
            <w:r w:rsidR="000750E2">
              <w:rPr>
                <w:rFonts w:cs="Arial"/>
              </w:rPr>
              <w:t xml:space="preserve">, det vill säga att det som </w:t>
            </w:r>
            <w:r w:rsidR="000750E2">
              <w:rPr>
                <w:rFonts w:cs="Arial"/>
              </w:rPr>
              <w:lastRenderedPageBreak/>
              <w:t xml:space="preserve">anges i </w:t>
            </w:r>
            <w:proofErr w:type="spellStart"/>
            <w:r w:rsidR="000750E2">
              <w:rPr>
                <w:rFonts w:cs="Arial"/>
              </w:rPr>
              <w:t>value</w:t>
            </w:r>
            <w:proofErr w:type="spellEnd"/>
            <w:r w:rsidR="000750E2">
              <w:rPr>
                <w:rFonts w:cs="Arial"/>
              </w:rPr>
              <w:t xml:space="preserve"> är en positiv utsaga. </w:t>
            </w:r>
            <w:r>
              <w:rPr>
                <w:rFonts w:cs="Arial"/>
              </w:rPr>
              <w:t xml:space="preserve">Detta ska tolkas som att man letat efter ett visst tillstånd och konstaterat att det inte föreligger. Om man i </w:t>
            </w:r>
            <w:proofErr w:type="spellStart"/>
            <w:r>
              <w:rPr>
                <w:rFonts w:cs="Arial"/>
              </w:rPr>
              <w:t>value</w:t>
            </w:r>
            <w:proofErr w:type="spellEnd"/>
            <w:r>
              <w:rPr>
                <w:rFonts w:cs="Arial"/>
              </w:rPr>
              <w:t xml:space="preserv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xml:space="preserve">) och </w:t>
            </w:r>
            <w:proofErr w:type="spellStart"/>
            <w:r w:rsidR="000750E2">
              <w:rPr>
                <w:rFonts w:cs="Arial"/>
              </w:rPr>
              <w:t>valueNegation</w:t>
            </w:r>
            <w:proofErr w:type="spellEnd"/>
            <w:r w:rsidR="000750E2">
              <w:rPr>
                <w:rFonts w:cs="Arial"/>
              </w:rPr>
              <w:t xml:space="preserve"> är satt till </w:t>
            </w:r>
            <w:proofErr w:type="spellStart"/>
            <w:r w:rsidR="000750E2">
              <w:rPr>
                <w:rFonts w:cs="Arial"/>
              </w:rPr>
              <w:t>true</w:t>
            </w:r>
            <w:proofErr w:type="spellEnd"/>
            <w:r w:rsidR="000750E2">
              <w:rPr>
                <w:rFonts w:cs="Arial"/>
              </w:rPr>
              <w:t xml:space="preserv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t xml:space="preserve">Flagga som negerar betydelsen av observationen. Det används för att dokumentera exempelvis att ett tillstånd inte har förekommit/observerats men 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Pr="004B377C">
              <w:rPr>
                <w:rFonts w:cs="Arial"/>
              </w:rPr>
              <w:t>[</w:t>
            </w:r>
            <w:proofErr w:type="spellStart"/>
            <w:r w:rsidRPr="004B377C">
              <w:rPr>
                <w:rFonts w:cs="Arial"/>
              </w:rPr>
              <w:t>method</w:t>
            </w:r>
            <w:proofErr w:type="spellEnd"/>
            <w:r w:rsidRPr="004B377C">
              <w:rPr>
                <w:rFonts w:cs="Arial"/>
              </w:rPr>
              <w:t>]</w:t>
            </w:r>
            <w:r>
              <w:rPr>
                <w:rFonts w:cs="Arial"/>
                <w:i/>
              </w:rPr>
              <w:t xml:space="preserve"> </w:t>
            </w:r>
            <w:r w:rsidRPr="0069307C">
              <w:rPr>
                <w:rFonts w:cs="Arial"/>
                <w:i/>
              </w:rPr>
              <w:t xml:space="preserve">och lokalisation </w:t>
            </w:r>
            <w:r w:rsidRPr="004B377C">
              <w:rPr>
                <w:rFonts w:cs="Arial"/>
              </w:rPr>
              <w:t>[</w:t>
            </w:r>
            <w:proofErr w:type="spellStart"/>
            <w:r w:rsidRPr="004B377C">
              <w:rPr>
                <w:rFonts w:cs="Arial"/>
              </w:rPr>
              <w:t>targetsite</w:t>
            </w:r>
            <w:proofErr w:type="spellEnd"/>
            <w:r w:rsidRPr="004B377C">
              <w:rPr>
                <w:rFonts w:cs="Arial"/>
              </w:rPr>
              <w:t>]</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w:t>
            </w:r>
            <w:proofErr w:type="gramStart"/>
            <w:r w:rsidRPr="00DE065A">
              <w:t>..</w:t>
            </w:r>
            <w:proofErr w:type="gramEnd"/>
            <w:r w:rsidRPr="00DE065A">
              <w:t>1</w:t>
            </w:r>
          </w:p>
        </w:tc>
      </w:tr>
      <w:tr w:rsidR="00C663D3" w:rsidRPr="00674765" w14:paraId="69A42719"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proofErr w:type="spellStart"/>
            <w:r w:rsidRPr="003C622B">
              <w:rPr>
                <w:lang w:eastAsia="sv-SE"/>
              </w:rPr>
              <w:lastRenderedPageBreak/>
              <w:t>description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 xml:space="preserve">Fritextbeskrivning av observationen där sådan </w:t>
            </w:r>
            <w:r w:rsidRPr="00C93E52">
              <w:rPr>
                <w:rFonts w:cs="Arial"/>
              </w:rPr>
              <w:lastRenderedPageBreak/>
              <w:t>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lastRenderedPageBreak/>
              <w:t>0</w:t>
            </w:r>
            <w:proofErr w:type="gramStart"/>
            <w:r w:rsidRPr="00C93E52">
              <w:t>..</w:t>
            </w:r>
            <w:proofErr w:type="gramEnd"/>
            <w:r w:rsidRPr="00C93E52">
              <w:t>1</w:t>
            </w:r>
          </w:p>
        </w:tc>
      </w:tr>
      <w:tr w:rsidR="00C663D3" w:rsidRPr="00674765" w14:paraId="1CF6090F"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proofErr w:type="spellStart"/>
            <w:r w:rsidRPr="003C622B">
              <w:rPr>
                <w:lang w:val="en-GB"/>
              </w:rPr>
              <w:lastRenderedPageBreak/>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w:t>
            </w:r>
            <w:proofErr w:type="spellStart"/>
            <w:r>
              <w:rPr>
                <w:rFonts w:cs="Arial"/>
              </w:rPr>
              <w:t>menprövad</w:t>
            </w:r>
            <w:proofErr w:type="spellEnd"/>
            <w:r>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2C0C9B" w:rsidRPr="00674765" w14:paraId="03F2D26D"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0AF3DC1" w14:textId="157F4524" w:rsidR="002C0C9B" w:rsidRPr="003C622B" w:rsidRDefault="002C0C9B" w:rsidP="00C663D3">
            <w:pPr>
              <w:rPr>
                <w:lang w:val="en-GB"/>
              </w:rPr>
            </w:pPr>
            <w:proofErr w:type="spellStart"/>
            <w:r>
              <w:rPr>
                <w:lang w:val="en-GB"/>
              </w:rPr>
              <w:t>registrationTime</w:t>
            </w:r>
            <w:proofErr w:type="spellEnd"/>
          </w:p>
        </w:tc>
        <w:tc>
          <w:tcPr>
            <w:tcW w:w="2037" w:type="dxa"/>
            <w:tcBorders>
              <w:top w:val="single" w:sz="4" w:space="0" w:color="auto"/>
              <w:left w:val="single" w:sz="4" w:space="0" w:color="auto"/>
              <w:bottom w:val="single" w:sz="4" w:space="0" w:color="auto"/>
              <w:right w:val="single" w:sz="4" w:space="0" w:color="auto"/>
            </w:tcBorders>
          </w:tcPr>
          <w:p w14:paraId="2DE0CFEF" w14:textId="6996A3A9" w:rsidR="002C0C9B" w:rsidRPr="006C50FA" w:rsidRDefault="002C0C9B" w:rsidP="00C663D3">
            <w:proofErr w:type="spellStart"/>
            <w:r w:rsidRPr="002C0C9B">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495CDDB" w14:textId="5FBF282A" w:rsidR="002C0C9B" w:rsidRDefault="002C0C9B" w:rsidP="00C663D3">
            <w:pPr>
              <w:rPr>
                <w:rFonts w:cs="Arial"/>
              </w:rPr>
            </w:pPr>
            <w:r>
              <w:rPr>
                <w:rFonts w:cs="Arial"/>
              </w:rPr>
              <w:t xml:space="preserve">Dokumentationstidpunkt. När uppgiften registrerades i </w:t>
            </w:r>
            <w:r w:rsidR="00FC3569">
              <w:rPr>
                <w:rFonts w:cs="Arial"/>
              </w:rPr>
              <w:t>patientens journal</w:t>
            </w:r>
            <w:r>
              <w:rPr>
                <w:rFonts w:cs="Arial"/>
              </w:rPr>
              <w:t xml:space="preserve">. Kan skilja sig från signeringstidpunkt som återfinns i </w:t>
            </w:r>
            <w:proofErr w:type="spellStart"/>
            <w:r>
              <w:rPr>
                <w:rFonts w:cs="Arial"/>
              </w:rPr>
              <w:t>LegalAuthenticatior</w:t>
            </w:r>
            <w:proofErr w:type="spellEnd"/>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22070FB8" w14:textId="56E04644" w:rsidR="002C0C9B" w:rsidRDefault="002C0C9B" w:rsidP="00C663D3">
            <w:r>
              <w:t>0</w:t>
            </w:r>
            <w:proofErr w:type="gramStart"/>
            <w:r>
              <w:t>..</w:t>
            </w:r>
            <w:proofErr w:type="gramEnd"/>
            <w:r>
              <w:t>1</w:t>
            </w:r>
          </w:p>
        </w:tc>
      </w:tr>
      <w:tr w:rsidR="00C663D3" w:rsidRPr="00674765" w14:paraId="69AA1E36"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2C0C9B" w:rsidRDefault="00C663D3" w:rsidP="00C663D3">
            <w:r w:rsidRPr="002C0C9B">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t>0</w:t>
            </w:r>
            <w:proofErr w:type="gramStart"/>
            <w:r>
              <w:t>..</w:t>
            </w:r>
            <w:proofErr w:type="gramEnd"/>
            <w:r>
              <w:t>*</w:t>
            </w:r>
          </w:p>
        </w:tc>
      </w:tr>
      <w:tr w:rsidR="00C663D3" w:rsidRPr="00674765" w14:paraId="1785F491" w14:textId="77777777" w:rsidTr="007931ED">
        <w:trPr>
          <w:gridAfter w:val="1"/>
          <w:wAfter w:w="1218" w:type="dxa"/>
        </w:trPr>
        <w:tc>
          <w:tcPr>
            <w:tcW w:w="2943" w:type="dxa"/>
            <w:tcBorders>
              <w:top w:val="single" w:sz="4" w:space="0" w:color="auto"/>
              <w:left w:val="nil"/>
              <w:bottom w:val="nil"/>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nil"/>
              <w:right w:val="nil"/>
            </w:tcBorders>
          </w:tcPr>
          <w:p w14:paraId="0AC3AB80" w14:textId="77777777" w:rsidR="00C663D3" w:rsidRPr="006C50FA" w:rsidRDefault="00C663D3" w:rsidP="00C663D3"/>
        </w:tc>
        <w:tc>
          <w:tcPr>
            <w:tcW w:w="2925" w:type="dxa"/>
            <w:tcBorders>
              <w:top w:val="single" w:sz="4" w:space="0" w:color="auto"/>
              <w:left w:val="nil"/>
              <w:bottom w:val="nil"/>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31940B65" w14:textId="77777777" w:rsidR="00C663D3" w:rsidRPr="00C93E52" w:rsidRDefault="00C663D3" w:rsidP="00C663D3"/>
        </w:tc>
      </w:tr>
      <w:tr w:rsidR="009A2B0B" w:rsidRPr="00731E61" w14:paraId="66343CDC" w14:textId="77777777" w:rsidTr="007931ED">
        <w:trPr>
          <w:gridAfter w:val="1"/>
          <w:wAfter w:w="1218" w:type="dxa"/>
        </w:trPr>
        <w:tc>
          <w:tcPr>
            <w:tcW w:w="9522" w:type="dxa"/>
            <w:gridSpan w:val="4"/>
            <w:tcBorders>
              <w:top w:val="nil"/>
              <w:left w:val="nil"/>
              <w:bottom w:val="single" w:sz="4" w:space="0" w:color="auto"/>
              <w:right w:val="nil"/>
            </w:tcBorders>
          </w:tcPr>
          <w:p w14:paraId="09719A2C" w14:textId="569EB408" w:rsidR="009A2B0B" w:rsidRPr="007931ED" w:rsidRDefault="009A2B0B" w:rsidP="007931ED">
            <w:pPr>
              <w:pStyle w:val="Rubrik4"/>
              <w:rPr>
                <w:lang w:val="en-US"/>
              </w:rPr>
            </w:pPr>
            <w:bookmarkStart w:id="280" w:name="_Toc414627274"/>
            <w:proofErr w:type="spellStart"/>
            <w:r w:rsidRPr="007931ED">
              <w:rPr>
                <w:lang w:val="en-US"/>
              </w:rPr>
              <w:t>Svars</w:t>
            </w:r>
            <w:proofErr w:type="spellEnd"/>
            <w:r w:rsidRPr="007931ED">
              <w:rPr>
                <w:lang w:val="en-US"/>
              </w:rPr>
              <w:t xml:space="preserve">-del: </w:t>
            </w:r>
            <w:r w:rsidRPr="007931ED">
              <w:rPr>
                <w:lang w:val="en-US" w:eastAsia="sv-SE"/>
              </w:rPr>
              <w:t xml:space="preserve"> </w:t>
            </w:r>
            <w:proofErr w:type="spellStart"/>
            <w:r w:rsidRPr="007931ED">
              <w:rPr>
                <w:lang w:val="en-US" w:eastAsia="sv-SE"/>
              </w:rPr>
              <w:t>observationGroup</w:t>
            </w:r>
            <w:proofErr w:type="spellEnd"/>
            <w:r w:rsidRPr="007931ED">
              <w:rPr>
                <w:lang w:val="en-US" w:eastAsia="sv-SE"/>
              </w:rPr>
              <w:t>/observation/</w:t>
            </w:r>
            <w:r w:rsidRPr="007931ED">
              <w:rPr>
                <w:lang w:val="en-US"/>
              </w:rPr>
              <w:t>value</w:t>
            </w:r>
            <w:bookmarkEnd w:id="280"/>
          </w:p>
        </w:tc>
      </w:tr>
      <w:tr w:rsidR="00C663D3" w:rsidRPr="00674765" w14:paraId="20ACE749"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proofErr w:type="spellStart"/>
            <w:r>
              <w:rPr>
                <w:lang w:eastAsia="sv-SE"/>
              </w:rPr>
              <w:t>observationGroup</w:t>
            </w:r>
            <w:proofErr w:type="spellEnd"/>
            <w:r>
              <w:rPr>
                <w:lang w:eastAsia="sv-SE"/>
              </w:rPr>
              <w:t>/</w:t>
            </w:r>
          </w:p>
          <w:p w14:paraId="27945387" w14:textId="77777777" w:rsidR="00C663D3" w:rsidRDefault="00C663D3" w:rsidP="00C663D3">
            <w:r w:rsidRPr="00C93E52">
              <w:rPr>
                <w:lang w:eastAsia="sv-SE"/>
              </w:rPr>
              <w:t>observation</w:t>
            </w:r>
            <w:r>
              <w:t>/</w:t>
            </w:r>
          </w:p>
          <w:p w14:paraId="12A78D70" w14:textId="005537B1" w:rsidR="00C663D3" w:rsidRPr="0022608A" w:rsidRDefault="00C663D3" w:rsidP="00C663D3">
            <w:proofErr w:type="spellStart"/>
            <w:r>
              <w:t>v</w:t>
            </w:r>
            <w:r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7931ED">
        <w:trPr>
          <w:gridAfter w:val="1"/>
          <w:wAfter w:w="1218" w:type="dxa"/>
        </w:trPr>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t>En och endast en av nedanstående huvudtyper</w:t>
            </w:r>
          </w:p>
        </w:tc>
      </w:tr>
      <w:tr w:rsidR="00C663D3" w:rsidRPr="00674765" w14:paraId="1412C797" w14:textId="77777777" w:rsidTr="007931ED">
        <w:trPr>
          <w:gridAfter w:val="1"/>
          <w:wAfter w:w="1218" w:type="dxa"/>
        </w:trPr>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7931ED">
        <w:trPr>
          <w:gridAfter w:val="1"/>
          <w:wAfter w:w="1218" w:type="dxa"/>
        </w:trPr>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proofErr w:type="spellStart"/>
            <w:r w:rsidRPr="00C93E52">
              <w:t>CVType</w:t>
            </w:r>
            <w:proofErr w:type="spellEnd"/>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 xml:space="preserve">ett kliniskt fynd enligt </w:t>
            </w:r>
            <w:proofErr w:type="spellStart"/>
            <w:r>
              <w:rPr>
                <w:rFonts w:cs="Arial"/>
              </w:rPr>
              <w:t>Snomed</w:t>
            </w:r>
            <w:proofErr w:type="spellEnd"/>
            <w:r>
              <w:rPr>
                <w:rFonts w:cs="Arial"/>
              </w:rPr>
              <w:t xml:space="preserve"> CT</w:t>
            </w:r>
            <w:r w:rsidRPr="00C93E52">
              <w:rPr>
                <w:rFonts w:cs="Arial"/>
              </w:rPr>
              <w:t xml:space="preserve">.  </w:t>
            </w:r>
          </w:p>
        </w:tc>
        <w:tc>
          <w:tcPr>
            <w:tcW w:w="1617" w:type="dxa"/>
          </w:tcPr>
          <w:p w14:paraId="688ED997" w14:textId="484399D2" w:rsidR="00C663D3" w:rsidRPr="00C93E52" w:rsidRDefault="00C663D3" w:rsidP="00C663D3">
            <w:r>
              <w:t>0</w:t>
            </w:r>
            <w:proofErr w:type="gramStart"/>
            <w:r>
              <w:t>..</w:t>
            </w:r>
            <w:proofErr w:type="gramEnd"/>
            <w:r w:rsidRPr="00C93E52">
              <w:t>1</w:t>
            </w:r>
          </w:p>
        </w:tc>
      </w:tr>
      <w:tr w:rsidR="00C663D3" w:rsidRPr="00674765" w14:paraId="1899B9DA"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proofErr w:type="spellStart"/>
            <w:r w:rsidRPr="003C622B">
              <w:rPr>
                <w:lang w:eastAsia="sv-SE"/>
              </w:rPr>
              <w:t>cv.code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w:t>
            </w:r>
            <w:proofErr w:type="gramStart"/>
            <w:r>
              <w:t>..</w:t>
            </w:r>
            <w:proofErr w:type="gramEnd"/>
            <w:r>
              <w:t>1</w:t>
            </w:r>
          </w:p>
        </w:tc>
      </w:tr>
      <w:tr w:rsidR="00C663D3" w:rsidRPr="00674765" w14:paraId="084C12C4"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proofErr w:type="spellStart"/>
            <w:r w:rsidRPr="003C622B">
              <w:rPr>
                <w:lang w:eastAsia="sv-SE"/>
              </w:rPr>
              <w:t>cv.codeSystem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w:t>
            </w:r>
            <w:proofErr w:type="gramStart"/>
            <w:r>
              <w:t>..</w:t>
            </w:r>
            <w:proofErr w:type="gramEnd"/>
            <w:r>
              <w:t>1</w:t>
            </w:r>
          </w:p>
        </w:tc>
      </w:tr>
      <w:tr w:rsidR="00C663D3" w:rsidRPr="00674765" w14:paraId="5282B97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proofErr w:type="spellStart"/>
            <w:r w:rsidRPr="003C622B">
              <w:rPr>
                <w:lang w:eastAsia="sv-SE"/>
              </w:rPr>
              <w:t>cv.codeSystemName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w:t>
            </w:r>
            <w:proofErr w:type="gramStart"/>
            <w:r w:rsidRPr="00C93E52">
              <w:t>..</w:t>
            </w:r>
            <w:proofErr w:type="gramEnd"/>
            <w:r w:rsidRPr="00C93E52">
              <w:t>1</w:t>
            </w:r>
          </w:p>
        </w:tc>
      </w:tr>
      <w:tr w:rsidR="00C663D3" w:rsidRPr="00674765" w14:paraId="621335D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proofErr w:type="spellStart"/>
            <w:r w:rsidRPr="003C622B">
              <w:rPr>
                <w:lang w:eastAsia="sv-SE"/>
              </w:rPr>
              <w:t>cv.codeSystemVersion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w:t>
            </w:r>
            <w:proofErr w:type="gramStart"/>
            <w:r w:rsidRPr="00C93E52">
              <w:t>..</w:t>
            </w:r>
            <w:proofErr w:type="gramEnd"/>
            <w:r w:rsidRPr="00C93E52">
              <w:t>1</w:t>
            </w:r>
          </w:p>
        </w:tc>
      </w:tr>
      <w:tr w:rsidR="00C663D3" w:rsidRPr="00674765" w14:paraId="04EF6A12"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proofErr w:type="spellStart"/>
            <w:r w:rsidRPr="003C622B">
              <w:rPr>
                <w:lang w:eastAsia="sv-SE"/>
              </w:rPr>
              <w:lastRenderedPageBreak/>
              <w:t>cv.displayName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w:t>
            </w:r>
            <w:proofErr w:type="gramStart"/>
            <w:r w:rsidRPr="00C93E52">
              <w:t>..</w:t>
            </w:r>
            <w:proofErr w:type="gramEnd"/>
            <w:r w:rsidRPr="00C93E52">
              <w:t>1</w:t>
            </w:r>
          </w:p>
        </w:tc>
      </w:tr>
      <w:tr w:rsidR="00C663D3" w:rsidRPr="008345BA" w14:paraId="5BEB681E" w14:textId="77777777" w:rsidTr="007931ED">
        <w:trPr>
          <w:gridAfter w:val="1"/>
          <w:wAfter w:w="1218" w:type="dxa"/>
        </w:trPr>
        <w:tc>
          <w:tcPr>
            <w:tcW w:w="9522" w:type="dxa"/>
            <w:gridSpan w:val="4"/>
            <w:shd w:val="clear" w:color="auto" w:fill="F2F2F2" w:themeFill="background1" w:themeFillShade="F2"/>
          </w:tcPr>
          <w:p w14:paraId="3A79562A" w14:textId="1EF906E1" w:rsidR="00C663D3" w:rsidRPr="00C93E52" w:rsidRDefault="00C663D3" w:rsidP="00C663D3">
            <w:proofErr w:type="spellStart"/>
            <w:r w:rsidRPr="00161A58">
              <w:rPr>
                <w:i/>
                <w:lang w:val="en-GB"/>
              </w:rPr>
              <w:t>Mätvärden</w:t>
            </w:r>
            <w:proofErr w:type="spellEnd"/>
          </w:p>
        </w:tc>
      </w:tr>
      <w:tr w:rsidR="00C663D3" w:rsidRPr="008345BA" w14:paraId="79CE91E1" w14:textId="77777777" w:rsidTr="007931ED">
        <w:trPr>
          <w:gridAfter w:val="1"/>
          <w:wAfter w:w="1218" w:type="dxa"/>
        </w:trPr>
        <w:tc>
          <w:tcPr>
            <w:tcW w:w="2943" w:type="dxa"/>
          </w:tcPr>
          <w:p w14:paraId="71061F16" w14:textId="11527759" w:rsidR="00C663D3" w:rsidRPr="003C622B" w:rsidRDefault="00C663D3" w:rsidP="00C663D3">
            <w:proofErr w:type="spellStart"/>
            <w:r w:rsidRPr="003C622B">
              <w:t>pq</w:t>
            </w:r>
            <w:proofErr w:type="spellEnd"/>
          </w:p>
        </w:tc>
        <w:tc>
          <w:tcPr>
            <w:tcW w:w="2037" w:type="dxa"/>
          </w:tcPr>
          <w:p w14:paraId="12E3872E" w14:textId="6AA4AD06" w:rsidR="00C663D3" w:rsidRPr="00C93E52" w:rsidRDefault="00C663D3" w:rsidP="00C663D3">
            <w:proofErr w:type="spellStart"/>
            <w:r>
              <w:t>PQType</w:t>
            </w:r>
            <w:proofErr w:type="spellEnd"/>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w:t>
            </w:r>
            <w:proofErr w:type="gramStart"/>
            <w:r>
              <w:t>..</w:t>
            </w:r>
            <w:proofErr w:type="gramEnd"/>
            <w:r>
              <w:t>1</w:t>
            </w:r>
          </w:p>
        </w:tc>
      </w:tr>
      <w:tr w:rsidR="00C663D3" w:rsidRPr="008345BA" w14:paraId="7787F680" w14:textId="77777777" w:rsidTr="007931ED">
        <w:trPr>
          <w:gridAfter w:val="1"/>
          <w:wAfter w:w="1218" w:type="dxa"/>
        </w:trPr>
        <w:tc>
          <w:tcPr>
            <w:tcW w:w="2943" w:type="dxa"/>
            <w:tcBorders>
              <w:bottom w:val="single" w:sz="4" w:space="0" w:color="auto"/>
            </w:tcBorders>
          </w:tcPr>
          <w:p w14:paraId="04BF500A" w14:textId="1025E608" w:rsidR="00C663D3" w:rsidRPr="003C622B" w:rsidRDefault="00C663D3" w:rsidP="00C663D3">
            <w:proofErr w:type="spellStart"/>
            <w:r w:rsidRPr="003C622B">
              <w:t>pq.value</w:t>
            </w:r>
            <w:proofErr w:type="spellEnd"/>
          </w:p>
        </w:tc>
        <w:tc>
          <w:tcPr>
            <w:tcW w:w="2037" w:type="dxa"/>
            <w:tcBorders>
              <w:bottom w:val="single" w:sz="4" w:space="0" w:color="auto"/>
            </w:tcBorders>
          </w:tcPr>
          <w:p w14:paraId="3A6E474E" w14:textId="419E67A9" w:rsidR="00C663D3" w:rsidRPr="00C93E52" w:rsidRDefault="00C663D3" w:rsidP="00C663D3">
            <w:proofErr w:type="spellStart"/>
            <w:proofErr w:type="gramStart"/>
            <w:r>
              <w:t>xs:decimal</w:t>
            </w:r>
            <w:proofErr w:type="spellEnd"/>
            <w:proofErr w:type="gramEnd"/>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w:t>
            </w:r>
            <w:proofErr w:type="gramStart"/>
            <w:r>
              <w:t>..</w:t>
            </w:r>
            <w:proofErr w:type="gramEnd"/>
            <w:r>
              <w:t>1</w:t>
            </w:r>
          </w:p>
        </w:tc>
      </w:tr>
      <w:tr w:rsidR="00C663D3" w:rsidRPr="008345BA" w14:paraId="07767C1F" w14:textId="77777777" w:rsidTr="007931ED">
        <w:trPr>
          <w:gridAfter w:val="1"/>
          <w:wAfter w:w="1218" w:type="dxa"/>
        </w:trPr>
        <w:tc>
          <w:tcPr>
            <w:tcW w:w="2943" w:type="dxa"/>
            <w:tcBorders>
              <w:bottom w:val="single" w:sz="4" w:space="0" w:color="auto"/>
            </w:tcBorders>
          </w:tcPr>
          <w:p w14:paraId="02BDEA24" w14:textId="6953304B" w:rsidR="00C663D3" w:rsidRPr="003C622B" w:rsidRDefault="00C663D3" w:rsidP="00C663D3">
            <w:proofErr w:type="spellStart"/>
            <w:r w:rsidRPr="003C622B">
              <w:t>pq.unit</w:t>
            </w:r>
            <w:proofErr w:type="spellEnd"/>
          </w:p>
        </w:tc>
        <w:tc>
          <w:tcPr>
            <w:tcW w:w="2037" w:type="dxa"/>
            <w:tcBorders>
              <w:bottom w:val="single" w:sz="4" w:space="0" w:color="auto"/>
            </w:tcBorders>
          </w:tcPr>
          <w:p w14:paraId="4ACC1BD4" w14:textId="1E7C86EE" w:rsidR="00C663D3" w:rsidRDefault="00C663D3" w:rsidP="00C663D3">
            <w:proofErr w:type="spellStart"/>
            <w:proofErr w:type="gramStart"/>
            <w:r>
              <w:t>xs:string</w:t>
            </w:r>
            <w:proofErr w:type="spellEnd"/>
            <w:proofErr w:type="gramEnd"/>
          </w:p>
        </w:tc>
        <w:tc>
          <w:tcPr>
            <w:tcW w:w="2925" w:type="dxa"/>
            <w:tcBorders>
              <w:bottom w:val="single" w:sz="4" w:space="0" w:color="auto"/>
            </w:tcBorders>
          </w:tcPr>
          <w:p w14:paraId="13546911" w14:textId="51F46550" w:rsidR="00C663D3" w:rsidRPr="005742AE" w:rsidRDefault="00C663D3" w:rsidP="008F3B61">
            <w:pPr>
              <w:rPr>
                <w:rFonts w:cs="Arial"/>
              </w:rPr>
            </w:pPr>
            <w:r>
              <w:rPr>
                <w:rFonts w:cs="Arial"/>
              </w:rPr>
              <w:t>Måttenheten (cm).</w:t>
            </w:r>
            <w:r w:rsidR="00000E6B">
              <w:rPr>
                <w:rFonts w:cs="Arial"/>
              </w:rPr>
              <w:t xml:space="preserve"> Giltig värden på </w:t>
            </w:r>
            <w:proofErr w:type="spellStart"/>
            <w:r w:rsidR="00000E6B">
              <w:rPr>
                <w:rFonts w:cs="Arial"/>
              </w:rPr>
              <w:t>unit</w:t>
            </w:r>
            <w:proofErr w:type="spellEnd"/>
            <w:r w:rsidR="00000E6B">
              <w:rPr>
                <w:rFonts w:cs="Arial"/>
              </w:rPr>
              <w:t xml:space="preserve"> hämtas </w:t>
            </w:r>
            <w:r w:rsidR="00556286">
              <w:rPr>
                <w:rFonts w:cs="Arial"/>
              </w:rPr>
              <w:t xml:space="preserve">i första hand </w:t>
            </w:r>
            <w:r w:rsidR="00000E6B">
              <w:rPr>
                <w:rFonts w:cs="Arial"/>
              </w:rPr>
              <w:t>från [R4].</w:t>
            </w:r>
            <w:r w:rsidR="00556286">
              <w:rPr>
                <w:rFonts w:cs="Arial"/>
              </w:rPr>
              <w:t xml:space="preserve"> Enheten skall</w:t>
            </w:r>
            <w:r w:rsidR="008F3B61">
              <w:rPr>
                <w:rFonts w:cs="Arial"/>
              </w:rPr>
              <w:t xml:space="preserve"> hämtas från kolumnen c/s i html-specifikationen vilket motsvaras av kolumnen ”</w:t>
            </w:r>
            <w:proofErr w:type="spellStart"/>
            <w:r w:rsidR="008F3B61">
              <w:rPr>
                <w:rFonts w:cs="Arial"/>
              </w:rPr>
              <w:t>Code</w:t>
            </w:r>
            <w:proofErr w:type="spellEnd"/>
            <w:r w:rsidR="008F3B61">
              <w:rPr>
                <w:rFonts w:cs="Arial"/>
              </w:rPr>
              <w:t xml:space="preserve">” i </w:t>
            </w:r>
            <w:proofErr w:type="spellStart"/>
            <w:r w:rsidR="008F3B61">
              <w:rPr>
                <w:rFonts w:cs="Arial"/>
              </w:rPr>
              <w:t>xml</w:t>
            </w:r>
            <w:proofErr w:type="spellEnd"/>
            <w:r w:rsidR="008F3B61">
              <w:rPr>
                <w:rFonts w:cs="Arial"/>
              </w:rPr>
              <w:t xml:space="preserve">-beskrivningen av måttenheter. Tillämpningsanvisningar kan specificera att ett visst mätvärde skall kommuniceras </w:t>
            </w:r>
            <w:r w:rsidR="008F3B61" w:rsidRPr="008F3B61">
              <w:rPr>
                <w:rFonts w:cs="Arial"/>
              </w:rPr>
              <w:t>med ett visst</w:t>
            </w:r>
            <w:r w:rsidR="008F3B61" w:rsidRPr="00C50BF7">
              <w:rPr>
                <w:rFonts w:cs="Arial"/>
              </w:rPr>
              <w:t xml:space="preserve"> prefix enligt</w:t>
            </w:r>
            <w:bookmarkStart w:id="281" w:name="para-27"/>
            <w:bookmarkEnd w:id="281"/>
            <w:proofErr w:type="gramStart"/>
            <w:r w:rsidR="008F3B61" w:rsidRPr="00C50BF7">
              <w:rPr>
                <w:rFonts w:cs="Arial"/>
                <w:bCs/>
              </w:rPr>
              <w:t xml:space="preserve"> </w:t>
            </w:r>
            <w:r w:rsidR="008F3B61" w:rsidRPr="008F3B61">
              <w:rPr>
                <w:rFonts w:cs="Arial"/>
                <w:bCs/>
              </w:rPr>
              <w:t>§27</w:t>
            </w:r>
            <w:proofErr w:type="gramEnd"/>
            <w:r w:rsidR="008F3B61" w:rsidRPr="008F3B61">
              <w:rPr>
                <w:rFonts w:cs="Arial"/>
                <w:bCs/>
              </w:rPr>
              <w:t xml:space="preserve"> </w:t>
            </w:r>
            <w:proofErr w:type="spellStart"/>
            <w:r w:rsidR="008F3B61" w:rsidRPr="008F3B61">
              <w:rPr>
                <w:rFonts w:cs="Arial"/>
                <w:bCs/>
              </w:rPr>
              <w:t>prefixes</w:t>
            </w:r>
            <w:proofErr w:type="spellEnd"/>
            <w:r w:rsidR="008F3B61" w:rsidRPr="008F3B61">
              <w:rPr>
                <w:rFonts w:cs="Arial"/>
              </w:rPr>
              <w:t>. Ett exempel på detta är att</w:t>
            </w:r>
            <w:r w:rsidR="008F3B61">
              <w:rPr>
                <w:rFonts w:cs="Arial"/>
              </w:rPr>
              <w:t xml:space="preserve"> SI-enheten för längd är meter men för kroppslängd har vi valt att använda cm som måttenhet.</w:t>
            </w:r>
            <w:r w:rsidR="005742AE">
              <w:rPr>
                <w:rFonts w:cs="Arial"/>
              </w:rPr>
              <w:t xml:space="preserve"> Konsumenter som inte behöver konvertera från denna enhet behöver inte ha mer än</w:t>
            </w:r>
            <w:r w:rsidR="005742AE">
              <w:rPr>
                <w:rStyle w:val="Rubrik1Char"/>
                <w:rFonts w:eastAsia="Calibri"/>
                <w:color w:val="000000"/>
                <w:shd w:val="clear" w:color="auto" w:fill="FFFFFF"/>
              </w:rPr>
              <w:t xml:space="preserve"> </w:t>
            </w:r>
            <w:proofErr w:type="spellStart"/>
            <w:r w:rsidR="005742AE">
              <w:rPr>
                <w:rStyle w:val="Betoning"/>
                <w:color w:val="000000"/>
                <w:shd w:val="clear" w:color="auto" w:fill="FFFFFF"/>
              </w:rPr>
              <w:t>limited</w:t>
            </w:r>
            <w:proofErr w:type="spellEnd"/>
            <w:r w:rsidR="005742AE">
              <w:rPr>
                <w:rStyle w:val="Betoning"/>
                <w:color w:val="000000"/>
                <w:shd w:val="clear" w:color="auto" w:fill="FFFFFF"/>
              </w:rPr>
              <w:t xml:space="preserve"> </w:t>
            </w:r>
            <w:proofErr w:type="spellStart"/>
            <w:r w:rsidR="005742AE">
              <w:rPr>
                <w:rStyle w:val="Betoning"/>
                <w:color w:val="000000"/>
                <w:shd w:val="clear" w:color="auto" w:fill="FFFFFF"/>
              </w:rPr>
              <w:t>conformance</w:t>
            </w:r>
            <w:proofErr w:type="spellEnd"/>
            <w:r w:rsidR="005742AE">
              <w:rPr>
                <w:rStyle w:val="Betoning"/>
                <w:color w:val="000000"/>
                <w:shd w:val="clear" w:color="auto" w:fill="FFFFFF"/>
              </w:rPr>
              <w:t xml:space="preserve">, </w:t>
            </w:r>
            <w:r w:rsidR="005742AE">
              <w:rPr>
                <w:rStyle w:val="Betoning"/>
                <w:i w:val="0"/>
                <w:color w:val="000000"/>
                <w:shd w:val="clear" w:color="auto" w:fill="FFFFFF"/>
              </w:rPr>
              <w:t>det vill säga de kan göra textmatchningar mot den angivna enheten för att se att den överensstämmer med den enhet de förväntar sig.</w:t>
            </w:r>
          </w:p>
        </w:tc>
        <w:tc>
          <w:tcPr>
            <w:tcW w:w="1617" w:type="dxa"/>
            <w:tcBorders>
              <w:bottom w:val="single" w:sz="4" w:space="0" w:color="auto"/>
            </w:tcBorders>
          </w:tcPr>
          <w:p w14:paraId="284F5B83" w14:textId="4E8F340F" w:rsidR="00C663D3" w:rsidRDefault="00C663D3" w:rsidP="00C663D3">
            <w:r>
              <w:t>1</w:t>
            </w:r>
            <w:proofErr w:type="gramStart"/>
            <w:r>
              <w:t>..</w:t>
            </w:r>
            <w:proofErr w:type="gramEnd"/>
            <w:r>
              <w:t>1</w:t>
            </w:r>
          </w:p>
        </w:tc>
      </w:tr>
      <w:tr w:rsidR="00C663D3" w:rsidRPr="008345BA" w14:paraId="2042FD80" w14:textId="77777777" w:rsidTr="007931ED">
        <w:trPr>
          <w:gridAfter w:val="1"/>
          <w:wAfter w:w="1218" w:type="dxa"/>
        </w:trPr>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t>Tidpunkt</w:t>
            </w:r>
          </w:p>
        </w:tc>
      </w:tr>
      <w:tr w:rsidR="00C663D3" w:rsidRPr="008345BA" w14:paraId="5D337CD1" w14:textId="77777777" w:rsidTr="007931ED">
        <w:trPr>
          <w:gridAfter w:val="1"/>
          <w:wAfter w:w="1218" w:type="dxa"/>
        </w:trPr>
        <w:tc>
          <w:tcPr>
            <w:tcW w:w="2943" w:type="dxa"/>
            <w:tcBorders>
              <w:bottom w:val="single" w:sz="4" w:space="0" w:color="auto"/>
            </w:tcBorders>
          </w:tcPr>
          <w:p w14:paraId="7A57E09E" w14:textId="7D5F5E34" w:rsidR="00C663D3" w:rsidRPr="00161A58" w:rsidRDefault="00C663D3" w:rsidP="00C663D3">
            <w:proofErr w:type="spellStart"/>
            <w:r w:rsidRPr="003C622B">
              <w:t>ts</w:t>
            </w:r>
            <w:proofErr w:type="spellEnd"/>
          </w:p>
        </w:tc>
        <w:tc>
          <w:tcPr>
            <w:tcW w:w="2037" w:type="dxa"/>
            <w:tcBorders>
              <w:bottom w:val="single" w:sz="4" w:space="0" w:color="auto"/>
            </w:tcBorders>
          </w:tcPr>
          <w:p w14:paraId="185113C0" w14:textId="4990BE34" w:rsidR="00C663D3" w:rsidRPr="00C93E52" w:rsidRDefault="005331B1" w:rsidP="00C663D3">
            <w:proofErr w:type="spellStart"/>
            <w:r>
              <w:t>Partial</w:t>
            </w:r>
            <w:r w:rsidR="00C663D3">
              <w:t>TimeStampType</w:t>
            </w:r>
            <w:proofErr w:type="spellEnd"/>
          </w:p>
        </w:tc>
        <w:tc>
          <w:tcPr>
            <w:tcW w:w="2925" w:type="dxa"/>
            <w:tcBorders>
              <w:bottom w:val="single" w:sz="4" w:space="0" w:color="auto"/>
            </w:tcBorders>
          </w:tcPr>
          <w:p w14:paraId="796F6B03" w14:textId="660F84AA" w:rsidR="00C663D3" w:rsidRPr="00C93E52" w:rsidRDefault="00C663D3" w:rsidP="00C663D3">
            <w:pPr>
              <w:rPr>
                <w:rFonts w:cs="Arial"/>
              </w:rPr>
            </w:pPr>
            <w:r>
              <w:rPr>
                <w:rFonts w:cs="Arial"/>
              </w:rPr>
              <w:t xml:space="preserve">Tidsstämpel på formatet </w:t>
            </w:r>
            <w:proofErr w:type="spellStart"/>
            <w:r w:rsidRPr="009B1B5B">
              <w:rPr>
                <w:rFonts w:cs="Arial"/>
              </w:rPr>
              <w:t>YYYYMMDDhhmmss</w:t>
            </w:r>
            <w:proofErr w:type="spellEnd"/>
            <w:r w:rsidR="005331B1">
              <w:rPr>
                <w:rFonts w:cs="Arial"/>
              </w:rPr>
              <w:t xml:space="preserve"> där precisionen kan minskas ner till endast årtal</w:t>
            </w:r>
          </w:p>
        </w:tc>
        <w:tc>
          <w:tcPr>
            <w:tcW w:w="1617" w:type="dxa"/>
            <w:tcBorders>
              <w:bottom w:val="single" w:sz="4" w:space="0" w:color="auto"/>
            </w:tcBorders>
          </w:tcPr>
          <w:p w14:paraId="4269501F" w14:textId="6AD77CCA" w:rsidR="00C663D3" w:rsidRPr="00C93E52" w:rsidRDefault="005331B1" w:rsidP="00C663D3">
            <w:r>
              <w:t>0</w:t>
            </w:r>
            <w:proofErr w:type="gramStart"/>
            <w:r w:rsidR="00C663D3">
              <w:t>..</w:t>
            </w:r>
            <w:proofErr w:type="gramEnd"/>
            <w:r w:rsidR="00C663D3">
              <w:t>1</w:t>
            </w:r>
          </w:p>
        </w:tc>
      </w:tr>
      <w:tr w:rsidR="00D44F90" w:rsidRPr="008345BA" w14:paraId="28647F6E" w14:textId="77777777" w:rsidTr="007931ED">
        <w:trPr>
          <w:gridAfter w:val="1"/>
          <w:wAfter w:w="1218" w:type="dxa"/>
        </w:trPr>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r>
              <w:rPr>
                <w:i/>
              </w:rPr>
              <w:t>Tidsintervall</w:t>
            </w:r>
          </w:p>
        </w:tc>
      </w:tr>
      <w:tr w:rsidR="00B84B8B" w:rsidRPr="00D44F90" w14:paraId="6562C0F4" w14:textId="77777777" w:rsidTr="007931ED">
        <w:trPr>
          <w:gridAfter w:val="1"/>
          <w:wAfter w:w="1218" w:type="dxa"/>
        </w:trPr>
        <w:tc>
          <w:tcPr>
            <w:tcW w:w="2943" w:type="dxa"/>
            <w:tcBorders>
              <w:left w:val="single" w:sz="4" w:space="0" w:color="auto"/>
              <w:right w:val="single" w:sz="4" w:space="0" w:color="auto"/>
            </w:tcBorders>
          </w:tcPr>
          <w:p w14:paraId="08CB1E94" w14:textId="64FE8E25" w:rsidR="00B84B8B" w:rsidRPr="000460B4" w:rsidRDefault="00D44F90" w:rsidP="00C663D3">
            <w:proofErr w:type="spellStart"/>
            <w:r>
              <w:t>ivl_ts</w:t>
            </w:r>
            <w:proofErr w:type="spellEnd"/>
          </w:p>
        </w:tc>
        <w:tc>
          <w:tcPr>
            <w:tcW w:w="2037" w:type="dxa"/>
            <w:tcBorders>
              <w:left w:val="single" w:sz="4" w:space="0" w:color="auto"/>
              <w:right w:val="single" w:sz="4" w:space="0" w:color="auto"/>
            </w:tcBorders>
          </w:tcPr>
          <w:p w14:paraId="7360C1D8" w14:textId="7C615E99" w:rsidR="00B84B8B" w:rsidRPr="00C93E52" w:rsidRDefault="005331B1" w:rsidP="00C663D3">
            <w:proofErr w:type="spellStart"/>
            <w:r w:rsidRPr="005331B1">
              <w:t>PartialTimePeriodT</w:t>
            </w:r>
            <w:r w:rsidRPr="005331B1">
              <w:lastRenderedPageBreak/>
              <w:t>ype</w:t>
            </w:r>
            <w:proofErr w:type="spellEnd"/>
          </w:p>
        </w:tc>
        <w:tc>
          <w:tcPr>
            <w:tcW w:w="2925" w:type="dxa"/>
            <w:tcBorders>
              <w:left w:val="single" w:sz="4" w:space="0" w:color="auto"/>
              <w:right w:val="single" w:sz="4" w:space="0" w:color="auto"/>
            </w:tcBorders>
          </w:tcPr>
          <w:p w14:paraId="61F97081" w14:textId="523BD411" w:rsidR="00B84B8B" w:rsidRPr="00D44F90" w:rsidRDefault="00D44F90" w:rsidP="00D44F90">
            <w:pPr>
              <w:rPr>
                <w:rFonts w:cs="Arial"/>
              </w:rPr>
            </w:pPr>
            <w:r w:rsidRPr="006174CA">
              <w:rPr>
                <w:rFonts w:cs="Arial"/>
              </w:rPr>
              <w:lastRenderedPageBreak/>
              <w:t xml:space="preserve">Tidsintervall. </w:t>
            </w:r>
            <w:r w:rsidRPr="00D44F90">
              <w:rPr>
                <w:rFonts w:cs="Arial"/>
              </w:rPr>
              <w:t xml:space="preserve">Minst en av </w:t>
            </w:r>
            <w:r w:rsidRPr="00D44F90">
              <w:rPr>
                <w:rFonts w:cs="Arial"/>
              </w:rPr>
              <w:lastRenderedPageBreak/>
              <w:t xml:space="preserve">start och end tiderna skall anges på </w:t>
            </w:r>
            <w:proofErr w:type="gramStart"/>
            <w:r w:rsidRPr="00D44F90">
              <w:rPr>
                <w:rFonts w:cs="Arial"/>
              </w:rPr>
              <w:t>formatet</w:t>
            </w:r>
            <w:r>
              <w:rPr>
                <w:rFonts w:cs="Arial"/>
              </w:rPr>
              <w:t xml:space="preserve"> </w:t>
            </w:r>
            <w:r w:rsidRPr="009B1B5B">
              <w:rPr>
                <w:rFonts w:cs="Arial"/>
              </w:rPr>
              <w:t xml:space="preserve"> </w:t>
            </w:r>
            <w:proofErr w:type="spellStart"/>
            <w:r w:rsidRPr="009B1B5B">
              <w:rPr>
                <w:rFonts w:cs="Arial"/>
              </w:rPr>
              <w:t>YYYYMMDDhhmmss</w:t>
            </w:r>
            <w:proofErr w:type="spellEnd"/>
            <w:proofErr w:type="gramEnd"/>
            <w:r w:rsidR="006174CA">
              <w:rPr>
                <w:rFonts w:cs="Arial"/>
              </w:rPr>
              <w:t xml:space="preserve">  där precisionen kan minskas ner till endast årtal</w:t>
            </w:r>
            <w:r>
              <w:rPr>
                <w:rFonts w:cs="Arial"/>
              </w:rPr>
              <w:t>.</w:t>
            </w:r>
          </w:p>
        </w:tc>
        <w:tc>
          <w:tcPr>
            <w:tcW w:w="1617" w:type="dxa"/>
            <w:tcBorders>
              <w:left w:val="single" w:sz="4" w:space="0" w:color="auto"/>
              <w:right w:val="single" w:sz="4" w:space="0" w:color="auto"/>
            </w:tcBorders>
          </w:tcPr>
          <w:p w14:paraId="395DFA94" w14:textId="4951164E" w:rsidR="00B84B8B" w:rsidRPr="00D44F90" w:rsidRDefault="005331B1" w:rsidP="00C663D3">
            <w:r>
              <w:lastRenderedPageBreak/>
              <w:t>0</w:t>
            </w:r>
            <w:proofErr w:type="gramStart"/>
            <w:r>
              <w:t>..</w:t>
            </w:r>
            <w:proofErr w:type="gramEnd"/>
            <w:r>
              <w:t>1</w:t>
            </w:r>
          </w:p>
        </w:tc>
      </w:tr>
      <w:tr w:rsidR="00C663D3" w:rsidRPr="00D44F90" w14:paraId="740E3864" w14:textId="77777777" w:rsidTr="007931ED">
        <w:trPr>
          <w:gridAfter w:val="1"/>
          <w:wAfter w:w="1218" w:type="dxa"/>
        </w:trPr>
        <w:tc>
          <w:tcPr>
            <w:tcW w:w="2943" w:type="dxa"/>
            <w:tcBorders>
              <w:left w:val="nil"/>
              <w:bottom w:val="nil"/>
              <w:right w:val="nil"/>
            </w:tcBorders>
          </w:tcPr>
          <w:p w14:paraId="6F9C09C0" w14:textId="77777777" w:rsidR="00C663D3" w:rsidRPr="00D44F90" w:rsidRDefault="00C663D3" w:rsidP="00C663D3"/>
        </w:tc>
        <w:tc>
          <w:tcPr>
            <w:tcW w:w="2037" w:type="dxa"/>
            <w:tcBorders>
              <w:left w:val="nil"/>
              <w:bottom w:val="nil"/>
              <w:right w:val="nil"/>
            </w:tcBorders>
          </w:tcPr>
          <w:p w14:paraId="502EFB71" w14:textId="77777777" w:rsidR="00C663D3" w:rsidRPr="00D44F90" w:rsidRDefault="00C663D3" w:rsidP="00C663D3"/>
        </w:tc>
        <w:tc>
          <w:tcPr>
            <w:tcW w:w="2925" w:type="dxa"/>
            <w:tcBorders>
              <w:left w:val="nil"/>
              <w:bottom w:val="nil"/>
              <w:right w:val="nil"/>
            </w:tcBorders>
          </w:tcPr>
          <w:p w14:paraId="3570FF15" w14:textId="77777777" w:rsidR="00C663D3" w:rsidRPr="00D44F90" w:rsidRDefault="00C663D3" w:rsidP="00C663D3">
            <w:pPr>
              <w:rPr>
                <w:rFonts w:cs="Arial"/>
              </w:rPr>
            </w:pPr>
          </w:p>
        </w:tc>
        <w:tc>
          <w:tcPr>
            <w:tcW w:w="1617" w:type="dxa"/>
            <w:tcBorders>
              <w:left w:val="nil"/>
              <w:bottom w:val="nil"/>
              <w:right w:val="nil"/>
            </w:tcBorders>
          </w:tcPr>
          <w:p w14:paraId="4AF6AB16" w14:textId="77777777" w:rsidR="00C663D3" w:rsidRPr="00D44F90" w:rsidRDefault="00C663D3" w:rsidP="00C663D3"/>
        </w:tc>
      </w:tr>
      <w:tr w:rsidR="00021D20" w:rsidRPr="00731E61" w14:paraId="20A41752" w14:textId="77777777" w:rsidTr="007931ED">
        <w:trPr>
          <w:gridAfter w:val="1"/>
          <w:wAfter w:w="1218" w:type="dxa"/>
        </w:trPr>
        <w:tc>
          <w:tcPr>
            <w:tcW w:w="9522" w:type="dxa"/>
            <w:gridSpan w:val="4"/>
            <w:tcBorders>
              <w:top w:val="nil"/>
              <w:left w:val="nil"/>
              <w:right w:val="nil"/>
            </w:tcBorders>
          </w:tcPr>
          <w:p w14:paraId="7008E773" w14:textId="6C9A0037" w:rsidR="00021D20" w:rsidRPr="007931ED" w:rsidRDefault="00021D20" w:rsidP="007931ED">
            <w:pPr>
              <w:pStyle w:val="Rubrik4"/>
              <w:rPr>
                <w:lang w:val="en-US"/>
              </w:rPr>
            </w:pPr>
            <w:bookmarkStart w:id="282" w:name="_Toc414627275"/>
            <w:proofErr w:type="spellStart"/>
            <w:r w:rsidRPr="007931ED">
              <w:rPr>
                <w:lang w:val="en-US"/>
              </w:rPr>
              <w:t>Svars</w:t>
            </w:r>
            <w:proofErr w:type="spellEnd"/>
            <w:r w:rsidRPr="007931ED">
              <w:rPr>
                <w:lang w:val="en-US"/>
              </w:rPr>
              <w:t xml:space="preserve">-del: </w:t>
            </w:r>
            <w:r w:rsidRPr="00D44F90">
              <w:rPr>
                <w:lang w:val="en-US" w:eastAsia="sv-SE"/>
              </w:rPr>
              <w:t xml:space="preserve"> </w:t>
            </w:r>
            <w:proofErr w:type="spellStart"/>
            <w:r w:rsidRPr="00D44F90">
              <w:rPr>
                <w:lang w:val="en-US" w:eastAsia="sv-SE"/>
              </w:rPr>
              <w:t>observationGroup</w:t>
            </w:r>
            <w:proofErr w:type="spellEnd"/>
            <w:r>
              <w:rPr>
                <w:lang w:val="en-US" w:eastAsia="sv-SE"/>
              </w:rPr>
              <w:t>/</w:t>
            </w:r>
            <w:proofErr w:type="spellStart"/>
            <w:r w:rsidRPr="00D44F90">
              <w:rPr>
                <w:lang w:val="en-US" w:eastAsia="sv-SE"/>
              </w:rPr>
              <w:t>additionalParticipant</w:t>
            </w:r>
            <w:proofErr w:type="spellEnd"/>
            <w:r>
              <w:rPr>
                <w:lang w:val="en-US" w:eastAsia="sv-SE"/>
              </w:rPr>
              <w:t>/</w:t>
            </w:r>
            <w:proofErr w:type="spellStart"/>
            <w:r w:rsidRPr="00D44F90">
              <w:rPr>
                <w:lang w:val="en-US"/>
              </w:rPr>
              <w:t>locati</w:t>
            </w:r>
            <w:proofErr w:type="spellEnd"/>
            <w:r>
              <w:rPr>
                <w:lang w:val="en-GB"/>
              </w:rPr>
              <w:t>on/address</w:t>
            </w:r>
            <w:bookmarkEnd w:id="282"/>
          </w:p>
        </w:tc>
      </w:tr>
      <w:tr w:rsidR="00757615" w:rsidRPr="00D44F90" w14:paraId="4662EDA8" w14:textId="77777777" w:rsidTr="007931ED">
        <w:trPr>
          <w:gridAfter w:val="1"/>
          <w:wAfter w:w="1218" w:type="dxa"/>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proofErr w:type="spellStart"/>
            <w:r w:rsidRPr="00D44F90">
              <w:rPr>
                <w:lang w:val="en-US" w:eastAsia="sv-SE"/>
              </w:rPr>
              <w:t>observationGroup</w:t>
            </w:r>
            <w:proofErr w:type="spellEnd"/>
            <w:r w:rsidRPr="00D44F90">
              <w:rPr>
                <w:lang w:val="en-US" w:eastAsia="sv-SE"/>
              </w:rPr>
              <w:t>/</w:t>
            </w:r>
          </w:p>
          <w:p w14:paraId="20D4ACE2" w14:textId="5402AB59" w:rsidR="00757615" w:rsidRPr="00D44F90" w:rsidRDefault="00B84B8B" w:rsidP="00C663D3">
            <w:pPr>
              <w:rPr>
                <w:lang w:val="en-US" w:eastAsia="sv-SE"/>
              </w:rPr>
            </w:pPr>
            <w:proofErr w:type="spellStart"/>
            <w:r w:rsidRPr="00D44F90">
              <w:rPr>
                <w:lang w:val="en-US" w:eastAsia="sv-SE"/>
              </w:rPr>
              <w:t>additionalParticipant</w:t>
            </w:r>
            <w:proofErr w:type="spellEnd"/>
            <w:r w:rsidRPr="00D44F90">
              <w:rPr>
                <w:lang w:val="en-US" w:eastAsia="sv-SE"/>
              </w:rPr>
              <w:t>/</w:t>
            </w:r>
          </w:p>
          <w:p w14:paraId="19F91719" w14:textId="6CB78EEB" w:rsidR="00757615" w:rsidRDefault="00757615" w:rsidP="00C663D3">
            <w:pPr>
              <w:rPr>
                <w:lang w:val="en-GB"/>
              </w:rPr>
            </w:pPr>
            <w:proofErr w:type="spellStart"/>
            <w:r w:rsidRPr="00D44F90">
              <w:rPr>
                <w:lang w:val="en-US"/>
              </w:rPr>
              <w:t>locati</w:t>
            </w:r>
            <w:proofErr w:type="spellEnd"/>
            <w:r>
              <w:rPr>
                <w:lang w:val="en-GB"/>
              </w:rPr>
              <w:t>on/</w:t>
            </w:r>
          </w:p>
          <w:p w14:paraId="03F7C804" w14:textId="386904F3" w:rsidR="00757615" w:rsidRDefault="00757615" w:rsidP="00C663D3">
            <w:pPr>
              <w:rPr>
                <w:lang w:val="en-GB"/>
              </w:rPr>
            </w:pPr>
            <w:r>
              <w:rPr>
                <w:lang w:val="en-GB"/>
              </w:rPr>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proofErr w:type="spellStart"/>
            <w:r w:rsidRPr="00D44F90">
              <w:rPr>
                <w:lang w:val="en-US"/>
              </w:rPr>
              <w:t>AddressType</w:t>
            </w:r>
            <w:proofErr w:type="spellEnd"/>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7931ED">
        <w:trPr>
          <w:gridAfter w:val="1"/>
          <w:wAfter w:w="1218" w:type="dxa"/>
        </w:trPr>
        <w:tc>
          <w:tcPr>
            <w:tcW w:w="2943" w:type="dxa"/>
          </w:tcPr>
          <w:p w14:paraId="5C441F1F" w14:textId="66DD5267" w:rsidR="00C663D3" w:rsidRPr="00D44F90" w:rsidRDefault="00C663D3" w:rsidP="00C663D3">
            <w:pPr>
              <w:rPr>
                <w:highlight w:val="green"/>
                <w:lang w:val="en-US"/>
              </w:rPr>
            </w:pPr>
            <w:r w:rsidRPr="00D44F90">
              <w:rPr>
                <w:lang w:val="en-US"/>
              </w:rPr>
              <w:t>use</w:t>
            </w:r>
          </w:p>
        </w:tc>
        <w:tc>
          <w:tcPr>
            <w:tcW w:w="2037" w:type="dxa"/>
          </w:tcPr>
          <w:p w14:paraId="3C6AC0FA" w14:textId="335E75FD" w:rsidR="00C663D3" w:rsidRPr="00C93E52" w:rsidRDefault="00C663D3" w:rsidP="00C663D3">
            <w:r w:rsidRPr="00D44F90">
              <w:rPr>
                <w:lang w:val="en-US"/>
              </w:rPr>
              <w:t>Post</w:t>
            </w:r>
            <w:proofErr w:type="spellStart"/>
            <w:r w:rsidRPr="00F6122B">
              <w:t>alAddressUse</w:t>
            </w:r>
            <w:r>
              <w:t>Enum</w:t>
            </w:r>
            <w:proofErr w:type="spellEnd"/>
          </w:p>
        </w:tc>
        <w:tc>
          <w:tcPr>
            <w:tcW w:w="2925" w:type="dxa"/>
          </w:tcPr>
          <w:p w14:paraId="4E142067" w14:textId="3BF4D189" w:rsidR="00111851" w:rsidRDefault="00111851" w:rsidP="00C663D3">
            <w:r>
              <w:t xml:space="preserve">Om flera adresser anges skiljs de åt via sin </w:t>
            </w:r>
            <w:proofErr w:type="spellStart"/>
            <w:r>
              <w:t>use</w:t>
            </w:r>
            <w:proofErr w:type="spellEnd"/>
            <w:r>
              <w:t xml:space="preserve">-kod. </w:t>
            </w:r>
            <w:r w:rsidR="003117E0">
              <w:t xml:space="preserve">Den primära/default adressen anges alltid utan </w:t>
            </w:r>
            <w:proofErr w:type="spellStart"/>
            <w:r w:rsidR="003117E0">
              <w:t>use</w:t>
            </w:r>
            <w:proofErr w:type="spellEnd"/>
            <w:r w:rsidR="003117E0">
              <w:t>-kod.</w:t>
            </w:r>
          </w:p>
          <w:p w14:paraId="3A175953" w14:textId="77777777" w:rsidR="003117E0" w:rsidRDefault="003117E0" w:rsidP="00C663D3"/>
          <w:p w14:paraId="77D6C1F2" w14:textId="7F8C8D42" w:rsidR="00111851" w:rsidRDefault="00111851" w:rsidP="00C663D3">
            <w:r>
              <w:t>PHYS – Adress till fysisk plats/besöksadress</w:t>
            </w:r>
          </w:p>
          <w:p w14:paraId="3D2444EB" w14:textId="56AC2089" w:rsidR="00C663D3" w:rsidRDefault="00C663D3" w:rsidP="00C663D3">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p>
          <w:p w14:paraId="4B4B3AD4" w14:textId="77777777" w:rsidR="00C663D3" w:rsidRDefault="00C663D3" w:rsidP="00C663D3"/>
          <w:p w14:paraId="667A130E" w14:textId="7A59E21D" w:rsidR="00C663D3" w:rsidRPr="00C93E52" w:rsidRDefault="00EF7886" w:rsidP="003117E0">
            <w:r>
              <w:t xml:space="preserve">När </w:t>
            </w:r>
            <w:r w:rsidR="00C663D3">
              <w:t xml:space="preserve">det inte finns en adress med </w:t>
            </w:r>
            <w:r>
              <w:t>”</w:t>
            </w:r>
            <w:proofErr w:type="spellStart"/>
            <w:r w:rsidR="00C663D3">
              <w:t>use</w:t>
            </w:r>
            <w:proofErr w:type="spellEnd"/>
            <w:r>
              <w:t>”</w:t>
            </w:r>
            <w:r w:rsidR="00C663D3">
              <w:t xml:space="preserve"> som matchar syftet med adressanvändningen</w:t>
            </w:r>
            <w:r>
              <w:t xml:space="preserve">, väljs </w:t>
            </w:r>
            <w:r w:rsidR="003117E0">
              <w:t>den primära adressen</w:t>
            </w:r>
            <w:r w:rsidR="00C663D3">
              <w:t>.</w:t>
            </w:r>
          </w:p>
        </w:tc>
        <w:tc>
          <w:tcPr>
            <w:tcW w:w="1617" w:type="dxa"/>
          </w:tcPr>
          <w:p w14:paraId="7439F0ED" w14:textId="4C37C655" w:rsidR="00C663D3" w:rsidRPr="00C93E52" w:rsidRDefault="00C663D3" w:rsidP="00C663D3">
            <w:r>
              <w:t>0</w:t>
            </w:r>
            <w:proofErr w:type="gramStart"/>
            <w:r>
              <w:t>..</w:t>
            </w:r>
            <w:proofErr w:type="gramEnd"/>
            <w:r>
              <w:t>1</w:t>
            </w:r>
          </w:p>
        </w:tc>
      </w:tr>
      <w:tr w:rsidR="00C663D3" w:rsidRPr="003E007E" w14:paraId="3E7A7761"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7931ED">
        <w:trPr>
          <w:gridAfter w:val="1"/>
          <w:wAfter w:w="1218" w:type="dxa"/>
        </w:trPr>
        <w:tc>
          <w:tcPr>
            <w:tcW w:w="2943" w:type="dxa"/>
            <w:tcBorders>
              <w:top w:val="single" w:sz="4" w:space="0" w:color="auto"/>
              <w:left w:val="nil"/>
              <w:bottom w:val="nil"/>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nil"/>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nil"/>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nil"/>
              <w:right w:val="nil"/>
            </w:tcBorders>
          </w:tcPr>
          <w:p w14:paraId="6665CFF4" w14:textId="4F502C26" w:rsidR="00C663D3" w:rsidRPr="003E007E" w:rsidRDefault="00C663D3" w:rsidP="00C663D3">
            <w:pPr>
              <w:rPr>
                <w:lang w:val="en-US"/>
              </w:rPr>
            </w:pPr>
          </w:p>
        </w:tc>
      </w:tr>
      <w:tr w:rsidR="00021D20" w:rsidRPr="00731E61" w14:paraId="5A0AFFF9" w14:textId="77777777" w:rsidTr="007931ED">
        <w:trPr>
          <w:gridAfter w:val="1"/>
          <w:wAfter w:w="1218" w:type="dxa"/>
        </w:trPr>
        <w:tc>
          <w:tcPr>
            <w:tcW w:w="9522" w:type="dxa"/>
            <w:gridSpan w:val="4"/>
            <w:tcBorders>
              <w:top w:val="nil"/>
              <w:left w:val="nil"/>
              <w:bottom w:val="single" w:sz="4" w:space="0" w:color="auto"/>
              <w:right w:val="nil"/>
            </w:tcBorders>
          </w:tcPr>
          <w:p w14:paraId="6F7441BE" w14:textId="74F6900D" w:rsidR="00021D20" w:rsidRPr="003E007E" w:rsidRDefault="00021D20" w:rsidP="007931ED">
            <w:pPr>
              <w:pStyle w:val="Rubrik4"/>
              <w:rPr>
                <w:lang w:val="en-US"/>
              </w:rPr>
            </w:pPr>
            <w:bookmarkStart w:id="283" w:name="_Toc414627276"/>
            <w:proofErr w:type="spellStart"/>
            <w:r>
              <w:rPr>
                <w:lang w:val="en-US"/>
              </w:rPr>
              <w:t>Svars</w:t>
            </w:r>
            <w:proofErr w:type="spellEnd"/>
            <w:r>
              <w:rPr>
                <w:lang w:val="en-US"/>
              </w:rPr>
              <w:t>-del</w:t>
            </w:r>
            <w:r w:rsidRPr="00536479">
              <w:rPr>
                <w:lang w:val="en-US"/>
              </w:rPr>
              <w:t xml:space="preserve">: </w:t>
            </w:r>
            <w:r w:rsidRPr="00D44F90">
              <w:rPr>
                <w:lang w:val="en-US" w:eastAsia="sv-SE"/>
              </w:rPr>
              <w:t xml:space="preserve"> </w:t>
            </w:r>
            <w:proofErr w:type="spellStart"/>
            <w:r w:rsidRPr="00D44F90">
              <w:rPr>
                <w:lang w:val="en-US" w:eastAsia="sv-SE"/>
              </w:rPr>
              <w:t>observationGroup</w:t>
            </w:r>
            <w:proofErr w:type="spellEnd"/>
            <w:r>
              <w:rPr>
                <w:lang w:val="en-US" w:eastAsia="sv-SE"/>
              </w:rPr>
              <w:t>/</w:t>
            </w:r>
            <w:proofErr w:type="spellStart"/>
            <w:r w:rsidRPr="00D44F90">
              <w:rPr>
                <w:lang w:val="en-US" w:eastAsia="sv-SE"/>
              </w:rPr>
              <w:t>additionalParticipant</w:t>
            </w:r>
            <w:proofErr w:type="spellEnd"/>
            <w:r>
              <w:rPr>
                <w:lang w:val="en-US" w:eastAsia="sv-SE"/>
              </w:rPr>
              <w:t>/</w:t>
            </w:r>
            <w:proofErr w:type="spellStart"/>
            <w:r w:rsidRPr="00D44F90">
              <w:rPr>
                <w:lang w:val="en-US"/>
              </w:rPr>
              <w:t>locati</w:t>
            </w:r>
            <w:proofErr w:type="spellEnd"/>
            <w:r>
              <w:rPr>
                <w:lang w:val="en-GB"/>
              </w:rPr>
              <w:t>on/address/part</w:t>
            </w:r>
            <w:bookmarkEnd w:id="283"/>
          </w:p>
        </w:tc>
      </w:tr>
      <w:tr w:rsidR="00C663D3" w:rsidRPr="003E007E" w14:paraId="5321EFCF" w14:textId="77777777" w:rsidTr="007931ED">
        <w:trPr>
          <w:gridAfter w:val="1"/>
          <w:wAfter w:w="1218" w:type="dxa"/>
        </w:trPr>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587E8EA2" w14:textId="11665BB5" w:rsidR="00B84B8B" w:rsidRPr="009A0B16" w:rsidRDefault="00B84B8B" w:rsidP="00C663D3">
            <w:pPr>
              <w:rPr>
                <w:lang w:val="en-US" w:eastAsia="sv-SE"/>
              </w:rPr>
            </w:pPr>
            <w:proofErr w:type="spellStart"/>
            <w:r w:rsidRPr="007931ED">
              <w:rPr>
                <w:lang w:val="en-US" w:eastAsia="sv-SE"/>
              </w:rPr>
              <w:t>additionalParticipant</w:t>
            </w:r>
            <w:proofErr w:type="spellEnd"/>
            <w:r w:rsidRPr="007931ED">
              <w:rPr>
                <w:lang w:val="en-US" w:eastAsia="sv-SE"/>
              </w:rPr>
              <w: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7931ED">
        <w:trPr>
          <w:gridAfter w:val="1"/>
          <w:wAfter w:w="1218" w:type="dxa"/>
        </w:trPr>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lastRenderedPageBreak/>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7931ED">
        <w:trPr>
          <w:gridAfter w:val="1"/>
          <w:wAfter w:w="1218" w:type="dxa"/>
        </w:trPr>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C663D3" w:rsidRPr="006174CA" w:rsidRDefault="00C663D3" w:rsidP="00C663D3">
            <w:pPr>
              <w:rPr>
                <w:rFonts w:cs="Arial"/>
                <w:lang w:val="en-US"/>
              </w:rPr>
            </w:pPr>
            <w:r w:rsidRPr="006174CA">
              <w:rPr>
                <w:rFonts w:cs="Arial"/>
                <w:color w:val="000000"/>
                <w:lang w:val="en-US" w:eastAsia="sv-SE"/>
              </w:rPr>
              <w:t xml:space="preserve">Enumeration </w:t>
            </w:r>
            <w:proofErr w:type="spellStart"/>
            <w:r w:rsidRPr="006174CA">
              <w:rPr>
                <w:rFonts w:cs="Arial"/>
                <w:color w:val="000000"/>
                <w:lang w:val="en-US" w:eastAsia="sv-SE"/>
              </w:rPr>
              <w:t>baserat</w:t>
            </w:r>
            <w:proofErr w:type="spellEnd"/>
            <w:r w:rsidRPr="006174CA">
              <w:rPr>
                <w:rFonts w:cs="Arial"/>
                <w:color w:val="000000"/>
                <w:lang w:val="en-US" w:eastAsia="sv-SE"/>
              </w:rPr>
              <w:t xml:space="preserve"> </w:t>
            </w:r>
            <w:proofErr w:type="spellStart"/>
            <w:r w:rsidRPr="006174CA">
              <w:rPr>
                <w:rFonts w:cs="Arial"/>
                <w:color w:val="000000"/>
                <w:lang w:val="en-US" w:eastAsia="sv-SE"/>
              </w:rPr>
              <w:t>på</w:t>
            </w:r>
            <w:proofErr w:type="spellEnd"/>
            <w:r w:rsidRPr="006174CA">
              <w:rPr>
                <w:rFonts w:cs="Arial"/>
                <w:color w:val="000000"/>
                <w:lang w:val="en-US" w:eastAsia="sv-SE"/>
              </w:rPr>
              <w:t xml:space="preserve"> </w:t>
            </w:r>
            <w:r w:rsidRPr="006174CA">
              <w:rPr>
                <w:rFonts w:cs="Arial"/>
                <w:lang w:val="en-US"/>
              </w:rPr>
              <w:t>ISO 21090:</w:t>
            </w:r>
          </w:p>
          <w:p w14:paraId="1E6A9902" w14:textId="77777777" w:rsidR="009F51A5" w:rsidRPr="00C93E52" w:rsidRDefault="009F51A5" w:rsidP="009F51A5">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5B6FC7F7" w14:textId="4515EBEE" w:rsidR="009F51A5" w:rsidRPr="006174CA" w:rsidRDefault="009F51A5" w:rsidP="009F51A5">
            <w:pPr>
              <w:rPr>
                <w:rFonts w:cs="Arial"/>
                <w:lang w:val="en-US"/>
              </w:rPr>
            </w:pPr>
            <w:r w:rsidRPr="006174CA">
              <w:rPr>
                <w:rFonts w:cs="Arial"/>
                <w:lang w:val="en-US"/>
              </w:rPr>
              <w:t>POB = Postbox</w:t>
            </w:r>
          </w:p>
          <w:p w14:paraId="6E284051" w14:textId="77777777" w:rsidR="00C663D3" w:rsidRPr="006174CA" w:rsidRDefault="00C663D3" w:rsidP="00C663D3">
            <w:pPr>
              <w:rPr>
                <w:rFonts w:cs="Arial"/>
                <w:lang w:val="en-US"/>
              </w:rPr>
            </w:pPr>
            <w:r w:rsidRPr="006174CA">
              <w:rPr>
                <w:rFonts w:cs="Arial"/>
                <w:lang w:val="en-US"/>
              </w:rPr>
              <w:t xml:space="preserve">SAL = </w:t>
            </w:r>
            <w:proofErr w:type="spellStart"/>
            <w:r w:rsidRPr="006174CA">
              <w:rPr>
                <w:rFonts w:cs="Arial"/>
                <w:lang w:val="en-US"/>
              </w:rPr>
              <w:t>Gatuadressrad</w:t>
            </w:r>
            <w:proofErr w:type="spellEnd"/>
            <w:r w:rsidRPr="006174CA">
              <w:rPr>
                <w:rFonts w:cs="Arial"/>
                <w:lang w:val="en-US"/>
              </w:rPr>
              <w:t xml:space="preserve"> </w:t>
            </w:r>
          </w:p>
          <w:p w14:paraId="7CAD2176" w14:textId="77777777" w:rsidR="009F51A5" w:rsidRPr="006174CA" w:rsidRDefault="009F51A5" w:rsidP="009F51A5">
            <w:pPr>
              <w:rPr>
                <w:rFonts w:cs="Arial"/>
                <w:lang w:val="en-US"/>
              </w:rPr>
            </w:pPr>
            <w:r w:rsidRPr="006174CA">
              <w:rPr>
                <w:rFonts w:cs="Arial"/>
                <w:lang w:val="en-US"/>
              </w:rPr>
              <w:t xml:space="preserve">ZIP = </w:t>
            </w:r>
            <w:proofErr w:type="spellStart"/>
            <w:r w:rsidRPr="006174CA">
              <w:rPr>
                <w:rFonts w:cs="Arial"/>
                <w:lang w:val="en-US"/>
              </w:rPr>
              <w:t>Postnummer</w:t>
            </w:r>
            <w:proofErr w:type="spellEnd"/>
          </w:p>
          <w:p w14:paraId="6946739D" w14:textId="77777777" w:rsidR="009F51A5" w:rsidRPr="006174CA" w:rsidRDefault="009F51A5" w:rsidP="009F51A5">
            <w:pPr>
              <w:rPr>
                <w:rFonts w:cs="Arial"/>
                <w:lang w:val="en-US"/>
              </w:rPr>
            </w:pPr>
            <w:r w:rsidRPr="006174CA">
              <w:rPr>
                <w:rFonts w:cs="Arial"/>
                <w:lang w:val="en-US"/>
              </w:rPr>
              <w:t xml:space="preserve">CTY = </w:t>
            </w:r>
            <w:proofErr w:type="spellStart"/>
            <w:r w:rsidRPr="006174CA">
              <w:rPr>
                <w:rFonts w:cs="Arial"/>
                <w:lang w:val="en-US"/>
              </w:rPr>
              <w:t>Postort</w:t>
            </w:r>
            <w:proofErr w:type="spellEnd"/>
          </w:p>
          <w:p w14:paraId="61D7B8B8" w14:textId="5C4362BF" w:rsidR="009F51A5" w:rsidRPr="006174CA" w:rsidRDefault="009F51A5" w:rsidP="009F51A5">
            <w:pPr>
              <w:rPr>
                <w:rFonts w:cs="Arial"/>
                <w:lang w:val="en-US"/>
              </w:rPr>
            </w:pPr>
            <w:r w:rsidRPr="006174CA">
              <w:rPr>
                <w:rFonts w:cs="Arial"/>
                <w:lang w:val="en-US"/>
              </w:rPr>
              <w:t>CNT = Land</w:t>
            </w:r>
          </w:p>
          <w:p w14:paraId="7B424C9C" w14:textId="0EE44B26" w:rsidR="009F51A5" w:rsidRPr="00C50BF7" w:rsidRDefault="009F51A5" w:rsidP="009F51A5">
            <w:pPr>
              <w:rPr>
                <w:rFonts w:cs="Arial"/>
                <w:lang w:val="en-US"/>
              </w:rPr>
            </w:pPr>
            <w:r w:rsidRPr="00C50BF7">
              <w:rPr>
                <w:rFonts w:cs="Arial"/>
                <w:lang w:val="en-US"/>
              </w:rPr>
              <w:t xml:space="preserve">PRE = </w:t>
            </w:r>
            <w:proofErr w:type="spellStart"/>
            <w:r w:rsidRPr="00C50BF7">
              <w:rPr>
                <w:rFonts w:cs="Arial"/>
                <w:lang w:val="en-US"/>
              </w:rPr>
              <w:t>Distriktsområde</w:t>
            </w:r>
            <w:proofErr w:type="spellEnd"/>
            <w:r w:rsidRPr="00C50BF7">
              <w:rPr>
                <w:rFonts w:cs="Arial"/>
                <w:lang w:val="en-US"/>
              </w:rPr>
              <w:t xml:space="preserve"> (LKF-</w:t>
            </w:r>
            <w:proofErr w:type="spellStart"/>
            <w:r w:rsidRPr="00C50BF7">
              <w:rPr>
                <w:rFonts w:cs="Arial"/>
                <w:lang w:val="en-US"/>
              </w:rPr>
              <w:t>kod</w:t>
            </w:r>
            <w:proofErr w:type="spellEnd"/>
            <w:r w:rsidRPr="00C50BF7">
              <w:rPr>
                <w:rFonts w:cs="Arial"/>
                <w:lang w:val="en-US"/>
              </w:rPr>
              <w:t>)</w:t>
            </w:r>
          </w:p>
          <w:p w14:paraId="4C1F3FEA" w14:textId="4160A2EC" w:rsidR="009F51A5" w:rsidRDefault="009F51A5" w:rsidP="009F51A5">
            <w:pPr>
              <w:rPr>
                <w:rFonts w:cs="Arial"/>
              </w:rPr>
            </w:pPr>
            <w:r>
              <w:rPr>
                <w:rFonts w:cs="Arial"/>
              </w:rPr>
              <w:t>CPA = Län (anges med länskod enligt SCB)</w:t>
            </w:r>
          </w:p>
          <w:p w14:paraId="60C33D89" w14:textId="77777777" w:rsidR="009F51A5" w:rsidRDefault="009F51A5" w:rsidP="009F51A5">
            <w:pPr>
              <w:rPr>
                <w:rFonts w:cs="Arial"/>
              </w:rPr>
            </w:pPr>
          </w:p>
          <w:p w14:paraId="3D1C91E1" w14:textId="6966AB5E" w:rsidR="009F51A5" w:rsidRDefault="009F51A5" w:rsidP="009F51A5">
            <w:pPr>
              <w:rPr>
                <w:rFonts w:cs="Arial"/>
              </w:rPr>
            </w:pPr>
            <w:r>
              <w:rPr>
                <w:rFonts w:cs="Arial"/>
              </w:rPr>
              <w:t>Koderna är listade i den sorteringsordning de ska förekomma i meddelandet.</w:t>
            </w:r>
          </w:p>
          <w:p w14:paraId="01F8C61B" w14:textId="3E584348" w:rsidR="00C663D3" w:rsidRPr="006C50FA" w:rsidRDefault="00C663D3" w:rsidP="00C663D3">
            <w:pPr>
              <w:rPr>
                <w:rFonts w:cs="Arial"/>
              </w:rPr>
            </w:pP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t>0..1</w:t>
            </w:r>
          </w:p>
        </w:tc>
      </w:tr>
      <w:tr w:rsidR="00C663D3" w:rsidRPr="003E007E" w14:paraId="18DB6037" w14:textId="77777777" w:rsidTr="007931ED">
        <w:trPr>
          <w:gridAfter w:val="1"/>
          <w:wAfter w:w="1218" w:type="dxa"/>
        </w:trPr>
        <w:tc>
          <w:tcPr>
            <w:tcW w:w="2943" w:type="dxa"/>
            <w:tcBorders>
              <w:top w:val="single" w:sz="4" w:space="0" w:color="auto"/>
              <w:left w:val="nil"/>
              <w:bottom w:val="nil"/>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nil"/>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nil"/>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nil"/>
              <w:right w:val="nil"/>
            </w:tcBorders>
          </w:tcPr>
          <w:p w14:paraId="01CFB83B" w14:textId="77777777" w:rsidR="00C663D3" w:rsidRPr="003E007E" w:rsidRDefault="00C663D3" w:rsidP="00C663D3">
            <w:pPr>
              <w:rPr>
                <w:lang w:val="en-US"/>
              </w:rPr>
            </w:pPr>
          </w:p>
        </w:tc>
      </w:tr>
      <w:tr w:rsidR="00021D20" w:rsidRPr="00731E61" w14:paraId="75F49DA5" w14:textId="77777777" w:rsidTr="007931ED">
        <w:trPr>
          <w:gridAfter w:val="1"/>
          <w:wAfter w:w="1218" w:type="dxa"/>
        </w:trPr>
        <w:tc>
          <w:tcPr>
            <w:tcW w:w="9522" w:type="dxa"/>
            <w:gridSpan w:val="4"/>
            <w:tcBorders>
              <w:top w:val="nil"/>
              <w:left w:val="nil"/>
              <w:bottom w:val="single" w:sz="4" w:space="0" w:color="auto"/>
              <w:right w:val="nil"/>
            </w:tcBorders>
          </w:tcPr>
          <w:p w14:paraId="34B74591" w14:textId="6EF0F773" w:rsidR="00021D20" w:rsidRPr="003E007E" w:rsidRDefault="00021D20" w:rsidP="007931ED">
            <w:pPr>
              <w:pStyle w:val="Rubrik4"/>
              <w:rPr>
                <w:lang w:val="en-US"/>
              </w:rPr>
            </w:pPr>
            <w:bookmarkStart w:id="284" w:name="_Toc414627277"/>
            <w:proofErr w:type="spellStart"/>
            <w:r>
              <w:rPr>
                <w:lang w:val="en-US"/>
              </w:rPr>
              <w:t>Svars</w:t>
            </w:r>
            <w:proofErr w:type="spellEnd"/>
            <w:r>
              <w:rPr>
                <w:lang w:val="en-US"/>
              </w:rPr>
              <w:t>-del</w:t>
            </w:r>
            <w:r>
              <w:rPr>
                <w:lang w:val="en-GB"/>
              </w:rPr>
              <w:t xml:space="preserve">: </w:t>
            </w:r>
            <w:r w:rsidRPr="009A0B16">
              <w:rPr>
                <w:lang w:val="en-US" w:eastAsia="sv-SE"/>
              </w:rPr>
              <w:t xml:space="preserve"> </w:t>
            </w:r>
            <w:proofErr w:type="spellStart"/>
            <w:r w:rsidRPr="009A0B16">
              <w:rPr>
                <w:lang w:val="en-US" w:eastAsia="sv-SE"/>
              </w:rPr>
              <w:t>observationGroup</w:t>
            </w:r>
            <w:proofErr w:type="spellEnd"/>
            <w:r>
              <w:rPr>
                <w:lang w:val="en-US" w:eastAsia="sv-SE"/>
              </w:rPr>
              <w:t>/</w:t>
            </w:r>
            <w:r>
              <w:rPr>
                <w:lang w:val="en-GB"/>
              </w:rPr>
              <w:t>observation/</w:t>
            </w:r>
            <w:r>
              <w:rPr>
                <w:lang w:val="en-US" w:eastAsia="sv-SE"/>
              </w:rPr>
              <w:t>r</w:t>
            </w:r>
            <w:r w:rsidRPr="00C93E52">
              <w:rPr>
                <w:lang w:val="en-US" w:eastAsia="sv-SE"/>
              </w:rPr>
              <w:t>elation</w:t>
            </w:r>
            <w:bookmarkEnd w:id="284"/>
          </w:p>
        </w:tc>
      </w:tr>
      <w:tr w:rsidR="00C663D3" w:rsidRPr="00964D8F" w14:paraId="286903E7" w14:textId="77777777" w:rsidTr="007931ED">
        <w:trPr>
          <w:gridAfter w:val="1"/>
          <w:wAfter w:w="1218" w:type="dxa"/>
        </w:trPr>
        <w:tc>
          <w:tcPr>
            <w:tcW w:w="2943" w:type="dxa"/>
            <w:shd w:val="clear" w:color="auto" w:fill="A6A6A6" w:themeFill="background1" w:themeFillShade="A6"/>
          </w:tcPr>
          <w:p w14:paraId="5D91F394"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7931ED">
        <w:trPr>
          <w:gridAfter w:val="1"/>
          <w:wAfter w:w="1218" w:type="dxa"/>
        </w:trPr>
        <w:tc>
          <w:tcPr>
            <w:tcW w:w="2943" w:type="dxa"/>
          </w:tcPr>
          <w:p w14:paraId="5FC777FA" w14:textId="1C93327E" w:rsidR="00C663D3" w:rsidRPr="003C622B" w:rsidRDefault="00C663D3" w:rsidP="00C663D3">
            <w:pPr>
              <w:rPr>
                <w:lang w:val="en-US"/>
              </w:rPr>
            </w:pPr>
            <w:proofErr w:type="spellStart"/>
            <w:r w:rsidRPr="003C622B">
              <w:rPr>
                <w:lang w:eastAsia="sv-SE"/>
              </w:rPr>
              <w:t>code</w:t>
            </w:r>
            <w:proofErr w:type="spellEnd"/>
          </w:p>
        </w:tc>
        <w:tc>
          <w:tcPr>
            <w:tcW w:w="2037" w:type="dxa"/>
          </w:tcPr>
          <w:p w14:paraId="0252A178" w14:textId="5604C7CA" w:rsidR="00C663D3" w:rsidRPr="00C93E52" w:rsidRDefault="00C663D3" w:rsidP="00C663D3">
            <w:proofErr w:type="spellStart"/>
            <w:r w:rsidRPr="00C93E52">
              <w:t>CVType</w:t>
            </w:r>
            <w:proofErr w:type="spellEnd"/>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7931ED">
        <w:trPr>
          <w:gridAfter w:val="1"/>
          <w:wAfter w:w="1218" w:type="dxa"/>
        </w:trPr>
        <w:tc>
          <w:tcPr>
            <w:tcW w:w="2943" w:type="dxa"/>
          </w:tcPr>
          <w:p w14:paraId="69D09B7E" w14:textId="536AAEF7" w:rsidR="00C663D3" w:rsidRPr="003C622B" w:rsidRDefault="00C663D3" w:rsidP="00C663D3">
            <w:pPr>
              <w:rPr>
                <w:lang w:val="en-GB"/>
              </w:rPr>
            </w:pPr>
            <w:proofErr w:type="spellStart"/>
            <w:r w:rsidRPr="003C622B">
              <w:rPr>
                <w:lang w:eastAsia="sv-SE"/>
              </w:rPr>
              <w:t>code.code</w:t>
            </w:r>
            <w:proofErr w:type="spellEnd"/>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7931ED">
        <w:trPr>
          <w:gridAfter w:val="1"/>
          <w:wAfter w:w="1218" w:type="dxa"/>
        </w:trPr>
        <w:tc>
          <w:tcPr>
            <w:tcW w:w="2943" w:type="dxa"/>
          </w:tcPr>
          <w:p w14:paraId="056EDA13" w14:textId="32EC3F5F" w:rsidR="00C663D3" w:rsidRPr="003C622B" w:rsidRDefault="00C663D3" w:rsidP="00C663D3">
            <w:proofErr w:type="spellStart"/>
            <w:r w:rsidRPr="003C622B">
              <w:rPr>
                <w:lang w:eastAsia="sv-SE"/>
              </w:rPr>
              <w:t>code.codeSystem</w:t>
            </w:r>
            <w:proofErr w:type="spellEnd"/>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7931ED">
        <w:trPr>
          <w:gridAfter w:val="1"/>
          <w:wAfter w:w="1218" w:type="dxa"/>
        </w:trPr>
        <w:tc>
          <w:tcPr>
            <w:tcW w:w="2943" w:type="dxa"/>
          </w:tcPr>
          <w:p w14:paraId="41F8889B" w14:textId="719F6F2F" w:rsidR="00C663D3" w:rsidRPr="003C622B" w:rsidRDefault="00C663D3" w:rsidP="00C663D3">
            <w:proofErr w:type="spellStart"/>
            <w:r w:rsidRPr="003C622B">
              <w:rPr>
                <w:lang w:eastAsia="sv-SE"/>
              </w:rPr>
              <w:t>code.codeSystemName</w:t>
            </w:r>
            <w:proofErr w:type="spellEnd"/>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2456933D" w14:textId="77777777" w:rsidTr="007931ED">
        <w:trPr>
          <w:gridAfter w:val="1"/>
          <w:wAfter w:w="1218" w:type="dxa"/>
        </w:trPr>
        <w:tc>
          <w:tcPr>
            <w:tcW w:w="2943" w:type="dxa"/>
            <w:tcBorders>
              <w:bottom w:val="single" w:sz="4" w:space="0" w:color="auto"/>
            </w:tcBorders>
          </w:tcPr>
          <w:p w14:paraId="76974DAD" w14:textId="6CDC4DFB" w:rsidR="00C663D3" w:rsidRPr="003C622B" w:rsidRDefault="00C663D3" w:rsidP="00C663D3">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4E6080F6" w14:textId="77777777" w:rsidTr="007931ED">
        <w:trPr>
          <w:gridAfter w:val="1"/>
          <w:wAfter w:w="1218" w:type="dxa"/>
        </w:trPr>
        <w:tc>
          <w:tcPr>
            <w:tcW w:w="2943" w:type="dxa"/>
            <w:tcBorders>
              <w:bottom w:val="single" w:sz="4" w:space="0" w:color="auto"/>
            </w:tcBorders>
          </w:tcPr>
          <w:p w14:paraId="0F37745E" w14:textId="2498A92E" w:rsidR="00C663D3" w:rsidRPr="00DE065A" w:rsidRDefault="00C663D3" w:rsidP="00C663D3">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C663D3" w:rsidRPr="00C93E52" w:rsidRDefault="00C663D3" w:rsidP="00C663D3">
            <w:proofErr w:type="spellStart"/>
            <w:r w:rsidRPr="006C50FA">
              <w:t>ReferredInformationType</w:t>
            </w:r>
            <w:proofErr w:type="spellEnd"/>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w:t>
            </w:r>
            <w:proofErr w:type="gramStart"/>
            <w:r>
              <w:t>..</w:t>
            </w:r>
            <w:proofErr w:type="gramEnd"/>
            <w:r>
              <w:t>1</w:t>
            </w:r>
          </w:p>
        </w:tc>
      </w:tr>
      <w:tr w:rsidR="00C663D3" w:rsidRPr="00B81FE2" w14:paraId="53D52190" w14:textId="77777777" w:rsidTr="007931ED">
        <w:trPr>
          <w:gridAfter w:val="1"/>
          <w:wAfter w:w="1218" w:type="dxa"/>
        </w:trPr>
        <w:tc>
          <w:tcPr>
            <w:tcW w:w="2943" w:type="dxa"/>
            <w:tcBorders>
              <w:left w:val="nil"/>
              <w:bottom w:val="nil"/>
              <w:right w:val="nil"/>
            </w:tcBorders>
          </w:tcPr>
          <w:p w14:paraId="0F8C30ED" w14:textId="77777777" w:rsidR="00C663D3" w:rsidRPr="00C93E52" w:rsidRDefault="00C663D3" w:rsidP="00C663D3"/>
        </w:tc>
        <w:tc>
          <w:tcPr>
            <w:tcW w:w="2037" w:type="dxa"/>
            <w:tcBorders>
              <w:left w:val="nil"/>
              <w:bottom w:val="nil"/>
              <w:right w:val="nil"/>
            </w:tcBorders>
          </w:tcPr>
          <w:p w14:paraId="103DA4A8" w14:textId="77777777" w:rsidR="00C663D3" w:rsidRPr="00C93E52" w:rsidRDefault="00C663D3" w:rsidP="00C663D3"/>
        </w:tc>
        <w:tc>
          <w:tcPr>
            <w:tcW w:w="2925" w:type="dxa"/>
            <w:tcBorders>
              <w:left w:val="nil"/>
              <w:bottom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bottom w:val="nil"/>
              <w:right w:val="nil"/>
            </w:tcBorders>
          </w:tcPr>
          <w:p w14:paraId="33E7848F" w14:textId="77777777" w:rsidR="00C663D3" w:rsidRPr="00C93E52" w:rsidRDefault="00C663D3" w:rsidP="00C663D3">
            <w:pPr>
              <w:rPr>
                <w:lang w:val="en-US"/>
              </w:rPr>
            </w:pPr>
          </w:p>
        </w:tc>
      </w:tr>
      <w:tr w:rsidR="00021D20" w:rsidRPr="00731E61" w14:paraId="758A089A" w14:textId="77777777" w:rsidTr="007931ED">
        <w:trPr>
          <w:gridAfter w:val="1"/>
          <w:wAfter w:w="1218" w:type="dxa"/>
        </w:trPr>
        <w:tc>
          <w:tcPr>
            <w:tcW w:w="9522" w:type="dxa"/>
            <w:gridSpan w:val="4"/>
            <w:tcBorders>
              <w:top w:val="nil"/>
              <w:left w:val="nil"/>
              <w:right w:val="nil"/>
            </w:tcBorders>
          </w:tcPr>
          <w:p w14:paraId="44E08CE5" w14:textId="063B017F" w:rsidR="00021D20" w:rsidRPr="007931ED" w:rsidRDefault="00021D20" w:rsidP="007931ED">
            <w:pPr>
              <w:pStyle w:val="Rubrik4"/>
              <w:rPr>
                <w:lang w:val="en-US"/>
              </w:rPr>
            </w:pPr>
            <w:bookmarkStart w:id="285" w:name="_Toc414627278"/>
            <w:proofErr w:type="spellStart"/>
            <w:r>
              <w:rPr>
                <w:lang w:val="en-US"/>
              </w:rPr>
              <w:t>Svars</w:t>
            </w:r>
            <w:proofErr w:type="spellEnd"/>
            <w:r>
              <w:rPr>
                <w:lang w:val="en-US"/>
              </w:rPr>
              <w:t>-del</w:t>
            </w:r>
            <w:r>
              <w:rPr>
                <w:lang w:val="en-GB"/>
              </w:rPr>
              <w:t xml:space="preserve">: </w:t>
            </w:r>
            <w:r w:rsidRPr="009A0B16">
              <w:rPr>
                <w:lang w:val="en-US" w:eastAsia="sv-SE"/>
              </w:rPr>
              <w:t xml:space="preserve"> </w:t>
            </w:r>
            <w:proofErr w:type="spellStart"/>
            <w:r w:rsidRPr="009A0B16">
              <w:rPr>
                <w:lang w:val="en-US" w:eastAsia="sv-SE"/>
              </w:rPr>
              <w:t>observationGroup</w:t>
            </w:r>
            <w:proofErr w:type="spellEnd"/>
            <w:r>
              <w:rPr>
                <w:lang w:val="en-US" w:eastAsia="sv-SE"/>
              </w:rPr>
              <w:t>/</w:t>
            </w:r>
            <w:r>
              <w:rPr>
                <w:lang w:val="en-GB"/>
              </w:rPr>
              <w:t>observation/</w:t>
            </w:r>
            <w:r>
              <w:rPr>
                <w:lang w:val="en-US" w:eastAsia="sv-SE"/>
              </w:rPr>
              <w:t>r</w:t>
            </w:r>
            <w:r w:rsidRPr="00C93E52">
              <w:rPr>
                <w:lang w:val="en-US" w:eastAsia="sv-SE"/>
              </w:rPr>
              <w:t>elation</w:t>
            </w:r>
            <w:r>
              <w:rPr>
                <w:lang w:val="en-US" w:eastAsia="sv-SE"/>
              </w:rPr>
              <w:t>/</w:t>
            </w:r>
            <w:proofErr w:type="spellStart"/>
            <w:r w:rsidRPr="007931ED">
              <w:rPr>
                <w:lang w:val="en-US" w:eastAsia="sv-SE"/>
              </w:rPr>
              <w:t>referredInformation</w:t>
            </w:r>
            <w:bookmarkEnd w:id="285"/>
            <w:proofErr w:type="spellEnd"/>
          </w:p>
        </w:tc>
      </w:tr>
      <w:tr w:rsidR="00C663D3" w:rsidRPr="008345BA" w14:paraId="473D4552" w14:textId="77777777" w:rsidTr="007931ED">
        <w:trPr>
          <w:gridAfter w:val="1"/>
          <w:wAfter w:w="1218" w:type="dxa"/>
        </w:trPr>
        <w:tc>
          <w:tcPr>
            <w:tcW w:w="2943" w:type="dxa"/>
            <w:shd w:val="clear" w:color="auto" w:fill="A6A6A6" w:themeFill="background1" w:themeFillShade="A6"/>
          </w:tcPr>
          <w:p w14:paraId="5D2824B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lastRenderedPageBreak/>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C663D3" w:rsidRPr="00C93E52" w:rsidRDefault="00C663D3" w:rsidP="00C663D3">
            <w:pPr>
              <w:rPr>
                <w:lang w:val="en-GB"/>
              </w:rPr>
            </w:pPr>
            <w:proofErr w:type="spellStart"/>
            <w:r w:rsidRPr="00C93E52">
              <w:lastRenderedPageBreak/>
              <w:t>ReferredInformationType</w:t>
            </w:r>
            <w:proofErr w:type="spellEnd"/>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7931ED">
        <w:trPr>
          <w:gridAfter w:val="1"/>
          <w:wAfter w:w="1218" w:type="dxa"/>
        </w:trPr>
        <w:tc>
          <w:tcPr>
            <w:tcW w:w="2943" w:type="dxa"/>
          </w:tcPr>
          <w:p w14:paraId="149947D0" w14:textId="479145CD" w:rsidR="00C663D3" w:rsidRPr="003C622B" w:rsidRDefault="00C663D3" w:rsidP="00C663D3">
            <w:pPr>
              <w:rPr>
                <w:lang w:val="en-GB"/>
              </w:rPr>
            </w:pPr>
            <w:r w:rsidRPr="003C622B">
              <w:lastRenderedPageBreak/>
              <w:t>id</w:t>
            </w:r>
          </w:p>
        </w:tc>
        <w:tc>
          <w:tcPr>
            <w:tcW w:w="2037" w:type="dxa"/>
          </w:tcPr>
          <w:p w14:paraId="5764B50D" w14:textId="2B2FB0BA" w:rsidR="00C663D3" w:rsidRPr="00C93E52" w:rsidRDefault="00C663D3" w:rsidP="00C663D3">
            <w:proofErr w:type="spellStart"/>
            <w:r w:rsidRPr="00C93E52">
              <w:t>IIType</w:t>
            </w:r>
            <w:proofErr w:type="spellEnd"/>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w:t>
            </w:r>
            <w:proofErr w:type="gramStart"/>
            <w:r w:rsidRPr="00C93E52">
              <w:t>..</w:t>
            </w:r>
            <w:proofErr w:type="gramEnd"/>
            <w:r w:rsidRPr="00C93E52">
              <w:t>1</w:t>
            </w:r>
          </w:p>
        </w:tc>
      </w:tr>
      <w:tr w:rsidR="00C663D3" w:rsidRPr="000D472E" w14:paraId="219A3958"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7931ED">
        <w:trPr>
          <w:gridAfter w:val="1"/>
          <w:wAfter w:w="1218" w:type="dxa"/>
        </w:trPr>
        <w:tc>
          <w:tcPr>
            <w:tcW w:w="2943" w:type="dxa"/>
          </w:tcPr>
          <w:p w14:paraId="7EA9BA4C" w14:textId="73E3A6A0" w:rsidR="00C663D3" w:rsidRPr="003C622B" w:rsidRDefault="00C663D3" w:rsidP="00C663D3">
            <w:pPr>
              <w:rPr>
                <w:lang w:val="en-GB"/>
              </w:rPr>
            </w:pPr>
            <w:proofErr w:type="spellStart"/>
            <w:r w:rsidRPr="003C622B">
              <w:t>time</w:t>
            </w:r>
            <w:proofErr w:type="spellEnd"/>
          </w:p>
        </w:tc>
        <w:tc>
          <w:tcPr>
            <w:tcW w:w="2037" w:type="dxa"/>
          </w:tcPr>
          <w:p w14:paraId="505CE8A0" w14:textId="02DBC4B1" w:rsidR="00C663D3" w:rsidRPr="00C93E52" w:rsidRDefault="006174CA" w:rsidP="00C663D3">
            <w:pPr>
              <w:rPr>
                <w:lang w:val="en-GB"/>
              </w:rPr>
            </w:pPr>
            <w:proofErr w:type="spellStart"/>
            <w:r>
              <w:t>Partial</w:t>
            </w:r>
            <w:r w:rsidR="00C663D3" w:rsidRPr="00C93E52">
              <w:t>TimeStamp</w:t>
            </w:r>
            <w:r>
              <w:t>Type</w:t>
            </w:r>
            <w:proofErr w:type="spellEnd"/>
          </w:p>
        </w:tc>
        <w:tc>
          <w:tcPr>
            <w:tcW w:w="2925" w:type="dxa"/>
          </w:tcPr>
          <w:p w14:paraId="0C47CEDF" w14:textId="17A07714" w:rsidR="00C663D3" w:rsidRPr="00C93E52" w:rsidRDefault="00C663D3" w:rsidP="00C663D3">
            <w:r w:rsidRPr="00C93E52">
              <w:rPr>
                <w:rFonts w:cs="Arial"/>
              </w:rPr>
              <w:t xml:space="preserve">Starttid av refererad information. Uttrycks med formatet </w:t>
            </w:r>
            <w:proofErr w:type="spellStart"/>
            <w:r w:rsidRPr="00C93E52">
              <w:rPr>
                <w:rFonts w:cs="Arial"/>
              </w:rPr>
              <w:t>ÅÅÅÅMMDDttmmss</w:t>
            </w:r>
            <w:proofErr w:type="spellEnd"/>
            <w:r w:rsidR="006174CA">
              <w:rPr>
                <w:rFonts w:cs="Arial"/>
              </w:rPr>
              <w:t xml:space="preserve"> där precisionen kan minskas ner till att bara ange år</w:t>
            </w:r>
            <w:r w:rsidRPr="00C93E52">
              <w:rPr>
                <w:rFonts w:cs="Arial"/>
              </w:rPr>
              <w:t xml:space="preserve">. </w:t>
            </w:r>
            <w:ins w:id="286" w:author="Torbjörn Dahlin" w:date="2015-03-24T10:14:00Z">
              <w:r w:rsidR="002B763A">
                <w:rPr>
                  <w:rFonts w:cs="Arial"/>
                </w:rPr>
                <w:t>(Fält 3).</w:t>
              </w:r>
            </w:ins>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7931ED">
        <w:trPr>
          <w:gridAfter w:val="1"/>
          <w:wAfter w:w="1218" w:type="dxa"/>
        </w:trPr>
        <w:tc>
          <w:tcPr>
            <w:tcW w:w="2943" w:type="dxa"/>
          </w:tcPr>
          <w:p w14:paraId="2BD23148" w14:textId="39A064D4" w:rsidR="00C663D3" w:rsidRPr="003C622B" w:rsidRDefault="00C663D3" w:rsidP="00C663D3">
            <w:pPr>
              <w:rPr>
                <w:lang w:val="en-GB"/>
              </w:rPr>
            </w:pPr>
            <w:proofErr w:type="spellStart"/>
            <w:r w:rsidRPr="003C622B">
              <w:t>type</w:t>
            </w:r>
            <w:proofErr w:type="spellEnd"/>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3B64489D" w:rsidR="00C663D3" w:rsidRPr="00C93E52" w:rsidRDefault="00C663D3" w:rsidP="00AA37A5">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w:t>
            </w:r>
            <w:r w:rsidR="0001179B">
              <w:t xml:space="preserve"> en aktivitet ha ett samband till </w:t>
            </w:r>
            <w:proofErr w:type="gramStart"/>
            <w:r w:rsidR="0001179B">
              <w:t>en  observation</w:t>
            </w:r>
            <w:proofErr w:type="gramEnd"/>
            <w:r w:rsidR="0001179B">
              <w:t xml:space="preserve"> och då är  </w:t>
            </w:r>
            <w:proofErr w:type="spellStart"/>
            <w:r w:rsidR="0001179B">
              <w:t>r</w:t>
            </w:r>
            <w:r w:rsidR="0001179B" w:rsidRPr="00C93E52">
              <w:t>eferredInformationType</w:t>
            </w:r>
            <w:proofErr w:type="spellEnd"/>
            <w:r w:rsidR="0001179B">
              <w:t xml:space="preserve"> ”</w:t>
            </w:r>
            <w:proofErr w:type="spellStart"/>
            <w:r w:rsidR="0001179B" w:rsidRPr="00F83C47">
              <w:rPr>
                <w:color w:val="000000"/>
              </w:rPr>
              <w:t>ch</w:t>
            </w:r>
            <w:r w:rsidR="0001179B">
              <w:rPr>
                <w:color w:val="000000"/>
              </w:rPr>
              <w:t>b</w:t>
            </w:r>
            <w:proofErr w:type="spellEnd"/>
            <w:r w:rsidR="0001179B">
              <w:rPr>
                <w:color w:val="000000"/>
              </w:rPr>
              <w:t>-</w:t>
            </w:r>
            <w:proofErr w:type="spellStart"/>
            <w:r w:rsidR="0001179B" w:rsidRPr="00F83C47">
              <w:rPr>
                <w:color w:val="000000"/>
              </w:rPr>
              <w:t>o</w:t>
            </w:r>
            <w:r w:rsidR="0001179B">
              <w:t>”</w:t>
            </w:r>
            <w:r w:rsidR="00AA37A5">
              <w:t>.</w:t>
            </w:r>
            <w:r w:rsidR="0001179B">
              <w:t>Se</w:t>
            </w:r>
            <w:proofErr w:type="spellEnd"/>
            <w:r w:rsidR="0001179B">
              <w:t xml:space="preserve"> avsnitt om </w:t>
            </w:r>
            <w:proofErr w:type="spellStart"/>
            <w:r w:rsidR="0001179B">
              <w:t>categorization</w:t>
            </w:r>
            <w:proofErr w:type="spellEnd"/>
            <w:r w:rsidR="0001179B">
              <w:t xml:space="preserve"> i tjänstekontraktsbeskrivning för respektive tjänst, som passar för det relaterade objektet.</w:t>
            </w:r>
          </w:p>
        </w:tc>
        <w:tc>
          <w:tcPr>
            <w:tcW w:w="1617" w:type="dxa"/>
          </w:tcPr>
          <w:p w14:paraId="4AA62D5D" w14:textId="4418D888" w:rsidR="00C663D3" w:rsidRPr="00C93E52" w:rsidRDefault="00C663D3" w:rsidP="00C663D3">
            <w:r w:rsidRPr="002C2FC3">
              <w:t>1</w:t>
            </w:r>
          </w:p>
        </w:tc>
      </w:tr>
      <w:tr w:rsidR="00C663D3" w:rsidRPr="000D472E" w14:paraId="535328E3"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proofErr w:type="spellStart"/>
            <w:r w:rsidRPr="002C2FC3">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proofErr w:type="spellStart"/>
            <w:r w:rsidRPr="002C2FC3">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5CCF5B59" w:rsidR="00C663D3" w:rsidRPr="00C93E52" w:rsidRDefault="00AA37A5" w:rsidP="00AA37A5">
            <w:pPr>
              <w:rPr>
                <w:rFonts w:cs="Arial"/>
              </w:rPr>
            </w:pPr>
            <w:r>
              <w:rPr>
                <w:rFonts w:cs="Arial"/>
              </w:rPr>
              <w:t>Vårdgivare som är informationsägare av</w:t>
            </w:r>
            <w:r w:rsidR="003117E0">
              <w:rPr>
                <w:rFonts w:cs="Arial"/>
              </w:rPr>
              <w:t xml:space="preserve"> </w:t>
            </w:r>
            <w:r w:rsidR="00C663D3">
              <w:rPr>
                <w:rFonts w:cs="Arial"/>
              </w:rPr>
              <w:t>den refererade informationen</w:t>
            </w:r>
            <w:r w:rsidR="003117E0">
              <w:rPr>
                <w:rFonts w:cs="Arial"/>
              </w:rPr>
              <w:t>, beroende på vilken adresseringsmodell tjänsten tillämpar</w:t>
            </w:r>
            <w:r w:rsidR="00C663D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w:t>
            </w:r>
            <w:proofErr w:type="gramStart"/>
            <w:r>
              <w:t>..</w:t>
            </w:r>
            <w:proofErr w:type="gramEnd"/>
            <w:r>
              <w:t>1</w:t>
            </w:r>
          </w:p>
        </w:tc>
      </w:tr>
      <w:tr w:rsidR="00C663D3" w:rsidRPr="000D472E" w14:paraId="359D698F" w14:textId="77777777" w:rsidTr="007931ED">
        <w:trPr>
          <w:gridAfter w:val="1"/>
          <w:wAfter w:w="1218" w:type="dxa"/>
        </w:trPr>
        <w:tc>
          <w:tcPr>
            <w:tcW w:w="2943" w:type="dxa"/>
            <w:tcBorders>
              <w:top w:val="single" w:sz="4" w:space="0" w:color="auto"/>
              <w:left w:val="nil"/>
              <w:bottom w:val="nil"/>
              <w:right w:val="nil"/>
            </w:tcBorders>
          </w:tcPr>
          <w:p w14:paraId="6E186E65" w14:textId="77777777" w:rsidR="00C663D3" w:rsidRPr="002C2FC3" w:rsidRDefault="00C663D3" w:rsidP="00C663D3"/>
        </w:tc>
        <w:tc>
          <w:tcPr>
            <w:tcW w:w="2037" w:type="dxa"/>
            <w:tcBorders>
              <w:top w:val="single" w:sz="4" w:space="0" w:color="auto"/>
              <w:left w:val="nil"/>
              <w:bottom w:val="nil"/>
              <w:right w:val="nil"/>
            </w:tcBorders>
          </w:tcPr>
          <w:p w14:paraId="3A5018BF" w14:textId="77777777" w:rsidR="00C663D3" w:rsidRPr="002C2FC3" w:rsidRDefault="00C663D3" w:rsidP="00C663D3"/>
        </w:tc>
        <w:tc>
          <w:tcPr>
            <w:tcW w:w="2925" w:type="dxa"/>
            <w:tcBorders>
              <w:top w:val="single" w:sz="4" w:space="0" w:color="auto"/>
              <w:left w:val="nil"/>
              <w:bottom w:val="nil"/>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706A35C3" w14:textId="77777777" w:rsidR="00C663D3" w:rsidRPr="00C93E52" w:rsidRDefault="00C663D3" w:rsidP="00C663D3"/>
        </w:tc>
      </w:tr>
      <w:tr w:rsidR="00021D20" w:rsidRPr="00731E61" w14:paraId="5F6C5278" w14:textId="77777777" w:rsidTr="007931ED">
        <w:tc>
          <w:tcPr>
            <w:tcW w:w="10740" w:type="dxa"/>
            <w:gridSpan w:val="5"/>
            <w:tcBorders>
              <w:top w:val="nil"/>
              <w:left w:val="nil"/>
              <w:bottom w:val="single" w:sz="4" w:space="0" w:color="auto"/>
              <w:right w:val="nil"/>
            </w:tcBorders>
          </w:tcPr>
          <w:p w14:paraId="348B4F41" w14:textId="6A6C712F" w:rsidR="00021D20" w:rsidRPr="007931ED" w:rsidRDefault="00FC2B71" w:rsidP="007931ED">
            <w:pPr>
              <w:pStyle w:val="Rubrik4"/>
              <w:rPr>
                <w:lang w:val="en-US"/>
              </w:rPr>
            </w:pPr>
            <w:bookmarkStart w:id="287" w:name="_Toc414627279"/>
            <w:proofErr w:type="spellStart"/>
            <w:r>
              <w:rPr>
                <w:lang w:val="en-US"/>
              </w:rPr>
              <w:t>Svars</w:t>
            </w:r>
            <w:proofErr w:type="spellEnd"/>
            <w:r>
              <w:rPr>
                <w:lang w:val="en-US"/>
              </w:rPr>
              <w:t>-del</w:t>
            </w:r>
            <w:r>
              <w:rPr>
                <w:lang w:val="en-GB"/>
              </w:rPr>
              <w:t xml:space="preserve">: </w:t>
            </w:r>
            <w:r w:rsidRPr="009A0B16">
              <w:rPr>
                <w:lang w:val="en-US" w:eastAsia="sv-SE"/>
              </w:rPr>
              <w:t xml:space="preserve"> </w:t>
            </w:r>
            <w:proofErr w:type="spellStart"/>
            <w:r w:rsidRPr="009A0B16">
              <w:rPr>
                <w:lang w:val="en-US" w:eastAsia="sv-SE"/>
              </w:rPr>
              <w:t>observationGroup</w:t>
            </w:r>
            <w:proofErr w:type="spellEnd"/>
            <w:r>
              <w:rPr>
                <w:lang w:val="en-US" w:eastAsia="sv-SE"/>
              </w:rPr>
              <w:t>/</w:t>
            </w:r>
            <w:r>
              <w:rPr>
                <w:lang w:val="en-GB"/>
              </w:rPr>
              <w:t>observation/</w:t>
            </w:r>
            <w:r>
              <w:rPr>
                <w:lang w:val="en-US" w:eastAsia="sv-SE"/>
              </w:rPr>
              <w:t>r</w:t>
            </w:r>
            <w:r w:rsidRPr="00C93E52">
              <w:rPr>
                <w:lang w:val="en-US" w:eastAsia="sv-SE"/>
              </w:rPr>
              <w:t>elation</w:t>
            </w:r>
            <w:r>
              <w:rPr>
                <w:lang w:val="en-US" w:eastAsia="sv-SE"/>
              </w:rPr>
              <w:t>/</w:t>
            </w:r>
            <w:proofErr w:type="spellStart"/>
            <w:r w:rsidRPr="00536479">
              <w:rPr>
                <w:lang w:val="en-US" w:eastAsia="sv-SE"/>
              </w:rPr>
              <w:t>referredInformation</w:t>
            </w:r>
            <w:proofErr w:type="spellEnd"/>
            <w:r>
              <w:rPr>
                <w:lang w:val="en-US" w:eastAsia="sv-SE"/>
              </w:rPr>
              <w:t>/</w:t>
            </w:r>
            <w:proofErr w:type="spellStart"/>
            <w:r w:rsidRPr="006C50FA">
              <w:rPr>
                <w:lang w:val="en-US"/>
              </w:rPr>
              <w:t>informationOwner</w:t>
            </w:r>
            <w:bookmarkEnd w:id="287"/>
            <w:proofErr w:type="spellEnd"/>
          </w:p>
        </w:tc>
      </w:tr>
      <w:tr w:rsidR="00C663D3" w:rsidRPr="00FC2B71" w14:paraId="6DE7C29E" w14:textId="77777777" w:rsidTr="007931ED">
        <w:trPr>
          <w:gridAfter w:val="1"/>
          <w:wAfter w:w="1218" w:type="dxa"/>
        </w:trPr>
        <w:tc>
          <w:tcPr>
            <w:tcW w:w="2943" w:type="dxa"/>
            <w:shd w:val="clear" w:color="auto" w:fill="A6A6A6" w:themeFill="background1" w:themeFillShade="A6"/>
          </w:tcPr>
          <w:p w14:paraId="4127F505" w14:textId="77777777" w:rsidR="00C663D3" w:rsidRPr="009A0B16" w:rsidRDefault="00C663D3" w:rsidP="00C663D3">
            <w:pPr>
              <w:rPr>
                <w:lang w:val="en-US" w:eastAsia="sv-SE"/>
              </w:rPr>
            </w:pPr>
            <w:proofErr w:type="spellStart"/>
            <w:r w:rsidRPr="00846389">
              <w:rPr>
                <w:lang w:val="en-US" w:eastAsia="sv-SE"/>
              </w:rPr>
              <w:t>observationGroup</w:t>
            </w:r>
            <w:proofErr w:type="spellEnd"/>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lastRenderedPageBreak/>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C663D3" w:rsidRPr="007931ED" w:rsidRDefault="00C663D3" w:rsidP="00C663D3">
            <w:pPr>
              <w:rPr>
                <w:lang w:val="en-US"/>
              </w:rPr>
            </w:pPr>
            <w:proofErr w:type="spellStart"/>
            <w:r w:rsidRPr="007931ED">
              <w:rPr>
                <w:lang w:val="en-US"/>
              </w:rPr>
              <w:lastRenderedPageBreak/>
              <w:t>InformationOwnerType</w:t>
            </w:r>
            <w:proofErr w:type="spellEnd"/>
          </w:p>
        </w:tc>
        <w:tc>
          <w:tcPr>
            <w:tcW w:w="2925" w:type="dxa"/>
            <w:shd w:val="clear" w:color="auto" w:fill="A6A6A6" w:themeFill="background1" w:themeFillShade="A6"/>
          </w:tcPr>
          <w:p w14:paraId="6ECF4989" w14:textId="77777777" w:rsidR="00C663D3" w:rsidRPr="007931ED" w:rsidRDefault="00C663D3" w:rsidP="00C663D3">
            <w:pPr>
              <w:rPr>
                <w:lang w:val="en-US"/>
              </w:rPr>
            </w:pPr>
          </w:p>
        </w:tc>
        <w:tc>
          <w:tcPr>
            <w:tcW w:w="1617" w:type="dxa"/>
            <w:shd w:val="clear" w:color="auto" w:fill="A6A6A6" w:themeFill="background1" w:themeFillShade="A6"/>
          </w:tcPr>
          <w:p w14:paraId="2144F7EB" w14:textId="5E26D94A" w:rsidR="00C663D3" w:rsidRPr="007931ED" w:rsidRDefault="00C663D3" w:rsidP="00C663D3">
            <w:pPr>
              <w:rPr>
                <w:lang w:val="en-US"/>
              </w:rPr>
            </w:pPr>
          </w:p>
        </w:tc>
      </w:tr>
      <w:tr w:rsidR="00C663D3" w:rsidRPr="008345BA" w14:paraId="368F7EDC" w14:textId="77777777" w:rsidTr="007931ED">
        <w:trPr>
          <w:gridAfter w:val="1"/>
          <w:wAfter w:w="1218" w:type="dxa"/>
        </w:trPr>
        <w:tc>
          <w:tcPr>
            <w:tcW w:w="2943" w:type="dxa"/>
          </w:tcPr>
          <w:p w14:paraId="6F2215D7" w14:textId="09D5A7D3" w:rsidR="00C663D3" w:rsidRPr="007931ED" w:rsidRDefault="00C663D3" w:rsidP="00C663D3">
            <w:pPr>
              <w:rPr>
                <w:lang w:val="en-US"/>
              </w:rPr>
            </w:pPr>
            <w:r w:rsidRPr="007931ED">
              <w:rPr>
                <w:lang w:val="en-US"/>
              </w:rPr>
              <w:lastRenderedPageBreak/>
              <w:t>id</w:t>
            </w:r>
          </w:p>
        </w:tc>
        <w:tc>
          <w:tcPr>
            <w:tcW w:w="2037" w:type="dxa"/>
          </w:tcPr>
          <w:p w14:paraId="459E0E84" w14:textId="6493F662" w:rsidR="00C663D3" w:rsidRPr="007931ED" w:rsidRDefault="00C663D3" w:rsidP="00C663D3">
            <w:pPr>
              <w:rPr>
                <w:lang w:val="en-US"/>
              </w:rPr>
            </w:pPr>
            <w:proofErr w:type="spellStart"/>
            <w:r w:rsidRPr="007931ED">
              <w:rPr>
                <w:lang w:val="en-US"/>
              </w:rPr>
              <w:t>IIType</w:t>
            </w:r>
            <w:proofErr w:type="spellEnd"/>
          </w:p>
        </w:tc>
        <w:tc>
          <w:tcPr>
            <w:tcW w:w="2925" w:type="dxa"/>
          </w:tcPr>
          <w:p w14:paraId="1B5D4145" w14:textId="75C64767" w:rsidR="00C663D3" w:rsidRPr="00C93E52" w:rsidRDefault="007F6550" w:rsidP="00C663D3">
            <w:r>
              <w:rPr>
                <w:rFonts w:cs="Arial"/>
              </w:rPr>
              <w:t>Informationsägare av refererad information</w:t>
            </w:r>
            <w:r w:rsidR="00C663D3" w:rsidRPr="00C93E52">
              <w:rPr>
                <w:rFonts w:cs="Arial"/>
              </w:rPr>
              <w:t xml:space="preserve"> </w:t>
            </w:r>
          </w:p>
        </w:tc>
        <w:tc>
          <w:tcPr>
            <w:tcW w:w="1617" w:type="dxa"/>
          </w:tcPr>
          <w:p w14:paraId="639DC4B0" w14:textId="65C57B61" w:rsidR="00C663D3" w:rsidRPr="00C93E52" w:rsidRDefault="00C663D3" w:rsidP="00C663D3">
            <w:r>
              <w:t>1</w:t>
            </w:r>
            <w:proofErr w:type="gramStart"/>
            <w:r>
              <w:t>..</w:t>
            </w:r>
            <w:proofErr w:type="gramEnd"/>
            <w:r>
              <w:t>1</w:t>
            </w:r>
          </w:p>
        </w:tc>
      </w:tr>
      <w:tr w:rsidR="00C663D3" w:rsidRPr="005822C8" w14:paraId="541850E7"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w:t>
            </w:r>
            <w:proofErr w:type="gramStart"/>
            <w:r>
              <w:t>..</w:t>
            </w:r>
            <w:proofErr w:type="gramEnd"/>
            <w:r>
              <w:t>1</w:t>
            </w:r>
          </w:p>
        </w:tc>
      </w:tr>
      <w:tr w:rsidR="00C663D3" w:rsidRPr="005822C8" w14:paraId="3B8E7BDC" w14:textId="77777777" w:rsidTr="007931ED">
        <w:trPr>
          <w:gridAfter w:val="1"/>
          <w:wAfter w:w="1218" w:type="dxa"/>
        </w:trPr>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7EF50F8F" w:rsidR="00C663D3" w:rsidRPr="00C93E52" w:rsidRDefault="007F6550" w:rsidP="007F6550">
            <w:pPr>
              <w:rPr>
                <w:rFonts w:cs="Arial"/>
              </w:rPr>
            </w:pPr>
            <w:r>
              <w:rPr>
                <w:rFonts w:cs="Arial"/>
              </w:rPr>
              <w:t>Vårdgivarens</w:t>
            </w:r>
            <w:r w:rsidRPr="00C93E52">
              <w:rPr>
                <w:rFonts w:cs="Arial"/>
              </w:rPr>
              <w:t xml:space="preserve"> </w:t>
            </w:r>
            <w:r w:rsidR="00C663D3" w:rsidRPr="00C93E52">
              <w:rPr>
                <w:rFonts w:cs="Arial"/>
              </w:rPr>
              <w:t>HSA-id</w:t>
            </w:r>
            <w:r w:rsidR="00C663D3">
              <w:rPr>
                <w:rFonts w:cs="Arial"/>
              </w:rPr>
              <w:t xml:space="preserve">. </w:t>
            </w:r>
            <w:r>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w:t>
            </w:r>
            <w:proofErr w:type="gramStart"/>
            <w:r>
              <w:t>..</w:t>
            </w:r>
            <w:proofErr w:type="gramEnd"/>
            <w:r>
              <w:t>1</w:t>
            </w:r>
          </w:p>
        </w:tc>
      </w:tr>
      <w:tr w:rsidR="00C663D3" w:rsidRPr="008345BA" w14:paraId="67D7108D" w14:textId="77777777" w:rsidTr="007931ED">
        <w:trPr>
          <w:gridAfter w:val="1"/>
          <w:wAfter w:w="1218" w:type="dxa"/>
        </w:trPr>
        <w:tc>
          <w:tcPr>
            <w:tcW w:w="2943" w:type="dxa"/>
            <w:tcBorders>
              <w:left w:val="nil"/>
              <w:bottom w:val="nil"/>
              <w:right w:val="nil"/>
            </w:tcBorders>
          </w:tcPr>
          <w:p w14:paraId="6B220F17" w14:textId="77777777" w:rsidR="00C663D3" w:rsidRPr="00C93E52" w:rsidRDefault="00C663D3" w:rsidP="00C663D3">
            <w:pPr>
              <w:rPr>
                <w:lang w:val="en-US"/>
              </w:rPr>
            </w:pPr>
          </w:p>
        </w:tc>
        <w:tc>
          <w:tcPr>
            <w:tcW w:w="2037" w:type="dxa"/>
            <w:tcBorders>
              <w:left w:val="nil"/>
              <w:bottom w:val="nil"/>
              <w:right w:val="nil"/>
            </w:tcBorders>
          </w:tcPr>
          <w:p w14:paraId="14A9D441" w14:textId="77777777" w:rsidR="00C663D3" w:rsidRPr="00C93E52" w:rsidRDefault="00C663D3" w:rsidP="00C663D3">
            <w:pPr>
              <w:rPr>
                <w:lang w:val="en-GB"/>
              </w:rPr>
            </w:pPr>
          </w:p>
        </w:tc>
        <w:tc>
          <w:tcPr>
            <w:tcW w:w="2925" w:type="dxa"/>
            <w:tcBorders>
              <w:left w:val="nil"/>
              <w:bottom w:val="nil"/>
              <w:right w:val="nil"/>
            </w:tcBorders>
          </w:tcPr>
          <w:p w14:paraId="52406E7F" w14:textId="77777777" w:rsidR="00C663D3" w:rsidRPr="00C93E52" w:rsidRDefault="00C663D3" w:rsidP="00C663D3">
            <w:pPr>
              <w:rPr>
                <w:rFonts w:eastAsia="Times New Roman" w:cs="Arial"/>
              </w:rPr>
            </w:pPr>
          </w:p>
        </w:tc>
        <w:tc>
          <w:tcPr>
            <w:tcW w:w="1617" w:type="dxa"/>
            <w:tcBorders>
              <w:left w:val="nil"/>
              <w:bottom w:val="nil"/>
              <w:right w:val="nil"/>
            </w:tcBorders>
          </w:tcPr>
          <w:p w14:paraId="0CDBD069" w14:textId="77777777" w:rsidR="00C663D3" w:rsidRPr="00C93E52" w:rsidRDefault="00C663D3" w:rsidP="00C663D3"/>
        </w:tc>
      </w:tr>
    </w:tbl>
    <w:p w14:paraId="1A6BC559" w14:textId="77777777" w:rsidR="00285398" w:rsidRDefault="0028539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285398" w:rsidRPr="008345BA" w14:paraId="78553646" w14:textId="77777777" w:rsidTr="007931ED">
        <w:tc>
          <w:tcPr>
            <w:tcW w:w="2943" w:type="dxa"/>
            <w:tcBorders>
              <w:top w:val="nil"/>
              <w:left w:val="nil"/>
              <w:bottom w:val="nil"/>
              <w:right w:val="nil"/>
            </w:tcBorders>
          </w:tcPr>
          <w:p w14:paraId="7ADFED5C" w14:textId="78100A65" w:rsidR="00285398" w:rsidRPr="00C93E52" w:rsidRDefault="00285398" w:rsidP="00C663D3">
            <w:pPr>
              <w:rPr>
                <w:lang w:val="en-US"/>
              </w:rPr>
            </w:pPr>
          </w:p>
        </w:tc>
        <w:tc>
          <w:tcPr>
            <w:tcW w:w="2037" w:type="dxa"/>
            <w:tcBorders>
              <w:top w:val="nil"/>
              <w:left w:val="nil"/>
              <w:bottom w:val="nil"/>
              <w:right w:val="nil"/>
            </w:tcBorders>
          </w:tcPr>
          <w:p w14:paraId="7BA1DA74" w14:textId="77777777" w:rsidR="00285398" w:rsidRPr="00C93E52" w:rsidRDefault="00285398" w:rsidP="00C663D3">
            <w:pPr>
              <w:rPr>
                <w:lang w:val="en-GB"/>
              </w:rPr>
            </w:pPr>
          </w:p>
        </w:tc>
        <w:tc>
          <w:tcPr>
            <w:tcW w:w="2925" w:type="dxa"/>
            <w:tcBorders>
              <w:top w:val="nil"/>
              <w:left w:val="nil"/>
              <w:bottom w:val="nil"/>
              <w:right w:val="nil"/>
            </w:tcBorders>
          </w:tcPr>
          <w:p w14:paraId="0B46940C" w14:textId="77777777" w:rsidR="00285398" w:rsidRPr="00C93E52" w:rsidRDefault="00285398" w:rsidP="00C663D3">
            <w:pPr>
              <w:rPr>
                <w:rFonts w:eastAsia="Times New Roman" w:cs="Arial"/>
              </w:rPr>
            </w:pPr>
          </w:p>
        </w:tc>
        <w:tc>
          <w:tcPr>
            <w:tcW w:w="1617" w:type="dxa"/>
            <w:tcBorders>
              <w:top w:val="nil"/>
              <w:left w:val="nil"/>
              <w:bottom w:val="nil"/>
              <w:right w:val="nil"/>
            </w:tcBorders>
          </w:tcPr>
          <w:p w14:paraId="2DAA463C" w14:textId="77777777" w:rsidR="00285398" w:rsidRPr="00C93E52" w:rsidRDefault="00285398" w:rsidP="00C663D3"/>
        </w:tc>
      </w:tr>
      <w:tr w:rsidR="00FC2B71" w:rsidRPr="00731E61" w14:paraId="7AB7AE49" w14:textId="77777777" w:rsidTr="007931ED">
        <w:tc>
          <w:tcPr>
            <w:tcW w:w="9522" w:type="dxa"/>
            <w:gridSpan w:val="4"/>
            <w:tcBorders>
              <w:top w:val="nil"/>
              <w:left w:val="nil"/>
              <w:right w:val="nil"/>
            </w:tcBorders>
          </w:tcPr>
          <w:p w14:paraId="5330303E" w14:textId="3B0B2A7D" w:rsidR="00FC2B71" w:rsidRPr="007931ED" w:rsidRDefault="007E4C1B" w:rsidP="007931ED">
            <w:pPr>
              <w:pStyle w:val="Rubrik4"/>
              <w:rPr>
                <w:lang w:val="en-US"/>
              </w:rPr>
            </w:pPr>
            <w:bookmarkStart w:id="288" w:name="_Toc414627280"/>
            <w:proofErr w:type="spellStart"/>
            <w:r w:rsidRPr="007931ED">
              <w:rPr>
                <w:lang w:val="en-US"/>
              </w:rPr>
              <w:t>Svars</w:t>
            </w:r>
            <w:proofErr w:type="spellEnd"/>
            <w:r w:rsidRPr="007931ED">
              <w:rPr>
                <w:lang w:val="en-US"/>
              </w:rPr>
              <w:t>-del:</w:t>
            </w:r>
            <w:r>
              <w:rPr>
                <w:lang w:val="en-US"/>
              </w:rPr>
              <w:t xml:space="preserve"> </w:t>
            </w:r>
            <w:proofErr w:type="spellStart"/>
            <w:r w:rsidR="00285398" w:rsidRPr="007931ED">
              <w:rPr>
                <w:lang w:val="en-US" w:eastAsia="sv-SE"/>
              </w:rPr>
              <w:t>observationGroup</w:t>
            </w:r>
            <w:proofErr w:type="spellEnd"/>
            <w:r w:rsidR="00285398" w:rsidRPr="007931ED">
              <w:rPr>
                <w:lang w:val="en-US" w:eastAsia="sv-SE"/>
              </w:rPr>
              <w:t>/</w:t>
            </w:r>
            <w:proofErr w:type="spellStart"/>
            <w:r w:rsidR="00285398" w:rsidRPr="007931ED">
              <w:rPr>
                <w:lang w:val="en-US" w:eastAsia="sv-SE"/>
              </w:rPr>
              <w:t>performerRole</w:t>
            </w:r>
            <w:proofErr w:type="spellEnd"/>
            <w:r w:rsidR="00285398" w:rsidRPr="007931ED">
              <w:rPr>
                <w:lang w:val="en-US" w:eastAsia="sv-SE"/>
              </w:rPr>
              <w:t>/</w:t>
            </w:r>
            <w:r w:rsidR="00285398" w:rsidRPr="00D72C00">
              <w:rPr>
                <w:lang w:val="en-US" w:eastAsia="sv-SE"/>
              </w:rPr>
              <w:t>person</w:t>
            </w:r>
            <w:bookmarkEnd w:id="288"/>
          </w:p>
        </w:tc>
      </w:tr>
      <w:tr w:rsidR="00C663D3" w:rsidRPr="008345BA" w14:paraId="4ECF6939" w14:textId="77777777" w:rsidTr="007931ED">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51F5106E" w:rsidR="00C663D3" w:rsidRDefault="00855D86" w:rsidP="00C663D3">
            <w:pPr>
              <w:rPr>
                <w:lang w:val="en-GB"/>
              </w:rPr>
            </w:pPr>
            <w:proofErr w:type="spellStart"/>
            <w:r w:rsidRPr="00D72C00">
              <w:rPr>
                <w:lang w:val="en-US" w:eastAsia="sv-SE"/>
              </w:rPr>
              <w:t>performerRole</w:t>
            </w:r>
            <w:proofErr w:type="spellEnd"/>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7931ED">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unik inom källsystemet. </w:t>
            </w:r>
          </w:p>
          <w:p w14:paraId="0DD69DE5" w14:textId="77777777" w:rsidR="00C663D3" w:rsidRPr="00C93E52" w:rsidRDefault="00C663D3" w:rsidP="00C663D3"/>
          <w:p w14:paraId="684E6A04" w14:textId="703AB382" w:rsidR="00C663D3" w:rsidRDefault="00C663D3" w:rsidP="00C663D3">
            <w:r w:rsidRPr="00C93E52">
              <w:t xml:space="preserve">Personnummer/samordningsnummer ifall observationen utförs av patienten själv eller annan person. </w:t>
            </w:r>
            <w:r w:rsidR="00BC1AB0">
              <w:t xml:space="preserve">    </w:t>
            </w:r>
          </w:p>
          <w:p w14:paraId="7369246F" w14:textId="77777777" w:rsidR="00935732" w:rsidRDefault="00935732" w:rsidP="00C663D3"/>
          <w:p w14:paraId="23A7B70E" w14:textId="742649F5" w:rsidR="00935732" w:rsidRPr="00C93E52" w:rsidRDefault="00935732" w:rsidP="00C663D3">
            <w:r>
              <w:t>Om id inte anges måste person.name vara angiven.</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r w:rsidRPr="00C93E52">
              <w:t>0</w:t>
            </w:r>
            <w:proofErr w:type="gramStart"/>
            <w:r w:rsidRPr="00C93E52">
              <w:t>..</w:t>
            </w:r>
            <w:proofErr w:type="gramEnd"/>
            <w:r w:rsidRPr="00C93E52">
              <w:t>1</w:t>
            </w:r>
          </w:p>
        </w:tc>
      </w:tr>
      <w:tr w:rsidR="00C663D3" w:rsidRPr="00455CC0" w14:paraId="34EA48B4" w14:textId="77777777" w:rsidTr="007931ED">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666E5FB" w14:textId="0BB0CF0D" w:rsidR="00C663D3" w:rsidRPr="00C93E52" w:rsidRDefault="00F77E2C" w:rsidP="00C663D3">
            <w:pPr>
              <w:rPr>
                <w:rFonts w:eastAsia="Times New Roman" w:cs="Arial"/>
              </w:rPr>
            </w:pPr>
            <w:ins w:id="289" w:author="Torbjörn Dahlin" w:date="2015-03-31T15:56:00Z">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ins>
            <w:r w:rsidR="00C663D3"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7931ED">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1903E065" w:rsidR="00C663D3" w:rsidRPr="00C93E52" w:rsidRDefault="00C663D3" w:rsidP="00C663D3">
            <w:r w:rsidRPr="00C93E52">
              <w:t>Personnummer/ samordningsnummer</w:t>
            </w:r>
            <w:ins w:id="290" w:author="Torbjörn Dahlin" w:date="2015-03-31T15:56:00Z">
              <w:r w:rsidR="00F77E2C">
                <w:t>/reservnummer</w:t>
              </w:r>
            </w:ins>
            <w:r w:rsidRPr="00C93E52">
              <w:t>.</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7931ED">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Default="00C663D3" w:rsidP="00C663D3">
            <w:pPr>
              <w:rPr>
                <w:rFonts w:eastAsia="Times New Roman" w:cs="Arial"/>
              </w:rPr>
            </w:pPr>
            <w:r w:rsidRPr="00C93E52">
              <w:rPr>
                <w:rFonts w:eastAsia="Times New Roman" w:cs="Arial"/>
              </w:rPr>
              <w:t>För- och efternamn i klartext för person.</w:t>
            </w:r>
          </w:p>
          <w:p w14:paraId="2814E7B8" w14:textId="7B2D4F12" w:rsidR="00935732" w:rsidRPr="00C93E52" w:rsidRDefault="00935732" w:rsidP="00935732">
            <w:r>
              <w:lastRenderedPageBreak/>
              <w:t xml:space="preserve">Om </w:t>
            </w:r>
            <w:proofErr w:type="spellStart"/>
            <w:r>
              <w:t>name</w:t>
            </w:r>
            <w:proofErr w:type="spellEnd"/>
            <w:r>
              <w:t xml:space="preserve"> inte anges måste person.id vara angiven.</w:t>
            </w:r>
          </w:p>
          <w:p w14:paraId="47F54996" w14:textId="77777777" w:rsidR="00935732" w:rsidRPr="00C93E52" w:rsidRDefault="00935732" w:rsidP="00C663D3">
            <w:pPr>
              <w:rPr>
                <w:rFonts w:eastAsia="Times New Roman" w:cs="Arial"/>
              </w:rPr>
            </w:pP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r w:rsidRPr="00C93E52">
              <w:lastRenderedPageBreak/>
              <w:t>0</w:t>
            </w:r>
            <w:proofErr w:type="gramStart"/>
            <w:r w:rsidRPr="00C93E52">
              <w:t>..</w:t>
            </w:r>
            <w:proofErr w:type="gramEnd"/>
            <w:r w:rsidRPr="00C93E52">
              <w:t>1</w:t>
            </w:r>
          </w:p>
        </w:tc>
      </w:tr>
      <w:tr w:rsidR="00C663D3" w:rsidRPr="00455CC0" w14:paraId="7246FB04" w14:textId="77777777" w:rsidTr="007931ED">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7931ED">
        <w:tc>
          <w:tcPr>
            <w:tcW w:w="2943" w:type="dxa"/>
            <w:tcBorders>
              <w:top w:val="nil"/>
              <w:left w:val="nil"/>
              <w:bottom w:val="nil"/>
              <w:right w:val="nil"/>
            </w:tcBorders>
          </w:tcPr>
          <w:p w14:paraId="7351EE71" w14:textId="77777777" w:rsidR="00D747A8" w:rsidRPr="00C93E52" w:rsidRDefault="00D747A8" w:rsidP="00C663D3">
            <w:pPr>
              <w:rPr>
                <w:lang w:val="en-US" w:eastAsia="sv-SE"/>
              </w:rPr>
            </w:pPr>
          </w:p>
        </w:tc>
        <w:tc>
          <w:tcPr>
            <w:tcW w:w="2037" w:type="dxa"/>
            <w:tcBorders>
              <w:top w:val="nil"/>
              <w:left w:val="nil"/>
              <w:bottom w:val="nil"/>
              <w:right w:val="nil"/>
            </w:tcBorders>
          </w:tcPr>
          <w:p w14:paraId="29356927" w14:textId="77777777" w:rsidR="00D747A8" w:rsidRPr="00C93E52" w:rsidRDefault="00D747A8" w:rsidP="00C663D3">
            <w:pPr>
              <w:rPr>
                <w:lang w:val="en-GB"/>
              </w:rPr>
            </w:pPr>
          </w:p>
        </w:tc>
        <w:tc>
          <w:tcPr>
            <w:tcW w:w="2925" w:type="dxa"/>
            <w:tcBorders>
              <w:top w:val="nil"/>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nil"/>
              <w:left w:val="nil"/>
              <w:bottom w:val="nil"/>
              <w:right w:val="nil"/>
            </w:tcBorders>
          </w:tcPr>
          <w:p w14:paraId="53516C18" w14:textId="77777777" w:rsidR="00D747A8" w:rsidRPr="00C93E52" w:rsidRDefault="00D747A8" w:rsidP="00C663D3"/>
        </w:tc>
      </w:tr>
      <w:tr w:rsidR="00261489" w:rsidRPr="00455CC0" w14:paraId="3931FE81" w14:textId="77777777" w:rsidTr="007931ED">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285398" w:rsidRPr="00731E61" w14:paraId="023E3AF9" w14:textId="77777777" w:rsidTr="00342641">
        <w:tc>
          <w:tcPr>
            <w:tcW w:w="9522" w:type="dxa"/>
            <w:gridSpan w:val="4"/>
            <w:tcBorders>
              <w:top w:val="nil"/>
              <w:left w:val="nil"/>
              <w:bottom w:val="nil"/>
              <w:right w:val="nil"/>
            </w:tcBorders>
          </w:tcPr>
          <w:p w14:paraId="3C28BF43" w14:textId="68C0D095" w:rsidR="00285398" w:rsidRPr="007931ED" w:rsidRDefault="00285398" w:rsidP="007931ED">
            <w:pPr>
              <w:pStyle w:val="Rubrik4"/>
              <w:rPr>
                <w:lang w:val="en-US"/>
              </w:rPr>
            </w:pPr>
            <w:bookmarkStart w:id="291" w:name="_Toc414627281"/>
            <w:proofErr w:type="spellStart"/>
            <w:r w:rsidRPr="007931ED">
              <w:rPr>
                <w:lang w:val="en-US"/>
              </w:rPr>
              <w:t>Svars</w:t>
            </w:r>
            <w:proofErr w:type="spellEnd"/>
            <w:r w:rsidRPr="007931ED">
              <w:rPr>
                <w:lang w:val="en-US"/>
              </w:rPr>
              <w:t xml:space="preserve">-del: </w:t>
            </w:r>
            <w:r w:rsidRPr="009A0B16">
              <w:rPr>
                <w:lang w:val="en-US" w:eastAsia="sv-SE"/>
              </w:rPr>
              <w:t xml:space="preserve"> </w:t>
            </w:r>
            <w:proofErr w:type="spellStart"/>
            <w:r w:rsidRPr="009A0B16">
              <w:rPr>
                <w:lang w:val="en-US" w:eastAsia="sv-SE"/>
              </w:rPr>
              <w:t>observationGroup</w:t>
            </w:r>
            <w:proofErr w:type="spellEnd"/>
            <w:r>
              <w:rPr>
                <w:lang w:val="en-US" w:eastAsia="sv-SE"/>
              </w:rPr>
              <w:t>/</w:t>
            </w:r>
            <w:proofErr w:type="spellStart"/>
            <w:r w:rsidRPr="007931ED">
              <w:rPr>
                <w:lang w:val="en-US" w:eastAsia="sv-SE"/>
              </w:rPr>
              <w:t>performerRole</w:t>
            </w:r>
            <w:proofErr w:type="spellEnd"/>
            <w:r w:rsidRPr="007931ED">
              <w:rPr>
                <w:lang w:val="en-US" w:eastAsia="sv-SE"/>
              </w:rPr>
              <w:t>/</w:t>
            </w:r>
            <w:proofErr w:type="spellStart"/>
            <w:r w:rsidRPr="007931ED">
              <w:rPr>
                <w:lang w:val="en-US" w:eastAsia="sv-SE"/>
              </w:rPr>
              <w:t>careUnit</w:t>
            </w:r>
            <w:bookmarkEnd w:id="291"/>
            <w:proofErr w:type="spellEnd"/>
          </w:p>
        </w:tc>
      </w:tr>
      <w:tr w:rsidR="00C663D3" w:rsidRPr="008345BA" w14:paraId="31287DAA" w14:textId="77777777" w:rsidTr="007931ED">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proofErr w:type="spellStart"/>
            <w:r w:rsidRPr="009A0B16">
              <w:rPr>
                <w:lang w:val="en-US" w:eastAsia="sv-SE"/>
              </w:rPr>
              <w:t>observationGroup</w:t>
            </w:r>
            <w:proofErr w:type="spellEnd"/>
            <w:r w:rsidRPr="009A0B16">
              <w:rPr>
                <w:lang w:val="en-US" w:eastAsia="sv-SE"/>
              </w:rPr>
              <w:t>/</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proofErr w:type="spellStart"/>
            <w:r>
              <w:rPr>
                <w:lang w:eastAsia="sv-SE"/>
              </w:rPr>
              <w:t>p</w:t>
            </w:r>
            <w:r w:rsidRPr="008F3BBF">
              <w:rPr>
                <w:lang w:eastAsia="sv-SE"/>
              </w:rPr>
              <w:t>erformerRole</w:t>
            </w:r>
            <w:proofErr w:type="spellEnd"/>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proofErr w:type="spellStart"/>
            <w:r>
              <w:rPr>
                <w:lang w:eastAsia="sv-SE"/>
              </w:rPr>
              <w:t>c</w:t>
            </w:r>
            <w:r w:rsidRPr="00C93E52">
              <w:rPr>
                <w:lang w:eastAsia="sv-SE"/>
              </w:rPr>
              <w:t>areUnit</w:t>
            </w:r>
            <w:proofErr w:type="spellEnd"/>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proofErr w:type="spellStart"/>
            <w:r w:rsidRPr="00C93E52">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7931ED">
        <w:tc>
          <w:tcPr>
            <w:tcW w:w="2943" w:type="dxa"/>
            <w:tcBorders>
              <w:top w:val="nil"/>
            </w:tcBorders>
          </w:tcPr>
          <w:p w14:paraId="79699D93" w14:textId="07A42DEB" w:rsidR="00C663D3" w:rsidRPr="003C622B" w:rsidRDefault="00C663D3" w:rsidP="00C663D3">
            <w:r w:rsidRPr="003C622B">
              <w:rPr>
                <w:lang w:eastAsia="sv-SE"/>
              </w:rPr>
              <w:t>id</w:t>
            </w:r>
          </w:p>
        </w:tc>
        <w:tc>
          <w:tcPr>
            <w:tcW w:w="2037" w:type="dxa"/>
            <w:tcBorders>
              <w:top w:val="single" w:sz="4" w:space="0" w:color="auto"/>
            </w:tcBorders>
          </w:tcPr>
          <w:p w14:paraId="63CF00CB" w14:textId="4082524F" w:rsidR="00C663D3" w:rsidRPr="00C93E52" w:rsidRDefault="00C663D3" w:rsidP="00C663D3">
            <w:proofErr w:type="spellStart"/>
            <w:r w:rsidRPr="00C93E52">
              <w:t>IIType</w:t>
            </w:r>
            <w:proofErr w:type="spellEnd"/>
          </w:p>
        </w:tc>
        <w:tc>
          <w:tcPr>
            <w:tcW w:w="2925" w:type="dxa"/>
            <w:tcBorders>
              <w:top w:val="single" w:sz="4" w:space="0" w:color="auto"/>
            </w:tcBorders>
          </w:tcPr>
          <w:p w14:paraId="175E5745" w14:textId="629C748B" w:rsidR="00C663D3" w:rsidRPr="00C93E52" w:rsidRDefault="00C663D3" w:rsidP="00C663D3">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t>1</w:t>
            </w:r>
            <w:proofErr w:type="gramStart"/>
            <w:r>
              <w:t>..</w:t>
            </w:r>
            <w:proofErr w:type="gramEnd"/>
            <w:r>
              <w:t>1</w:t>
            </w:r>
          </w:p>
        </w:tc>
      </w:tr>
      <w:tr w:rsidR="00C663D3" w:rsidRPr="00D1172A" w14:paraId="3D7F5AA6" w14:textId="77777777" w:rsidTr="007931ED">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proofErr w:type="spellStart"/>
            <w:r w:rsidRPr="00C93E52">
              <w:rPr>
                <w:rFonts w:cs="Arial"/>
              </w:rPr>
              <w:t>Root</w:t>
            </w:r>
            <w:proofErr w:type="spellEnd"/>
            <w:r w:rsidRPr="00C93E52">
              <w:rPr>
                <w:rFonts w:cs="Arial"/>
              </w:rPr>
              <w:t xml:space="preserve"> blir då</w:t>
            </w:r>
          </w:p>
          <w:p w14:paraId="3309DF1E" w14:textId="460DD652" w:rsidR="00C663D3" w:rsidRPr="00C93E52" w:rsidRDefault="00C663D3" w:rsidP="00C663D3">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t>1</w:t>
            </w:r>
            <w:proofErr w:type="gramStart"/>
            <w:r>
              <w:t>..</w:t>
            </w:r>
            <w:proofErr w:type="gramEnd"/>
            <w:r>
              <w:t>1</w:t>
            </w:r>
          </w:p>
        </w:tc>
      </w:tr>
      <w:tr w:rsidR="00C663D3" w:rsidRPr="00D1172A" w14:paraId="3BCDD339" w14:textId="77777777" w:rsidTr="007931ED">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proofErr w:type="gramStart"/>
            <w:r>
              <w:t>..</w:t>
            </w:r>
            <w:proofErr w:type="gramEnd"/>
            <w:r>
              <w:t>1</w:t>
            </w:r>
          </w:p>
        </w:tc>
      </w:tr>
      <w:tr w:rsidR="00C663D3" w:rsidRPr="00D1172A" w14:paraId="5D304BD4" w14:textId="77777777" w:rsidTr="007931ED">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w:t>
            </w:r>
            <w:proofErr w:type="gramStart"/>
            <w:r w:rsidRPr="00C93E52">
              <w:t>..</w:t>
            </w:r>
            <w:proofErr w:type="gramEnd"/>
            <w:r w:rsidRPr="00C93E52">
              <w:t>1</w:t>
            </w:r>
          </w:p>
        </w:tc>
      </w:tr>
      <w:tr w:rsidR="00722FE3" w:rsidRPr="00D1172A" w14:paraId="6FBA1A40" w14:textId="77777777" w:rsidTr="007931ED">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proofErr w:type="spellStart"/>
            <w:r>
              <w:rPr>
                <w:lang w:eastAsia="sv-SE"/>
              </w:rPr>
              <w:t>careGiver</w:t>
            </w:r>
            <w:proofErr w:type="spellEnd"/>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proofErr w:type="spellStart"/>
            <w:r w:rsidRPr="00C93E52">
              <w:t>CareGiverType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proofErr w:type="gramStart"/>
            <w:r>
              <w:t>..</w:t>
            </w:r>
            <w:proofErr w:type="gramEnd"/>
            <w:r>
              <w:t>1</w:t>
            </w:r>
          </w:p>
        </w:tc>
      </w:tr>
      <w:tr w:rsidR="00C663D3" w:rsidRPr="00D1172A" w14:paraId="53938CF1" w14:textId="77777777" w:rsidTr="007931ED">
        <w:tc>
          <w:tcPr>
            <w:tcW w:w="2943" w:type="dxa"/>
            <w:tcBorders>
              <w:top w:val="single" w:sz="4" w:space="0" w:color="auto"/>
              <w:left w:val="nil"/>
              <w:bottom w:val="nil"/>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nil"/>
              <w:right w:val="nil"/>
            </w:tcBorders>
          </w:tcPr>
          <w:p w14:paraId="7E3B07EB" w14:textId="77777777" w:rsidR="00C663D3" w:rsidRPr="00C93E52" w:rsidRDefault="00C663D3" w:rsidP="00C663D3"/>
        </w:tc>
        <w:tc>
          <w:tcPr>
            <w:tcW w:w="2925" w:type="dxa"/>
            <w:tcBorders>
              <w:top w:val="single" w:sz="4" w:space="0" w:color="auto"/>
              <w:left w:val="nil"/>
              <w:bottom w:val="nil"/>
              <w:right w:val="nil"/>
            </w:tcBorders>
          </w:tcPr>
          <w:p w14:paraId="39ABC2B9" w14:textId="77777777" w:rsidR="00C663D3" w:rsidRPr="00C93E52" w:rsidRDefault="00C663D3" w:rsidP="00C663D3"/>
        </w:tc>
        <w:tc>
          <w:tcPr>
            <w:tcW w:w="1617" w:type="dxa"/>
            <w:tcBorders>
              <w:top w:val="single" w:sz="4" w:space="0" w:color="auto"/>
              <w:left w:val="nil"/>
              <w:bottom w:val="nil"/>
              <w:right w:val="nil"/>
            </w:tcBorders>
          </w:tcPr>
          <w:p w14:paraId="0D5A12E5" w14:textId="77777777" w:rsidR="00C663D3" w:rsidRPr="00C93E52" w:rsidRDefault="00C663D3" w:rsidP="00C663D3"/>
        </w:tc>
      </w:tr>
      <w:tr w:rsidR="00285398" w:rsidRPr="00731E61" w14:paraId="331A9434" w14:textId="77777777" w:rsidTr="00342641">
        <w:tc>
          <w:tcPr>
            <w:tcW w:w="9522" w:type="dxa"/>
            <w:gridSpan w:val="4"/>
            <w:tcBorders>
              <w:top w:val="nil"/>
              <w:left w:val="nil"/>
              <w:bottom w:val="single" w:sz="4" w:space="0" w:color="auto"/>
              <w:right w:val="nil"/>
            </w:tcBorders>
          </w:tcPr>
          <w:p w14:paraId="51C2A401" w14:textId="4B7CA488" w:rsidR="00285398" w:rsidRPr="007931ED" w:rsidRDefault="00285398" w:rsidP="007931ED">
            <w:pPr>
              <w:pStyle w:val="Rubrik4"/>
              <w:rPr>
                <w:lang w:val="en-US"/>
              </w:rPr>
            </w:pPr>
            <w:bookmarkStart w:id="292" w:name="_Toc414627282"/>
            <w:proofErr w:type="spellStart"/>
            <w:r w:rsidRPr="00536479">
              <w:rPr>
                <w:lang w:val="en-US"/>
              </w:rPr>
              <w:t>Svars</w:t>
            </w:r>
            <w:proofErr w:type="spellEnd"/>
            <w:r w:rsidRPr="00536479">
              <w:rPr>
                <w:lang w:val="en-US"/>
              </w:rPr>
              <w:t xml:space="preserve">-del: </w:t>
            </w:r>
            <w:r w:rsidRPr="009A0B16">
              <w:rPr>
                <w:lang w:val="en-US" w:eastAsia="sv-SE"/>
              </w:rPr>
              <w:t xml:space="preserve"> </w:t>
            </w:r>
            <w:proofErr w:type="spellStart"/>
            <w:r w:rsidRPr="009A0B16">
              <w:rPr>
                <w:lang w:val="en-US" w:eastAsia="sv-SE"/>
              </w:rPr>
              <w:t>observationGroup</w:t>
            </w:r>
            <w:proofErr w:type="spellEnd"/>
            <w:r>
              <w:rPr>
                <w:lang w:val="en-US" w:eastAsia="sv-SE"/>
              </w:rPr>
              <w:t>/</w:t>
            </w:r>
            <w:proofErr w:type="spellStart"/>
            <w:r w:rsidRPr="00536479">
              <w:rPr>
                <w:lang w:val="en-US" w:eastAsia="sv-SE"/>
              </w:rPr>
              <w:t>performerRole</w:t>
            </w:r>
            <w:proofErr w:type="spellEnd"/>
            <w:r w:rsidRPr="00536479">
              <w:rPr>
                <w:lang w:val="en-US" w:eastAsia="sv-SE"/>
              </w:rPr>
              <w:t>/</w:t>
            </w:r>
            <w:proofErr w:type="spellStart"/>
            <w:r w:rsidRPr="00536479">
              <w:rPr>
                <w:lang w:val="en-US" w:eastAsia="sv-SE"/>
              </w:rPr>
              <w:t>careUnit</w:t>
            </w:r>
            <w:proofErr w:type="spellEnd"/>
            <w:r>
              <w:rPr>
                <w:lang w:val="en-US" w:eastAsia="sv-SE"/>
              </w:rPr>
              <w:t>/</w:t>
            </w:r>
            <w:proofErr w:type="spellStart"/>
            <w:r>
              <w:rPr>
                <w:lang w:val="en-US" w:eastAsia="sv-SE"/>
              </w:rPr>
              <w:t>c</w:t>
            </w:r>
            <w:r w:rsidRPr="005F1FB8">
              <w:rPr>
                <w:lang w:val="en-US" w:eastAsia="sv-SE"/>
              </w:rPr>
              <w:t>areGiver</w:t>
            </w:r>
            <w:bookmarkEnd w:id="292"/>
            <w:proofErr w:type="spellEnd"/>
          </w:p>
        </w:tc>
      </w:tr>
      <w:tr w:rsidR="00C663D3" w:rsidRPr="008345BA" w14:paraId="6A4FA505" w14:textId="77777777" w:rsidTr="007931ED">
        <w:tc>
          <w:tcPr>
            <w:tcW w:w="2943" w:type="dxa"/>
            <w:shd w:val="clear" w:color="auto" w:fill="A6A6A6" w:themeFill="background1" w:themeFillShade="A6"/>
          </w:tcPr>
          <w:p w14:paraId="35F56100"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9E337B8" w:rsidR="00C663D3" w:rsidRDefault="00855D86" w:rsidP="00C663D3">
            <w:pPr>
              <w:rPr>
                <w:lang w:val="en-GB"/>
              </w:rPr>
            </w:pPr>
            <w:proofErr w:type="spellStart"/>
            <w:r w:rsidRPr="005F1FB8">
              <w:rPr>
                <w:lang w:val="en-US" w:eastAsia="sv-SE"/>
              </w:rPr>
              <w:t>performerRole</w:t>
            </w:r>
            <w:proofErr w:type="spellEnd"/>
            <w:r w:rsidDel="00855D86">
              <w:rPr>
                <w:lang w:val="en-GB"/>
              </w:rPr>
              <w:t xml:space="preserve"> </w:t>
            </w:r>
            <w:r w:rsidR="00C663D3">
              <w:rPr>
                <w:lang w:val="en-GB"/>
              </w:rPr>
              <w:t>/</w:t>
            </w:r>
          </w:p>
          <w:p w14:paraId="7EECFA3E" w14:textId="1CDD7852" w:rsidR="00C663D3" w:rsidRDefault="00855D86" w:rsidP="00C663D3">
            <w:pPr>
              <w:rPr>
                <w:lang w:val="en-US" w:eastAsia="sv-SE"/>
              </w:rPr>
            </w:pPr>
            <w:proofErr w:type="spellStart"/>
            <w:r w:rsidRPr="005F1FB8">
              <w:rPr>
                <w:lang w:val="en-US" w:eastAsia="sv-SE"/>
              </w:rPr>
              <w:t>careUnit</w:t>
            </w:r>
            <w:proofErr w:type="spellEnd"/>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proofErr w:type="spellStart"/>
            <w:r>
              <w:rPr>
                <w:lang w:val="en-US" w:eastAsia="sv-SE"/>
              </w:rPr>
              <w:t>c</w:t>
            </w:r>
            <w:r w:rsidRPr="005F1FB8">
              <w:rPr>
                <w:lang w:val="en-US" w:eastAsia="sv-SE"/>
              </w:rPr>
              <w:t>areGiver</w:t>
            </w:r>
            <w:proofErr w:type="spellEnd"/>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proofErr w:type="spellStart"/>
            <w:r w:rsidRPr="00C93E52">
              <w:t>CareGiverType</w:t>
            </w:r>
            <w:proofErr w:type="spellEnd"/>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7931ED">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proofErr w:type="spellStart"/>
            <w:r w:rsidRPr="00C93E52">
              <w:t>IIType</w:t>
            </w:r>
            <w:proofErr w:type="spellEnd"/>
          </w:p>
        </w:tc>
        <w:tc>
          <w:tcPr>
            <w:tcW w:w="2925" w:type="dxa"/>
          </w:tcPr>
          <w:p w14:paraId="5CC17180" w14:textId="7BB9A355" w:rsidR="00C663D3" w:rsidRPr="00C93E52" w:rsidRDefault="00C663D3" w:rsidP="00C663D3">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proofErr w:type="gramStart"/>
            <w:r>
              <w:t>..</w:t>
            </w:r>
            <w:proofErr w:type="gramEnd"/>
            <w:r>
              <w:t>1</w:t>
            </w:r>
          </w:p>
        </w:tc>
      </w:tr>
      <w:tr w:rsidR="00C663D3" w:rsidRPr="00AC5622" w14:paraId="71BA379A" w14:textId="77777777" w:rsidTr="007931ED">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proofErr w:type="gramStart"/>
            <w:r>
              <w:t>..</w:t>
            </w:r>
            <w:proofErr w:type="gramEnd"/>
            <w:r>
              <w:t>1</w:t>
            </w:r>
          </w:p>
        </w:tc>
      </w:tr>
      <w:tr w:rsidR="00C663D3" w:rsidRPr="00AC5622" w14:paraId="4F03090B" w14:textId="77777777" w:rsidTr="007931ED">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proofErr w:type="gramStart"/>
            <w:r>
              <w:t>..</w:t>
            </w:r>
            <w:proofErr w:type="gramEnd"/>
            <w:r>
              <w:t>1</w:t>
            </w:r>
          </w:p>
        </w:tc>
      </w:tr>
      <w:tr w:rsidR="00C663D3" w:rsidRPr="008345BA" w14:paraId="72310A76" w14:textId="77777777" w:rsidTr="007931ED">
        <w:tc>
          <w:tcPr>
            <w:tcW w:w="2943" w:type="dxa"/>
          </w:tcPr>
          <w:p w14:paraId="427EB7A6" w14:textId="03D4AFBD" w:rsidR="00C663D3" w:rsidRPr="003C622B" w:rsidRDefault="00C663D3" w:rsidP="00C663D3">
            <w:proofErr w:type="spellStart"/>
            <w:r w:rsidRPr="003C622B">
              <w:rPr>
                <w:lang w:eastAsia="sv-SE"/>
              </w:rPr>
              <w:t>name</w:t>
            </w:r>
            <w:proofErr w:type="spellEnd"/>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 xml:space="preserve">Vårdgivarens namn till vilken </w:t>
            </w:r>
            <w:r w:rsidRPr="00C93E52">
              <w:rPr>
                <w:rFonts w:cs="Arial"/>
              </w:rPr>
              <w:lastRenderedPageBreak/>
              <w:t>enheten är knuten.</w:t>
            </w:r>
          </w:p>
        </w:tc>
        <w:tc>
          <w:tcPr>
            <w:tcW w:w="1617" w:type="dxa"/>
          </w:tcPr>
          <w:p w14:paraId="2C592018" w14:textId="7F73E189" w:rsidR="00C663D3" w:rsidRPr="00C93E52" w:rsidRDefault="00C663D3" w:rsidP="00C663D3">
            <w:r w:rsidRPr="00C93E52">
              <w:lastRenderedPageBreak/>
              <w:t>0</w:t>
            </w:r>
            <w:proofErr w:type="gramStart"/>
            <w:r w:rsidRPr="00C93E52">
              <w:t>..</w:t>
            </w:r>
            <w:proofErr w:type="gramEnd"/>
            <w:r w:rsidRPr="00C93E52">
              <w:t>1</w:t>
            </w:r>
          </w:p>
        </w:tc>
      </w:tr>
      <w:tr w:rsidR="00C663D3" w:rsidRPr="008345BA" w14:paraId="4EC546F0" w14:textId="77777777" w:rsidTr="007931ED">
        <w:tc>
          <w:tcPr>
            <w:tcW w:w="2943" w:type="dxa"/>
            <w:tcBorders>
              <w:left w:val="nil"/>
              <w:bottom w:val="nil"/>
              <w:right w:val="nil"/>
            </w:tcBorders>
          </w:tcPr>
          <w:p w14:paraId="5AFA43E8" w14:textId="77777777" w:rsidR="00C663D3" w:rsidRPr="00C93E52" w:rsidRDefault="00C663D3" w:rsidP="00C663D3"/>
        </w:tc>
        <w:tc>
          <w:tcPr>
            <w:tcW w:w="2037" w:type="dxa"/>
            <w:tcBorders>
              <w:left w:val="nil"/>
              <w:bottom w:val="nil"/>
              <w:right w:val="nil"/>
            </w:tcBorders>
          </w:tcPr>
          <w:p w14:paraId="4E0BF8B7" w14:textId="77777777" w:rsidR="00C663D3" w:rsidRPr="00C93E52" w:rsidRDefault="00C663D3" w:rsidP="00C663D3"/>
        </w:tc>
        <w:tc>
          <w:tcPr>
            <w:tcW w:w="2925" w:type="dxa"/>
            <w:tcBorders>
              <w:left w:val="nil"/>
              <w:bottom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bottom w:val="nil"/>
              <w:right w:val="nil"/>
            </w:tcBorders>
          </w:tcPr>
          <w:p w14:paraId="1B84BFF8" w14:textId="77777777" w:rsidR="00C663D3" w:rsidRPr="00C93E52" w:rsidRDefault="00C663D3" w:rsidP="00C663D3">
            <w:pPr>
              <w:rPr>
                <w:lang w:val="en-US"/>
              </w:rPr>
            </w:pPr>
          </w:p>
        </w:tc>
      </w:tr>
      <w:tr w:rsidR="007E4C1B" w:rsidRPr="008345BA" w14:paraId="75F538EC" w14:textId="77777777" w:rsidTr="007931ED">
        <w:tc>
          <w:tcPr>
            <w:tcW w:w="2943" w:type="dxa"/>
            <w:tcBorders>
              <w:top w:val="nil"/>
              <w:left w:val="nil"/>
              <w:bottom w:val="nil"/>
              <w:right w:val="nil"/>
            </w:tcBorders>
          </w:tcPr>
          <w:p w14:paraId="5B95B5A3" w14:textId="77777777" w:rsidR="007E4C1B" w:rsidRDefault="007E4C1B" w:rsidP="00C663D3"/>
          <w:p w14:paraId="19660A74" w14:textId="77777777" w:rsidR="007E4C1B" w:rsidRDefault="007E4C1B" w:rsidP="00C663D3"/>
          <w:p w14:paraId="2471D7FD" w14:textId="77777777" w:rsidR="007E4C1B" w:rsidRPr="00C93E52" w:rsidRDefault="007E4C1B" w:rsidP="00C663D3"/>
        </w:tc>
        <w:tc>
          <w:tcPr>
            <w:tcW w:w="2037" w:type="dxa"/>
            <w:tcBorders>
              <w:top w:val="nil"/>
              <w:left w:val="nil"/>
              <w:bottom w:val="nil"/>
              <w:right w:val="nil"/>
            </w:tcBorders>
          </w:tcPr>
          <w:p w14:paraId="3E77C86C" w14:textId="77777777" w:rsidR="007E4C1B" w:rsidRPr="00C93E52" w:rsidRDefault="007E4C1B" w:rsidP="00C663D3"/>
        </w:tc>
        <w:tc>
          <w:tcPr>
            <w:tcW w:w="2925" w:type="dxa"/>
            <w:tcBorders>
              <w:top w:val="nil"/>
              <w:left w:val="nil"/>
              <w:bottom w:val="nil"/>
              <w:right w:val="nil"/>
            </w:tcBorders>
          </w:tcPr>
          <w:p w14:paraId="1450A3F7" w14:textId="77777777" w:rsidR="007E4C1B" w:rsidRPr="00C93E52" w:rsidRDefault="007E4C1B" w:rsidP="00C663D3">
            <w:pPr>
              <w:spacing w:line="360" w:lineRule="auto"/>
              <w:rPr>
                <w:rFonts w:cs="Arial"/>
              </w:rPr>
            </w:pPr>
          </w:p>
        </w:tc>
        <w:tc>
          <w:tcPr>
            <w:tcW w:w="1617" w:type="dxa"/>
            <w:tcBorders>
              <w:top w:val="nil"/>
              <w:left w:val="nil"/>
              <w:bottom w:val="nil"/>
              <w:right w:val="nil"/>
            </w:tcBorders>
          </w:tcPr>
          <w:p w14:paraId="74AEEE34" w14:textId="77777777" w:rsidR="007E4C1B" w:rsidRPr="00C93E52" w:rsidRDefault="007E4C1B" w:rsidP="00C663D3">
            <w:pPr>
              <w:rPr>
                <w:lang w:val="en-US"/>
              </w:rPr>
            </w:pPr>
          </w:p>
        </w:tc>
      </w:tr>
      <w:tr w:rsidR="00342641" w:rsidRPr="00731E61" w14:paraId="37BF99DC" w14:textId="77777777" w:rsidTr="00342641">
        <w:tc>
          <w:tcPr>
            <w:tcW w:w="9522" w:type="dxa"/>
            <w:gridSpan w:val="4"/>
            <w:tcBorders>
              <w:top w:val="nil"/>
              <w:left w:val="nil"/>
              <w:right w:val="nil"/>
            </w:tcBorders>
          </w:tcPr>
          <w:p w14:paraId="2BAD7072" w14:textId="18E63A3A" w:rsidR="00342641" w:rsidRPr="007931ED" w:rsidRDefault="007E4C1B" w:rsidP="007931ED">
            <w:pPr>
              <w:pStyle w:val="Rubrik4"/>
              <w:rPr>
                <w:lang w:val="en-US"/>
              </w:rPr>
            </w:pPr>
            <w:bookmarkStart w:id="293" w:name="_Toc414627283"/>
            <w:proofErr w:type="spellStart"/>
            <w:r w:rsidRPr="00536479">
              <w:rPr>
                <w:lang w:val="en-US" w:eastAsia="sv-SE"/>
              </w:rPr>
              <w:t>Svars</w:t>
            </w:r>
            <w:proofErr w:type="spellEnd"/>
            <w:r w:rsidRPr="00536479">
              <w:rPr>
                <w:lang w:val="en-US" w:eastAsia="sv-SE"/>
              </w:rPr>
              <w:t>-del:  observationGroup/</w:t>
            </w:r>
            <w:r>
              <w:rPr>
                <w:lang w:val="en-US"/>
              </w:rPr>
              <w:t>additionalParticipant/</w:t>
            </w:r>
            <w:r w:rsidRPr="00536479">
              <w:rPr>
                <w:lang w:val="en-US" w:eastAsia="sv-SE"/>
              </w:rPr>
              <w:t>location</w:t>
            </w:r>
            <w:r>
              <w:rPr>
                <w:lang w:val="en-US" w:eastAsia="sv-SE"/>
              </w:rPr>
              <w:t>/</w:t>
            </w:r>
            <w:r w:rsidRPr="007931ED">
              <w:rPr>
                <w:lang w:val="en-US" w:eastAsia="sv-SE"/>
              </w:rPr>
              <w:t>electronicAddress</w:t>
            </w:r>
            <w:bookmarkEnd w:id="293"/>
          </w:p>
        </w:tc>
      </w:tr>
      <w:tr w:rsidR="00C663D3" w:rsidRPr="008345BA" w14:paraId="4A4686AB" w14:textId="77777777" w:rsidTr="007931ED">
        <w:tc>
          <w:tcPr>
            <w:tcW w:w="2943" w:type="dxa"/>
            <w:tcBorders>
              <w:bottom w:val="nil"/>
            </w:tcBorders>
            <w:shd w:val="clear" w:color="auto" w:fill="A6A6A6" w:themeFill="background1" w:themeFillShade="A6"/>
          </w:tcPr>
          <w:p w14:paraId="725EA0F0" w14:textId="1068224B" w:rsidR="00C663D3" w:rsidRDefault="00C663D3" w:rsidP="00C663D3">
            <w:pPr>
              <w:rPr>
                <w:lang w:eastAsia="sv-SE"/>
              </w:rPr>
            </w:pPr>
            <w:proofErr w:type="spellStart"/>
            <w:r>
              <w:rPr>
                <w:lang w:eastAsia="sv-SE"/>
              </w:rPr>
              <w:t>observationGroup</w:t>
            </w:r>
            <w:proofErr w:type="spellEnd"/>
            <w:r>
              <w:rPr>
                <w:lang w:eastAsia="sv-SE"/>
              </w:rPr>
              <w:t>/</w:t>
            </w:r>
          </w:p>
          <w:p w14:paraId="450FF649" w14:textId="1726079B" w:rsidR="00C663D3" w:rsidRDefault="00B32BFC" w:rsidP="00C663D3">
            <w:pPr>
              <w:rPr>
                <w:lang w:eastAsia="sv-SE"/>
              </w:rPr>
            </w:pPr>
            <w:proofErr w:type="spellStart"/>
            <w:r w:rsidRPr="00B84B8B">
              <w:t>additionalParticipant</w:t>
            </w:r>
            <w:proofErr w:type="spellEnd"/>
            <w:r w:rsidR="00C663D3">
              <w:rPr>
                <w:lang w:eastAsia="sv-SE"/>
              </w:rPr>
              <w:t>/</w:t>
            </w:r>
          </w:p>
          <w:p w14:paraId="1F3C29B5" w14:textId="28FE715E" w:rsidR="00C663D3" w:rsidRPr="00C93E52" w:rsidRDefault="00B32BFC" w:rsidP="00C663D3">
            <w:proofErr w:type="spellStart"/>
            <w:r>
              <w:rPr>
                <w:lang w:eastAsia="sv-SE"/>
              </w:rPr>
              <w:t>l</w:t>
            </w:r>
            <w:r w:rsidRPr="00C93E52">
              <w:rPr>
                <w:lang w:eastAsia="sv-SE"/>
              </w:rPr>
              <w:t>ocation</w:t>
            </w:r>
            <w:proofErr w:type="spellEnd"/>
            <w:r>
              <w:rPr>
                <w:lang w:eastAsia="sv-SE"/>
              </w:rPr>
              <w:t>/</w:t>
            </w:r>
          </w:p>
        </w:tc>
        <w:tc>
          <w:tcPr>
            <w:tcW w:w="2037" w:type="dxa"/>
            <w:tcBorders>
              <w:bottom w:val="nil"/>
            </w:tcBorders>
            <w:shd w:val="clear" w:color="auto" w:fill="A6A6A6" w:themeFill="background1" w:themeFillShade="A6"/>
          </w:tcPr>
          <w:p w14:paraId="6218B5FB" w14:textId="42747C45" w:rsidR="00C663D3" w:rsidRPr="00C93E52" w:rsidRDefault="00C663D3" w:rsidP="00C663D3">
            <w:proofErr w:type="spellStart"/>
            <w:r>
              <w:t>TelType</w:t>
            </w:r>
            <w:proofErr w:type="spellEnd"/>
          </w:p>
        </w:tc>
        <w:tc>
          <w:tcPr>
            <w:tcW w:w="2925" w:type="dxa"/>
            <w:tcBorders>
              <w:bottom w:val="nil"/>
            </w:tcBorders>
            <w:shd w:val="clear" w:color="auto" w:fill="A6A6A6" w:themeFill="background1" w:themeFillShade="A6"/>
          </w:tcPr>
          <w:p w14:paraId="690A44FC" w14:textId="77777777" w:rsidR="00C663D3" w:rsidRPr="00C93E52" w:rsidRDefault="00C663D3" w:rsidP="00C663D3"/>
        </w:tc>
        <w:tc>
          <w:tcPr>
            <w:tcW w:w="1617" w:type="dxa"/>
            <w:tcBorders>
              <w:bottom w:val="nil"/>
            </w:tcBorders>
            <w:shd w:val="clear" w:color="auto" w:fill="A6A6A6" w:themeFill="background1" w:themeFillShade="A6"/>
          </w:tcPr>
          <w:p w14:paraId="4A05597A" w14:textId="67DF8B3D" w:rsidR="00C663D3" w:rsidRPr="00C93E52" w:rsidRDefault="00C663D3" w:rsidP="00C663D3"/>
        </w:tc>
      </w:tr>
      <w:tr w:rsidR="00B32BFC" w:rsidRPr="008345BA" w14:paraId="27F513D7" w14:textId="77777777" w:rsidTr="007931ED">
        <w:tc>
          <w:tcPr>
            <w:tcW w:w="2943" w:type="dxa"/>
            <w:tcBorders>
              <w:top w:val="nil"/>
            </w:tcBorders>
            <w:shd w:val="clear" w:color="auto" w:fill="A6A6A6" w:themeFill="background1" w:themeFillShade="A6"/>
          </w:tcPr>
          <w:p w14:paraId="46DCF1BD" w14:textId="686F8C5F" w:rsidR="00B32BFC" w:rsidRDefault="00B32BFC" w:rsidP="00C663D3">
            <w:pPr>
              <w:rPr>
                <w:lang w:eastAsia="sv-SE"/>
              </w:rPr>
            </w:pPr>
            <w:proofErr w:type="spellStart"/>
            <w:r w:rsidRPr="002D399A">
              <w:rPr>
                <w:lang w:eastAsia="sv-SE"/>
              </w:rPr>
              <w:t>electronicAddress</w:t>
            </w:r>
            <w:proofErr w:type="spellEnd"/>
          </w:p>
        </w:tc>
        <w:tc>
          <w:tcPr>
            <w:tcW w:w="2037" w:type="dxa"/>
            <w:tcBorders>
              <w:top w:val="nil"/>
            </w:tcBorders>
            <w:shd w:val="clear" w:color="auto" w:fill="A6A6A6" w:themeFill="background1" w:themeFillShade="A6"/>
          </w:tcPr>
          <w:p w14:paraId="2532C2A4" w14:textId="77777777" w:rsidR="00B32BFC" w:rsidRDefault="00B32BFC" w:rsidP="00C663D3"/>
        </w:tc>
        <w:tc>
          <w:tcPr>
            <w:tcW w:w="2925" w:type="dxa"/>
            <w:tcBorders>
              <w:top w:val="nil"/>
            </w:tcBorders>
            <w:shd w:val="clear" w:color="auto" w:fill="A6A6A6" w:themeFill="background1" w:themeFillShade="A6"/>
          </w:tcPr>
          <w:p w14:paraId="2761E565" w14:textId="77777777" w:rsidR="00B32BFC" w:rsidRPr="00C93E52" w:rsidRDefault="00B32BFC" w:rsidP="00C663D3"/>
        </w:tc>
        <w:tc>
          <w:tcPr>
            <w:tcW w:w="1617" w:type="dxa"/>
            <w:tcBorders>
              <w:top w:val="nil"/>
            </w:tcBorders>
            <w:shd w:val="clear" w:color="auto" w:fill="A6A6A6" w:themeFill="background1" w:themeFillShade="A6"/>
          </w:tcPr>
          <w:p w14:paraId="71AA2908" w14:textId="77777777" w:rsidR="00B32BFC" w:rsidRPr="00C93E52" w:rsidRDefault="00B32BFC" w:rsidP="00C663D3"/>
        </w:tc>
      </w:tr>
      <w:tr w:rsidR="00C663D3" w:rsidRPr="008345BA" w14:paraId="479A5B39" w14:textId="77777777" w:rsidTr="007931ED">
        <w:tc>
          <w:tcPr>
            <w:tcW w:w="2943" w:type="dxa"/>
          </w:tcPr>
          <w:p w14:paraId="0EA936CD" w14:textId="4BE0CA40" w:rsidR="00C663D3" w:rsidRPr="00DE065A" w:rsidRDefault="00C663D3" w:rsidP="00C663D3">
            <w:proofErr w:type="spellStart"/>
            <w:r w:rsidRPr="003C622B">
              <w:t>use</w:t>
            </w:r>
            <w:proofErr w:type="spellEnd"/>
          </w:p>
        </w:tc>
        <w:tc>
          <w:tcPr>
            <w:tcW w:w="2037" w:type="dxa"/>
          </w:tcPr>
          <w:p w14:paraId="0CA80070" w14:textId="4807B253" w:rsidR="00C663D3" w:rsidRPr="00C93E52" w:rsidRDefault="00C663D3" w:rsidP="00C663D3">
            <w:proofErr w:type="spellStart"/>
            <w:r w:rsidRPr="00B52AFC">
              <w:t>TelTypeEnum</w:t>
            </w:r>
            <w:proofErr w:type="spellEnd"/>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7931ED">
        <w:tc>
          <w:tcPr>
            <w:tcW w:w="2943" w:type="dxa"/>
          </w:tcPr>
          <w:p w14:paraId="07AA6DDB" w14:textId="0A9E7AEC" w:rsidR="00C663D3" w:rsidRPr="00DE065A" w:rsidRDefault="00C663D3" w:rsidP="00C663D3">
            <w:pPr>
              <w:rPr>
                <w:lang w:eastAsia="sv-SE"/>
              </w:rPr>
            </w:pPr>
            <w:proofErr w:type="spellStart"/>
            <w:r w:rsidRPr="003C622B">
              <w:rPr>
                <w:lang w:eastAsia="sv-SE"/>
              </w:rPr>
              <w:t>value</w:t>
            </w:r>
            <w:proofErr w:type="spellEnd"/>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w:t>
            </w:r>
            <w:proofErr w:type="gramStart"/>
            <w:r>
              <w:t>..</w:t>
            </w:r>
            <w:proofErr w:type="gramEnd"/>
            <w:r>
              <w:t>1</w:t>
            </w:r>
          </w:p>
        </w:tc>
      </w:tr>
      <w:tr w:rsidR="00C663D3" w:rsidRPr="008345BA" w14:paraId="3670F2E0" w14:textId="77777777" w:rsidTr="007931ED">
        <w:tc>
          <w:tcPr>
            <w:tcW w:w="2943" w:type="dxa"/>
            <w:tcBorders>
              <w:left w:val="nil"/>
              <w:bottom w:val="nil"/>
              <w:right w:val="nil"/>
            </w:tcBorders>
          </w:tcPr>
          <w:p w14:paraId="2651B72C" w14:textId="77777777" w:rsidR="00C663D3" w:rsidRPr="00C93E52" w:rsidRDefault="00C663D3" w:rsidP="00C663D3"/>
        </w:tc>
        <w:tc>
          <w:tcPr>
            <w:tcW w:w="2037" w:type="dxa"/>
            <w:tcBorders>
              <w:left w:val="nil"/>
              <w:bottom w:val="nil"/>
              <w:right w:val="nil"/>
            </w:tcBorders>
          </w:tcPr>
          <w:p w14:paraId="27ECE0B0" w14:textId="77777777" w:rsidR="00C663D3" w:rsidRPr="00C93E52" w:rsidRDefault="00C663D3" w:rsidP="00C663D3"/>
        </w:tc>
        <w:tc>
          <w:tcPr>
            <w:tcW w:w="2925" w:type="dxa"/>
            <w:tcBorders>
              <w:left w:val="nil"/>
              <w:bottom w:val="nil"/>
              <w:right w:val="nil"/>
            </w:tcBorders>
          </w:tcPr>
          <w:p w14:paraId="45748146" w14:textId="77777777" w:rsidR="00C663D3" w:rsidRPr="00C93E52" w:rsidRDefault="00C663D3" w:rsidP="00C663D3">
            <w:pPr>
              <w:rPr>
                <w:rFonts w:cs="Arial"/>
              </w:rPr>
            </w:pPr>
          </w:p>
        </w:tc>
        <w:tc>
          <w:tcPr>
            <w:tcW w:w="1617" w:type="dxa"/>
            <w:tcBorders>
              <w:left w:val="nil"/>
              <w:bottom w:val="nil"/>
              <w:right w:val="nil"/>
            </w:tcBorders>
          </w:tcPr>
          <w:p w14:paraId="21904342" w14:textId="77777777" w:rsidR="00C663D3" w:rsidRPr="00C93E52" w:rsidRDefault="00C663D3" w:rsidP="00C663D3"/>
        </w:tc>
      </w:tr>
      <w:tr w:rsidR="00342641" w:rsidRPr="00731E61" w14:paraId="32057BA5" w14:textId="77777777" w:rsidTr="00342641">
        <w:tc>
          <w:tcPr>
            <w:tcW w:w="9522" w:type="dxa"/>
            <w:gridSpan w:val="4"/>
            <w:tcBorders>
              <w:top w:val="nil"/>
              <w:left w:val="nil"/>
              <w:right w:val="nil"/>
            </w:tcBorders>
          </w:tcPr>
          <w:p w14:paraId="6BB5A19A" w14:textId="65F394F1" w:rsidR="00342641" w:rsidRPr="007931ED" w:rsidRDefault="00342641" w:rsidP="007931ED">
            <w:pPr>
              <w:pStyle w:val="Rubrik4"/>
              <w:rPr>
                <w:lang w:val="en-US"/>
              </w:rPr>
            </w:pPr>
            <w:bookmarkStart w:id="294" w:name="_Toc414627284"/>
            <w:proofErr w:type="spellStart"/>
            <w:r>
              <w:rPr>
                <w:lang w:val="en-US"/>
              </w:rPr>
              <w:t>Svars</w:t>
            </w:r>
            <w:proofErr w:type="spellEnd"/>
            <w:r>
              <w:rPr>
                <w:lang w:val="en-US"/>
              </w:rPr>
              <w:t>-del</w:t>
            </w:r>
            <w:r w:rsidRPr="00536479">
              <w:rPr>
                <w:lang w:val="en-US"/>
              </w:rPr>
              <w:t xml:space="preserve">: </w:t>
            </w:r>
            <w:r w:rsidRPr="00D44F90">
              <w:rPr>
                <w:lang w:val="en-US" w:eastAsia="sv-SE"/>
              </w:rPr>
              <w:t xml:space="preserve"> </w:t>
            </w:r>
            <w:proofErr w:type="spellStart"/>
            <w:r w:rsidRPr="00D44F90">
              <w:rPr>
                <w:lang w:val="en-US" w:eastAsia="sv-SE"/>
              </w:rPr>
              <w:t>observationGroup</w:t>
            </w:r>
            <w:proofErr w:type="spellEnd"/>
            <w:r>
              <w:rPr>
                <w:lang w:val="en-US" w:eastAsia="sv-SE"/>
              </w:rPr>
              <w:t>/</w:t>
            </w:r>
            <w:proofErr w:type="spellStart"/>
            <w:r w:rsidRPr="00D44F90">
              <w:rPr>
                <w:lang w:val="en-US" w:eastAsia="sv-SE"/>
              </w:rPr>
              <w:t>additionalParticipant</w:t>
            </w:r>
            <w:proofErr w:type="spellEnd"/>
            <w:r>
              <w:rPr>
                <w:lang w:val="en-US" w:eastAsia="sv-SE"/>
              </w:rPr>
              <w:t>/</w:t>
            </w:r>
            <w:proofErr w:type="spellStart"/>
            <w:r w:rsidRPr="007931ED">
              <w:rPr>
                <w:lang w:val="en-US"/>
              </w:rPr>
              <w:t>organisation</w:t>
            </w:r>
            <w:bookmarkEnd w:id="294"/>
            <w:proofErr w:type="spellEnd"/>
          </w:p>
        </w:tc>
      </w:tr>
      <w:tr w:rsidR="00C663D3" w:rsidRPr="008345BA" w14:paraId="0F16A0F4" w14:textId="77777777" w:rsidTr="007931ED">
        <w:tc>
          <w:tcPr>
            <w:tcW w:w="2943" w:type="dxa"/>
            <w:shd w:val="clear" w:color="auto" w:fill="A6A6A6" w:themeFill="background1" w:themeFillShade="A6"/>
          </w:tcPr>
          <w:p w14:paraId="00FA2A2F" w14:textId="57FBDB66" w:rsidR="00C663D3" w:rsidRPr="00B84B8B" w:rsidRDefault="00C663D3" w:rsidP="00C663D3">
            <w:proofErr w:type="spellStart"/>
            <w:r w:rsidRPr="00B84B8B">
              <w:t>observationGroup</w:t>
            </w:r>
            <w:proofErr w:type="spellEnd"/>
            <w:r w:rsidRPr="00B84B8B">
              <w:t>/</w:t>
            </w:r>
          </w:p>
          <w:p w14:paraId="6E97FE18" w14:textId="77777777" w:rsidR="00C663D3" w:rsidRPr="00B84B8B" w:rsidRDefault="00C663D3" w:rsidP="00C663D3">
            <w:proofErr w:type="spellStart"/>
            <w:r w:rsidRPr="00B84B8B">
              <w:t>additionalParticipant</w:t>
            </w:r>
            <w:proofErr w:type="spellEnd"/>
            <w:r w:rsidRPr="00B84B8B">
              <w:t>/</w:t>
            </w:r>
          </w:p>
          <w:p w14:paraId="0FCBB38A" w14:textId="741CBB7B" w:rsidR="00C663D3" w:rsidRPr="00B84B8B" w:rsidRDefault="00C663D3" w:rsidP="00C663D3">
            <w:r w:rsidRPr="00B84B8B">
              <w:t>organisation</w:t>
            </w:r>
          </w:p>
        </w:tc>
        <w:tc>
          <w:tcPr>
            <w:tcW w:w="2037" w:type="dxa"/>
            <w:shd w:val="clear" w:color="auto" w:fill="A6A6A6" w:themeFill="background1" w:themeFillShade="A6"/>
          </w:tcPr>
          <w:p w14:paraId="14B36098" w14:textId="078839AF" w:rsidR="00C663D3" w:rsidRPr="00B84B8B" w:rsidRDefault="00C663D3" w:rsidP="00C663D3">
            <w:proofErr w:type="spellStart"/>
            <w:r w:rsidRPr="00B84B8B">
              <w:t>OrganisationType</w:t>
            </w:r>
            <w:proofErr w:type="spellEnd"/>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607F4C90" w:rsidR="00C663D3" w:rsidRPr="00B84B8B" w:rsidRDefault="00C663D3" w:rsidP="00C663D3"/>
        </w:tc>
      </w:tr>
      <w:tr w:rsidR="00C663D3" w:rsidRPr="008345BA" w14:paraId="3E9BF27E" w14:textId="77777777" w:rsidTr="007931ED">
        <w:tc>
          <w:tcPr>
            <w:tcW w:w="2943" w:type="dxa"/>
          </w:tcPr>
          <w:p w14:paraId="72297592" w14:textId="4B0AF779" w:rsidR="00C663D3" w:rsidRPr="00B84B8B" w:rsidRDefault="00C663D3" w:rsidP="00C663D3">
            <w:r w:rsidRPr="00B84B8B">
              <w:t>id</w:t>
            </w:r>
          </w:p>
        </w:tc>
        <w:tc>
          <w:tcPr>
            <w:tcW w:w="2037" w:type="dxa"/>
          </w:tcPr>
          <w:p w14:paraId="3B906670" w14:textId="3606F53A" w:rsidR="00C663D3" w:rsidRPr="00B84B8B" w:rsidRDefault="00C663D3" w:rsidP="00C663D3">
            <w:proofErr w:type="spellStart"/>
            <w:r w:rsidRPr="00B84B8B">
              <w:t>IIType</w:t>
            </w:r>
            <w:proofErr w:type="spellEnd"/>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w:t>
            </w:r>
            <w:proofErr w:type="gramStart"/>
            <w:r w:rsidRPr="00B84B8B">
              <w:t>..</w:t>
            </w:r>
            <w:proofErr w:type="gramEnd"/>
            <w:r w:rsidRPr="00B84B8B">
              <w:t>1</w:t>
            </w:r>
          </w:p>
        </w:tc>
      </w:tr>
      <w:tr w:rsidR="00C663D3" w:rsidRPr="00612528" w14:paraId="797CD0DD" w14:textId="77777777" w:rsidTr="007931ED">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proofErr w:type="spellStart"/>
            <w:r w:rsidRPr="00B84B8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t>1</w:t>
            </w:r>
            <w:proofErr w:type="gramStart"/>
            <w:r w:rsidRPr="00B84B8B">
              <w:t>..</w:t>
            </w:r>
            <w:proofErr w:type="gramEnd"/>
            <w:r w:rsidRPr="00B84B8B">
              <w:t>1</w:t>
            </w:r>
          </w:p>
        </w:tc>
      </w:tr>
      <w:tr w:rsidR="00C663D3" w:rsidRPr="00612528" w14:paraId="30FC21B2" w14:textId="77777777" w:rsidTr="007931ED">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w:t>
            </w:r>
            <w:proofErr w:type="gramStart"/>
            <w:r w:rsidRPr="00B84B8B">
              <w:t>..</w:t>
            </w:r>
            <w:proofErr w:type="gramEnd"/>
            <w:r w:rsidRPr="00B84B8B">
              <w:t>1</w:t>
            </w:r>
          </w:p>
        </w:tc>
      </w:tr>
      <w:tr w:rsidR="00C663D3" w:rsidRPr="008345BA" w14:paraId="56ECDE8C" w14:textId="77777777" w:rsidTr="007931ED">
        <w:tc>
          <w:tcPr>
            <w:tcW w:w="2943" w:type="dxa"/>
            <w:tcBorders>
              <w:bottom w:val="single" w:sz="4" w:space="0" w:color="auto"/>
            </w:tcBorders>
          </w:tcPr>
          <w:p w14:paraId="53A5769D" w14:textId="3EFF5357" w:rsidR="00C663D3" w:rsidRPr="00B84B8B" w:rsidRDefault="00C663D3" w:rsidP="00C663D3">
            <w:proofErr w:type="spellStart"/>
            <w:r w:rsidRPr="00B84B8B">
              <w:t>name</w:t>
            </w:r>
            <w:proofErr w:type="spellEnd"/>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w:t>
            </w:r>
            <w:proofErr w:type="gramStart"/>
            <w:r w:rsidRPr="00B84B8B">
              <w:t>..</w:t>
            </w:r>
            <w:proofErr w:type="gramEnd"/>
            <w:r w:rsidRPr="00B84B8B">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295" w:name="_Toc398042093"/>
      <w:bookmarkStart w:id="296" w:name="_Toc414627285"/>
      <w:r>
        <w:t>Övriga regler</w:t>
      </w:r>
      <w:bookmarkEnd w:id="295"/>
      <w:bookmarkEnd w:id="296"/>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lastRenderedPageBreak/>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proofErr w:type="spellStart"/>
      <w:r>
        <w:rPr>
          <w:lang w:eastAsia="sv-SE"/>
        </w:rPr>
        <w:t>c</w:t>
      </w:r>
      <w:r w:rsidRPr="0089562B">
        <w:rPr>
          <w:lang w:eastAsia="sv-SE"/>
        </w:rPr>
        <w:t>areProcessId</w:t>
      </w:r>
      <w:proofErr w:type="spellEnd"/>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proofErr w:type="spellStart"/>
      <w:proofErr w:type="gramStart"/>
      <w:r w:rsidR="00200D70" w:rsidRPr="00442B89">
        <w:rPr>
          <w:i/>
        </w:rPr>
        <w:t>patientId</w:t>
      </w:r>
      <w:proofErr w:type="spellEnd"/>
      <w:r w:rsidR="00200D70">
        <w:t xml:space="preserve"> ,</w:t>
      </w:r>
      <w:proofErr w:type="gramEnd"/>
      <w:r w:rsidR="00200D70">
        <w:t xml:space="preserve">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bookmarkStart w:id="297" w:name="_GoBack"/>
      <w:bookmarkEnd w:id="297"/>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BF4B12">
        <w:br/>
      </w:r>
      <w:r w:rsidR="00F9710D">
        <w:t>Samma regel gäller för</w:t>
      </w:r>
      <w:r w:rsidR="00BF4B12">
        <w:t xml:space="preserve"> </w:t>
      </w:r>
      <w:proofErr w:type="spellStart"/>
      <w:r w:rsidR="00BF4B12" w:rsidRPr="002C2FC3">
        <w:rPr>
          <w:i/>
        </w:rPr>
        <w:t>additionalParticipant</w:t>
      </w:r>
      <w:proofErr w:type="spellEnd"/>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proofErr w:type="spellStart"/>
      <w:r w:rsidR="00BF4B12" w:rsidRPr="000433C8">
        <w:rPr>
          <w:i/>
        </w:rPr>
        <w:t>additionalParticipant</w:t>
      </w:r>
      <w:proofErr w:type="spellEnd"/>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t>Fält 2b</w:t>
      </w:r>
      <w:r w:rsidRPr="002C2FC3">
        <w:rPr>
          <w:i/>
          <w:u w:val="single"/>
        </w:rPr>
        <w:t xml:space="preserve"> – </w:t>
      </w:r>
      <w:proofErr w:type="spellStart"/>
      <w:r w:rsidRPr="00F9710D">
        <w:rPr>
          <w:u w:val="single"/>
        </w:rPr>
        <w:t>LegalAuthenticator</w:t>
      </w:r>
      <w:proofErr w:type="spellEnd"/>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 xml:space="preserve">Fält 2c – </w:t>
      </w:r>
      <w:proofErr w:type="spellStart"/>
      <w:r w:rsidRPr="002C2FC3">
        <w:rPr>
          <w:u w:val="single"/>
        </w:rPr>
        <w:t>AdditionalParticipant</w:t>
      </w:r>
      <w:proofErr w:type="spellEnd"/>
      <w:r w:rsidRPr="002C2FC3">
        <w:rPr>
          <w:u w:val="single"/>
        </w:rPr>
        <w:t xml:space="preserve">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w:t>
      </w:r>
      <w:proofErr w:type="spellStart"/>
      <w:r>
        <w:t>type</w:t>
      </w:r>
      <w:proofErr w:type="spellEnd"/>
      <w:r>
        <w:t>” och ”</w:t>
      </w:r>
      <w:proofErr w:type="spellStart"/>
      <w:r>
        <w:t>role</w:t>
      </w:r>
      <w:proofErr w:type="spellEnd"/>
      <w:r>
        <w:t>” som förtydligar kring formen av ”deltagandet”.</w:t>
      </w:r>
      <w:r>
        <w:br/>
      </w:r>
    </w:p>
    <w:p w14:paraId="6E4448DF" w14:textId="1242616E" w:rsidR="002B763A" w:rsidRPr="00F35775" w:rsidRDefault="002B763A" w:rsidP="002B763A">
      <w:pPr>
        <w:rPr>
          <w:ins w:id="298" w:author="Torbjörn Dahlin" w:date="2015-03-24T10:14:00Z"/>
          <w:sz w:val="22"/>
          <w:u w:val="single"/>
        </w:rPr>
      </w:pPr>
      <w:ins w:id="299" w:author="Torbjörn Dahlin" w:date="2015-03-24T10:14:00Z">
        <w:r>
          <w:rPr>
            <w:sz w:val="22"/>
            <w:u w:val="single"/>
          </w:rPr>
          <w:t>Fält 3</w:t>
        </w:r>
        <w:r w:rsidRPr="00F35775">
          <w:rPr>
            <w:sz w:val="22"/>
            <w:u w:val="single"/>
          </w:rPr>
          <w:t xml:space="preserve"> – </w:t>
        </w:r>
        <w:proofErr w:type="spellStart"/>
        <w:r w:rsidRPr="00F35775">
          <w:rPr>
            <w:sz w:val="22"/>
            <w:u w:val="single"/>
          </w:rPr>
          <w:t>ReferredInformation.time</w:t>
        </w:r>
        <w:proofErr w:type="spellEnd"/>
      </w:ins>
    </w:p>
    <w:p w14:paraId="4CAC90D1" w14:textId="77777777" w:rsidR="002B763A" w:rsidRDefault="002B763A" w:rsidP="002B763A">
      <w:pPr>
        <w:spacing w:line="240" w:lineRule="auto"/>
        <w:rPr>
          <w:ins w:id="300" w:author="Torbjörn Dahlin" w:date="2015-03-24T10:14:00Z"/>
        </w:rPr>
      </w:pPr>
      <w:proofErr w:type="spellStart"/>
      <w:ins w:id="301" w:author="Torbjörn Dahlin" w:date="2015-03-24T10:14:00Z">
        <w:r w:rsidRPr="00F35775">
          <w:t>ReferredInformation.time</w:t>
        </w:r>
        <w:proofErr w:type="spellEnd"/>
        <w:r w:rsidRPr="00F35775">
          <w:t xml:space="preserve"> ska innehålla en tidpunkt som ska kunna användas som </w:t>
        </w:r>
        <w:proofErr w:type="spellStart"/>
        <w:r w:rsidRPr="00F35775">
          <w:t>inparameter</w:t>
        </w:r>
        <w:proofErr w:type="spellEnd"/>
        <w:r w:rsidRPr="00F35775">
          <w:t xml:space="preserve"> i ett tidsintervallbaserat sökvillkor till den tjänst som returnerar den identifierade informationsmängd som relationen pekar ut. Denna tidpunkt skall vara den tidpunkt som tidssökparametern till den utpekade tjänsten filtrerar på. I det fall då en konsument har behov av att söka upp flera relaterade informationsmängder från samma tjänst kan konsumenten skapa ett sökintervall som omfattar de </w:t>
        </w:r>
        <w:proofErr w:type="spellStart"/>
        <w:r w:rsidRPr="00F35775">
          <w:t>ReferredInformation.time</w:t>
        </w:r>
        <w:proofErr w:type="spellEnd"/>
        <w:r w:rsidRPr="00F35775">
          <w:t xml:space="preserve"> från dessa relationer. Detta </w:t>
        </w:r>
        <w:r w:rsidRPr="00F35775">
          <w:lastRenderedPageBreak/>
          <w:t xml:space="preserve">sökintervall används sedan som </w:t>
        </w:r>
        <w:proofErr w:type="spellStart"/>
        <w:r w:rsidRPr="00F35775">
          <w:t>inparameter</w:t>
        </w:r>
        <w:proofErr w:type="spellEnd"/>
        <w:r w:rsidRPr="00F35775">
          <w:t xml:space="preserve"> till den tjänst som relationerna pekar ut. På detta sätt kan en konsument göra endast ett anrop över en begränsad tid som returnerar samtlig relaterad information istället för att göra anrop ett och ett med respektive id som anges i relationen, eller ta ut en patients totala informationsmängd utan någon möjlighet att filtrera på tid. </w:t>
        </w:r>
      </w:ins>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bookmarkStart w:id="302" w:name="_Toc414627286"/>
      <w:r w:rsidRPr="00776D68">
        <w:t>Icke funktionella krav</w:t>
      </w:r>
      <w:bookmarkEnd w:id="302"/>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303" w:name="_Toc398042094"/>
      <w:bookmarkStart w:id="304" w:name="_Toc414627287"/>
      <w:r w:rsidRPr="00776D68">
        <w:t>Annan information om kontraktet</w:t>
      </w:r>
      <w:bookmarkEnd w:id="303"/>
      <w:bookmarkEnd w:id="304"/>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8"/>
      <w:footerReference w:type="default" r:id="rId19"/>
      <w:headerReference w:type="first" r:id="rId20"/>
      <w:footerReference w:type="first" r:id="rId21"/>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ohan Eltes" w:date="2015-03-30T03:16:00Z" w:initials="JE">
    <w:p w14:paraId="17ACFEFD" w14:textId="1FFEE86E" w:rsidR="00731E61" w:rsidRDefault="00731E61">
      <w:pPr>
        <w:pStyle w:val="Kommentarer"/>
      </w:pPr>
      <w:r>
        <w:rPr>
          <w:rStyle w:val="Kommentarsreferens"/>
        </w:rPr>
        <w:annotationRef/>
      </w:r>
      <w:r>
        <w:t xml:space="preserve">Nej, vi kan inte ställa detta krav. Jag önskar istället att du beskriver det resonemang som vi hade via mejl som bygger på att det kan vara systemets id om inte vårdgivaren kan garantera ett unikt id, och att det finns en </w:t>
      </w:r>
      <w:proofErr w:type="spellStart"/>
      <w:r>
        <w:t>teoritisk</w:t>
      </w:r>
      <w:proofErr w:type="spellEnd"/>
      <w:r>
        <w:t xml:space="preserve"> (om en med mycket låg sannolikhet) möjlighet att man kan få mer än ett dokument som svar for kombinationen patientid/vårdgivare/id och att konsument som lagrar sådana </w:t>
      </w:r>
      <w:proofErr w:type="spellStart"/>
      <w:r>
        <w:t>Id:n</w:t>
      </w:r>
      <w:proofErr w:type="spellEnd"/>
      <w:r>
        <w:t xml:space="preserve"> måste kunna </w:t>
      </w:r>
      <w:proofErr w:type="spellStart"/>
      <w:r>
        <w:t>hanera</w:t>
      </w:r>
      <w:proofErr w:type="spellEnd"/>
      <w:r>
        <w:t xml:space="preserve"> ett sådant fall på ett sätt som patientsäkert utgående från konsumentsystemets (som lagrar identiteten) funktion.</w:t>
      </w:r>
    </w:p>
  </w:comment>
  <w:comment w:id="80" w:author="Johan Eltes" w:date="2015-03-30T03:16:00Z" w:initials="JE">
    <w:p w14:paraId="13310A9D" w14:textId="46FB4D1E" w:rsidR="00731E61" w:rsidRDefault="00731E61">
      <w:pPr>
        <w:pStyle w:val="Kommentarer"/>
      </w:pPr>
      <w:r>
        <w:rPr>
          <w:rStyle w:val="Kommentarsreferens"/>
        </w:rPr>
        <w:annotationRef/>
      </w:r>
      <w:r>
        <w:t xml:space="preserve">Behöver kompletteras med skrivning som ger exempel på hur man kan ”hitta in till” en </w:t>
      </w:r>
      <w:proofErr w:type="gramStart"/>
      <w:r>
        <w:t>observation  (eller</w:t>
      </w:r>
      <w:proofErr w:type="gramEnd"/>
      <w:r>
        <w:t xml:space="preserve"> aktivitet) via ett svarsmeddelande från exempelvis </w:t>
      </w:r>
      <w:proofErr w:type="spellStart"/>
      <w:r>
        <w:t>GetLaboratoryOrderOutcome</w:t>
      </w:r>
      <w:proofErr w:type="spellEnd"/>
      <w:r>
        <w:t xml:space="preserve"> – och tvärt om  - hur man kan ta sig vidare till ett labbsvar via ett svar från </w:t>
      </w:r>
      <w:proofErr w:type="spellStart"/>
      <w:r>
        <w:t>GetObservations</w:t>
      </w:r>
      <w:proofErr w:type="spellEnd"/>
      <w:r>
        <w:t>. Generellt tror jag det är bättre att inleda med att beskriva interaktionsöverenskommelser/</w:t>
      </w:r>
      <w:proofErr w:type="spellStart"/>
      <w:r>
        <w:t>tvånivå</w:t>
      </w:r>
      <w:proofErr w:type="spellEnd"/>
      <w:r>
        <w:t>-modellering innan relationer introduceras.</w:t>
      </w:r>
    </w:p>
  </w:comment>
  <w:comment w:id="81" w:author="Torbjörn Dahlin" w:date="2015-03-30T03:16:00Z" w:initials="TD">
    <w:p w14:paraId="3C3B5BC9" w14:textId="5D0CECF6" w:rsidR="00731E61" w:rsidRDefault="00731E61">
      <w:pPr>
        <w:pStyle w:val="Kommentarer"/>
      </w:pPr>
      <w:r>
        <w:rPr>
          <w:rStyle w:val="Kommentarsreferens"/>
        </w:rPr>
        <w:annotationRef/>
      </w:r>
      <w:r>
        <w:t>Förslaget är att detta beskrivs i de tjänster som behöver koppla sig till NI-tjänster</w:t>
      </w:r>
    </w:p>
  </w:comment>
  <w:comment w:id="82" w:author="Torbjörn Dahlin" w:date="2015-03-31T13:09:00Z" w:initials="TD">
    <w:p w14:paraId="09BDA42C" w14:textId="63B9FC93" w:rsidR="00731E61" w:rsidRDefault="00731E61">
      <w:pPr>
        <w:pStyle w:val="Kommentarer"/>
      </w:pPr>
      <w:r>
        <w:rPr>
          <w:rStyle w:val="Kommentarsreferens"/>
        </w:rPr>
        <w:annotationRef/>
      </w:r>
      <w:r>
        <w:t>Och nu beslutat att skjuta på framtiden</w:t>
      </w:r>
    </w:p>
  </w:comment>
  <w:comment w:id="84" w:author="Johan Eltes" w:date="2015-03-30T03:16:00Z" w:initials="JE">
    <w:p w14:paraId="2BDE241F" w14:textId="2C9420D5" w:rsidR="00731E61" w:rsidRDefault="00731E61">
      <w:pPr>
        <w:pStyle w:val="Kommentarer"/>
      </w:pPr>
      <w:r>
        <w:rPr>
          <w:rStyle w:val="Kommentarsreferens"/>
        </w:rPr>
        <w:annotationRef/>
      </w:r>
      <w:r>
        <w:t>Svårt att förstå modellen innan modellens klasser beskrivits. Informationsmodellen (attributens betydelse) behöver beskrivas under ett stycke för detta innan relationskonceptet beskrivs (om möjligt).</w:t>
      </w:r>
    </w:p>
    <w:p w14:paraId="03E4221E" w14:textId="77777777" w:rsidR="00731E61" w:rsidRDefault="00731E61">
      <w:pPr>
        <w:pStyle w:val="Kommentarer"/>
      </w:pPr>
    </w:p>
    <w:p w14:paraId="61FD9DC1" w14:textId="5999F28B" w:rsidR="00731E61" w:rsidRDefault="00731E61">
      <w:pPr>
        <w:pStyle w:val="Kommentarer"/>
      </w:pPr>
      <w:r>
        <w:t>Åtgärd?</w:t>
      </w:r>
    </w:p>
  </w:comment>
  <w:comment w:id="85" w:author="Torbjörn Dahlin" w:date="2015-03-31T13:09:00Z" w:initials="TD">
    <w:p w14:paraId="797D0591" w14:textId="4C47BB95" w:rsidR="00731E61" w:rsidRDefault="00731E61">
      <w:pPr>
        <w:pStyle w:val="Kommentarer"/>
      </w:pPr>
      <w:r>
        <w:rPr>
          <w:rStyle w:val="Kommentarsreferens"/>
        </w:rPr>
        <w:annotationRef/>
      </w:r>
      <w:r>
        <w:t>Utökade den beskrivande texten nedan tidigare (var inte ändringshanterat). Har lagt till NI referens dessutom. Samtliga dessa klasser och attribut har sin detaljerade beskrivning i NI 2015:1</w:t>
      </w:r>
    </w:p>
  </w:comment>
  <w:comment w:id="154" w:author="Johan Eltes" w:date="2015-03-30T03:16:00Z" w:initials="JE">
    <w:p w14:paraId="407B8647" w14:textId="7AE53CDA" w:rsidR="00731E61" w:rsidRDefault="00731E61">
      <w:pPr>
        <w:pStyle w:val="Kommentarer"/>
      </w:pPr>
      <w:r>
        <w:rPr>
          <w:rStyle w:val="Kommentarsreferens"/>
        </w:rPr>
        <w:annotationRef/>
      </w:r>
      <w:r>
        <w:t xml:space="preserve">Förordar att samma SL-mönster används som för övriga </w:t>
      </w:r>
      <w:proofErr w:type="spellStart"/>
      <w:r>
        <w:t>JoL</w:t>
      </w:r>
      <w:proofErr w:type="spellEnd"/>
      <w:r>
        <w:t>-kontrakt. Det jag saknar här är kravet på att svaret inte får överstiga 15 sekunder och att sökning på öppet tidsintervall möjliggör att svara med så mycket man hinner (i kronologisk ordning)</w:t>
      </w:r>
    </w:p>
  </w:comment>
  <w:comment w:id="155" w:author="Torbjörn Dahlin" w:date="2015-03-30T03:16:00Z" w:initials="TD">
    <w:p w14:paraId="03FBADEE" w14:textId="6994F1EE" w:rsidR="00731E61" w:rsidRDefault="00731E61">
      <w:pPr>
        <w:pStyle w:val="Kommentarer"/>
      </w:pPr>
      <w:r>
        <w:rPr>
          <w:rStyle w:val="Kommentarsreferens"/>
        </w:rPr>
        <w:annotationRef/>
      </w:r>
      <w:r>
        <w:t>Så många man hinner är väl knappast lämpligt för någon konsument som behöver strukturerad information för uppföljning? Eftersom man inte kan välja sorteringsordning skulle detta innebära att viss information eventuellt aldrig blir tillgänglig för uthämtning med mindre än att källsystemets lösning optimeras eller flyttas till kraftigare hårdvara. 15 sekunder för lång tid för dessa kontrakt, speciellt om man väljer att följa relationer för att hämta relaterad information.</w:t>
      </w:r>
    </w:p>
  </w:comment>
  <w:comment w:id="156" w:author="Johan Eltes" w:date="2015-03-30T03:16:00Z" w:initials="JE">
    <w:p w14:paraId="0776BE76" w14:textId="77777777" w:rsidR="00731E61" w:rsidRDefault="00731E61">
      <w:pPr>
        <w:pStyle w:val="Kommentarer"/>
      </w:pPr>
      <w:r>
        <w:rPr>
          <w:rStyle w:val="Kommentarsreferens"/>
        </w:rPr>
        <w:annotationRef/>
      </w:r>
      <w:r>
        <w:t>För hur många observationer?</w:t>
      </w:r>
    </w:p>
    <w:p w14:paraId="71756A4A" w14:textId="77777777" w:rsidR="00731E61" w:rsidRDefault="00731E61">
      <w:pPr>
        <w:pStyle w:val="Kommentarer"/>
      </w:pPr>
    </w:p>
    <w:p w14:paraId="1D01E4C7" w14:textId="111F2CC2" w:rsidR="00731E61" w:rsidRDefault="00731E61">
      <w:pPr>
        <w:pStyle w:val="Kommentarer"/>
      </w:pPr>
    </w:p>
  </w:comment>
  <w:comment w:id="159" w:author="Torbjörn Dahlin" w:date="2015-03-30T03:16:00Z" w:initials="TD">
    <w:p w14:paraId="12122B01" w14:textId="17C22FA8" w:rsidR="00731E61" w:rsidRDefault="00731E61">
      <w:pPr>
        <w:pStyle w:val="Kommentarer"/>
      </w:pPr>
      <w:r>
        <w:rPr>
          <w:rStyle w:val="Kommentarsreferens"/>
        </w:rPr>
        <w:annotationRef/>
      </w:r>
      <w:r>
        <w:t>tillägg</w:t>
      </w:r>
    </w:p>
  </w:comment>
  <w:comment w:id="185" w:author="Johan Eltes" w:date="2015-03-30T03:16:00Z" w:initials="JE">
    <w:p w14:paraId="57F552B9" w14:textId="580DB4C8" w:rsidR="00731E61" w:rsidRDefault="00731E61">
      <w:pPr>
        <w:pStyle w:val="Kommentarer"/>
      </w:pPr>
      <w:r>
        <w:rPr>
          <w:rStyle w:val="Kommentarsreferens"/>
        </w:rPr>
        <w:annotationRef/>
      </w:r>
      <w:r>
        <w:t>Kan vi referera Interaktionsöverenskommelse från Observation? En instans kan ju uppfylla en eller flera överenskommelser? Kanske en gemensam basklass för två-nivå-modellerade kontrakt? Skulle ge en tydlighet kring just det också…</w:t>
      </w:r>
    </w:p>
  </w:comment>
  <w:comment w:id="186" w:author="Torbjörn Dahlin" w:date="2015-03-31T13:16:00Z" w:initials="TD">
    <w:p w14:paraId="0FAAF921" w14:textId="64958D11" w:rsidR="00731E61" w:rsidRDefault="00731E61">
      <w:pPr>
        <w:pStyle w:val="Kommentarer"/>
      </w:pPr>
      <w:r>
        <w:rPr>
          <w:rStyle w:val="Kommentarsreferens"/>
        </w:rPr>
        <w:annotationRef/>
      </w:r>
      <w:r>
        <w:t>Detta är NIs informationsmodell i princip. Interaktionsöverenskommelsen är inte en del av den information som returneras från tjänsten och den är inte lagrad i patientens journal. Klassen ”uppgift i patientjournal” är gemensam för alla NIs klasser som mappar mot befintliga eller kommande tjänster. Basklassen för saker som hör ihop är ”uppgift i patientjournal”</w:t>
      </w:r>
    </w:p>
  </w:comment>
  <w:comment w:id="203" w:author="Johan Eltes" w:date="2015-03-30T03:16:00Z" w:initials="JE">
    <w:p w14:paraId="17A4B602" w14:textId="54614153" w:rsidR="00731E61" w:rsidRDefault="00731E61">
      <w:pPr>
        <w:pStyle w:val="Kommentarer"/>
      </w:pPr>
      <w:r>
        <w:rPr>
          <w:rStyle w:val="Kommentarsreferens"/>
        </w:rPr>
        <w:annotationRef/>
      </w:r>
      <w:r>
        <w:t xml:space="preserve">Saknar stöd för reservnummer. Bör införas analogt med hur det införts i övriga </w:t>
      </w:r>
      <w:proofErr w:type="spellStart"/>
      <w:r>
        <w:t>JoL</w:t>
      </w:r>
      <w:proofErr w:type="spellEnd"/>
      <w:r>
        <w:t>-kontrakt.</w:t>
      </w:r>
    </w:p>
  </w:comment>
  <w:comment w:id="204" w:author="Torbjörn Dahlin" w:date="2015-03-31T15:44:00Z" w:initials="TD">
    <w:p w14:paraId="26BD7482" w14:textId="14A2D773" w:rsidR="009B6FB3" w:rsidRDefault="009B6FB3">
      <w:pPr>
        <w:pStyle w:val="Kommentarer"/>
      </w:pPr>
      <w:r>
        <w:rPr>
          <w:rStyle w:val="Kommentarsreferens"/>
        </w:rPr>
        <w:annotationRef/>
      </w:r>
      <w:r>
        <w:t>Fixat</w:t>
      </w:r>
    </w:p>
  </w:comment>
  <w:comment w:id="230" w:author="Johan Eltes" w:date="2015-03-30T03:16:00Z" w:initials="JE">
    <w:p w14:paraId="3FC82305" w14:textId="7B669A73" w:rsidR="00731E61" w:rsidRDefault="00731E61">
      <w:pPr>
        <w:pStyle w:val="Kommentarer"/>
      </w:pPr>
      <w:r>
        <w:rPr>
          <w:rStyle w:val="Kommentarsreferens"/>
        </w:rPr>
        <w:annotationRef/>
      </w:r>
      <w:r>
        <w:t>Är kanske semantisk överenskommelse ett bättre begrepp? En fundering… Annars helt ok översättning, i mina öron.</w:t>
      </w:r>
    </w:p>
  </w:comment>
  <w:comment w:id="231" w:author="Torbjörn Dahlin" w:date="2015-03-31T15:45:00Z" w:initials="TD">
    <w:p w14:paraId="15E32488" w14:textId="2EC08507" w:rsidR="009A3C75" w:rsidRDefault="009A3C75">
      <w:pPr>
        <w:pStyle w:val="Kommentarer"/>
      </w:pPr>
      <w:r>
        <w:rPr>
          <w:rStyle w:val="Kommentarsreferens"/>
        </w:rPr>
        <w:annotationRef/>
      </w:r>
      <w:r>
        <w:t>Interaktionsöverenskommelse låter rätt torrt, men nu börjar det bli invant så svårt att byta</w:t>
      </w:r>
    </w:p>
  </w:comment>
  <w:comment w:id="237" w:author="Johan Eltes" w:date="2015-03-30T03:16:00Z" w:initials="JE">
    <w:p w14:paraId="6891F526" w14:textId="4694CEAE" w:rsidR="00731E61" w:rsidRDefault="00731E61" w:rsidP="005644B1">
      <w:pPr>
        <w:rPr>
          <w:rFonts w:cs="Arial"/>
        </w:rPr>
      </w:pPr>
      <w:r>
        <w:rPr>
          <w:rStyle w:val="Kommentarsreferens"/>
        </w:rPr>
        <w:annotationRef/>
      </w:r>
      <w:r>
        <w:rPr>
          <w:rFonts w:cs="Arial"/>
        </w:rPr>
        <w:t xml:space="preserve">”Precisera krav på att svaret ska överensstämma med refererad </w:t>
      </w:r>
      <w:proofErr w:type="spellStart"/>
      <w:r>
        <w:rPr>
          <w:rFonts w:cs="Arial"/>
        </w:rPr>
        <w:t>interaktionsverenskommelse</w:t>
      </w:r>
      <w:proofErr w:type="spellEnd"/>
      <w:r>
        <w:rPr>
          <w:rFonts w:cs="Arial"/>
        </w:rPr>
        <w:t xml:space="preserve">” </w:t>
      </w:r>
    </w:p>
    <w:p w14:paraId="135039A3" w14:textId="07BFEA73" w:rsidR="00731E61" w:rsidRDefault="00731E61">
      <w:pPr>
        <w:pStyle w:val="Kommentarer"/>
      </w:pPr>
    </w:p>
  </w:comment>
  <w:comment w:id="240" w:author="Johan Eltes" w:date="2015-03-30T03:16:00Z" w:initials="JE">
    <w:p w14:paraId="09DE8E29" w14:textId="40BBDFF9" w:rsidR="00731E61" w:rsidRDefault="00731E61">
      <w:pPr>
        <w:pStyle w:val="Kommentarer"/>
      </w:pPr>
      <w:r>
        <w:rPr>
          <w:rStyle w:val="Kommentarsreferens"/>
        </w:rPr>
        <w:annotationRef/>
      </w:r>
      <w:r>
        <w:t>Ska väl vara vårdgivarens HSA-id?</w:t>
      </w:r>
    </w:p>
  </w:comment>
  <w:comment w:id="241" w:author="Torbjörn Dahlin" w:date="2015-03-30T03:16:00Z" w:initials="TD">
    <w:p w14:paraId="5DF1A6F3" w14:textId="54DEC673" w:rsidR="00731E61" w:rsidRDefault="00731E61">
      <w:pPr>
        <w:pStyle w:val="Kommentarer"/>
      </w:pPr>
      <w:r>
        <w:rPr>
          <w:rStyle w:val="Kommentarsreferens"/>
        </w:rPr>
        <w:annotationRef/>
      </w:r>
      <w:r>
        <w:t>Det är väl bättre att beskriva hur ett id är uppbyggt i den tjänst som returnerar id, än i relationen som bara refererar till ett id utan att bry sig om hur det är uppbyggt?</w:t>
      </w:r>
    </w:p>
  </w:comment>
  <w:comment w:id="242" w:author="Johan Eltes" w:date="2015-03-30T03:16:00Z" w:initials="JE">
    <w:p w14:paraId="028C29DA" w14:textId="3F96DBD0" w:rsidR="00731E61" w:rsidRDefault="00731E61">
      <w:pPr>
        <w:pStyle w:val="Kommentarer"/>
      </w:pPr>
      <w:r>
        <w:rPr>
          <w:rStyle w:val="Kommentarsreferens"/>
        </w:rPr>
        <w:annotationRef/>
      </w:r>
      <w:r>
        <w:t xml:space="preserve">Ska väl vara ett id </w:t>
      </w:r>
      <w:proofErr w:type="spellStart"/>
      <w:r>
        <w:t>spom</w:t>
      </w:r>
      <w:proofErr w:type="spellEnd"/>
      <w:r>
        <w:t xml:space="preserve"> är unikt inom vårdgivare, eller om det inte är möjligt att </w:t>
      </w:r>
      <w:proofErr w:type="spellStart"/>
      <w:r>
        <w:t>åstakomma</w:t>
      </w:r>
      <w:proofErr w:type="spellEnd"/>
      <w:r>
        <w:t xml:space="preserve"> – källsystemets id?</w:t>
      </w:r>
    </w:p>
  </w:comment>
  <w:comment w:id="244" w:author="Johan Eltes" w:date="2015-03-30T03:16:00Z" w:initials="JE">
    <w:p w14:paraId="5DF66969" w14:textId="20AF723E" w:rsidR="00731E61" w:rsidRDefault="00731E61">
      <w:pPr>
        <w:pStyle w:val="Kommentarer"/>
      </w:pPr>
      <w:r>
        <w:rPr>
          <w:rStyle w:val="Kommentarsreferens"/>
        </w:rPr>
        <w:annotationRef/>
      </w:r>
      <w:r>
        <w:t xml:space="preserve">Anser att vi här bör lista exakt vilka som kan användas och att dessa i denna version av kontraktet är </w:t>
      </w:r>
      <w:proofErr w:type="spellStart"/>
      <w:r>
        <w:t>chb</w:t>
      </w:r>
      <w:proofErr w:type="spellEnd"/>
      <w:r>
        <w:t xml:space="preserve">-o och </w:t>
      </w:r>
      <w:proofErr w:type="spellStart"/>
      <w:r>
        <w:t>caa-a</w:t>
      </w:r>
      <w:proofErr w:type="spellEnd"/>
      <w:r>
        <w:t xml:space="preserve">. Såg förresten just att det är fel namn på tjänstekontraktet </w:t>
      </w:r>
      <w:proofErr w:type="spellStart"/>
      <w:r>
        <w:t>GetActivities</w:t>
      </w:r>
      <w:proofErr w:type="spellEnd"/>
      <w:r>
        <w:t xml:space="preserve"> (det heter </w:t>
      </w:r>
      <w:proofErr w:type="spellStart"/>
      <w:r>
        <w:t>GetActivity</w:t>
      </w:r>
      <w:proofErr w:type="spellEnd"/>
      <w:r>
        <w:t xml:space="preserve"> i Subversion).</w:t>
      </w:r>
    </w:p>
  </w:comment>
  <w:comment w:id="248" w:author="Torbjörn Dahlin" w:date="2015-03-30T03:16:00Z" w:initials="TD">
    <w:p w14:paraId="0355223B" w14:textId="43C1D3A3" w:rsidR="00731E61" w:rsidRDefault="00731E61">
      <w:pPr>
        <w:pStyle w:val="Kommentarer"/>
      </w:pPr>
      <w:r>
        <w:rPr>
          <w:rStyle w:val="Kommentarsreferens"/>
        </w:rPr>
        <w:annotationRef/>
      </w:r>
      <w:proofErr w:type="spellStart"/>
      <w:r>
        <w:t>GetActivity</w:t>
      </w:r>
      <w:proofErr w:type="spellEnd"/>
      <w:r>
        <w:t xml:space="preserve"> kommer att döpas om till </w:t>
      </w:r>
      <w:proofErr w:type="spellStart"/>
      <w:r>
        <w:t>GetActivities</w:t>
      </w:r>
      <w:proofErr w:type="spellEnd"/>
      <w:r>
        <w:t>. Nuvarande standard är att kontrakt är i pluralform</w:t>
      </w:r>
    </w:p>
  </w:comment>
  <w:comment w:id="253" w:author="Johan Eltes" w:date="2015-03-30T03:16:00Z" w:initials="JE">
    <w:p w14:paraId="4C836D9F" w14:textId="57892B36" w:rsidR="00731E61" w:rsidRDefault="00731E61">
      <w:pPr>
        <w:pStyle w:val="Kommentarer"/>
      </w:pPr>
      <w:r>
        <w:rPr>
          <w:rStyle w:val="Kommentarsreferens"/>
        </w:rPr>
        <w:annotationRef/>
      </w:r>
      <w:r>
        <w:t>Se tidigare kommentar om reservnummer.</w:t>
      </w:r>
    </w:p>
  </w:comment>
  <w:comment w:id="254" w:author="Torbjörn Dahlin" w:date="2015-03-31T15:36:00Z" w:initials="TD">
    <w:p w14:paraId="108E5CB3" w14:textId="36521915" w:rsidR="009B6FB3" w:rsidRDefault="009B6FB3">
      <w:pPr>
        <w:pStyle w:val="Kommentarer"/>
      </w:pPr>
      <w:r>
        <w:rPr>
          <w:rStyle w:val="Kommentarsreferens"/>
        </w:rPr>
        <w:annotationRef/>
      </w:r>
      <w:r>
        <w:t xml:space="preserve">Lösning enligt </w:t>
      </w:r>
      <w:proofErr w:type="spellStart"/>
      <w:r>
        <w:t>JoL</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727529" w15:done="0"/>
  <w15:commentEx w15:paraId="73B9E093" w15:done="0"/>
  <w15:commentEx w15:paraId="2BDE241F" w15:done="0"/>
  <w15:commentEx w15:paraId="32BC0780" w15:done="0"/>
  <w15:commentEx w15:paraId="0F4CF8B2" w15:done="0"/>
  <w15:commentEx w15:paraId="1D01E4C7" w15:done="0"/>
  <w15:commentEx w15:paraId="7A86A987" w15:done="0"/>
  <w15:commentEx w15:paraId="085E97B4" w15:done="0"/>
  <w15:commentEx w15:paraId="4F053E55" w15:done="0"/>
  <w15:commentEx w15:paraId="5789DC07" w15:done="0"/>
  <w15:commentEx w15:paraId="32248C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82DEB7" w14:textId="77777777" w:rsidR="00D01B3C" w:rsidRDefault="00D01B3C" w:rsidP="00C72B17">
      <w:pPr>
        <w:spacing w:line="240" w:lineRule="auto"/>
      </w:pPr>
      <w:r>
        <w:separator/>
      </w:r>
    </w:p>
  </w:endnote>
  <w:endnote w:type="continuationSeparator" w:id="0">
    <w:p w14:paraId="0F448258" w14:textId="77777777" w:rsidR="00D01B3C" w:rsidRDefault="00D01B3C"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731E61" w:rsidRDefault="00731E61"/>
  <w:p w14:paraId="1FC233E8" w14:textId="77777777" w:rsidR="00731E61" w:rsidRDefault="00731E61"/>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731E61" w:rsidRPr="004A7C1C" w14:paraId="3C5A492F" w14:textId="77777777" w:rsidTr="00095A0D">
      <w:trPr>
        <w:trHeight w:val="629"/>
      </w:trPr>
      <w:tc>
        <w:tcPr>
          <w:tcW w:w="1559" w:type="dxa"/>
        </w:tcPr>
        <w:p w14:paraId="784DFED4" w14:textId="77777777" w:rsidR="00731E61" w:rsidRPr="001304B6" w:rsidRDefault="00731E61"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731E61" w:rsidRPr="001304B6" w:rsidRDefault="00731E6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731E61" w:rsidRPr="001304B6" w:rsidRDefault="00731E6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731E61" w:rsidRPr="001304B6" w:rsidRDefault="00731E6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731E61" w:rsidRPr="00D81E3D" w:rsidRDefault="00731E6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731E61" w:rsidRPr="00D81E3D" w:rsidRDefault="00731E61"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731E61" w:rsidRPr="0091623E" w:rsidRDefault="00731E61"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731E61" w:rsidRPr="001304B6" w:rsidRDefault="00731E6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731E61" w:rsidRPr="001304B6" w:rsidRDefault="00731E6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731E61" w:rsidRPr="004A7C1C" w:rsidRDefault="00731E61" w:rsidP="001304B6">
          <w:pPr>
            <w:pStyle w:val="Sidfot"/>
          </w:pPr>
        </w:p>
      </w:tc>
      <w:tc>
        <w:tcPr>
          <w:tcW w:w="709" w:type="dxa"/>
        </w:tcPr>
        <w:p w14:paraId="6E332D35" w14:textId="77777777" w:rsidR="00731E61" w:rsidRPr="004A7C1C" w:rsidRDefault="00731E61"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F47581">
            <w:rPr>
              <w:rStyle w:val="Sidnummer"/>
              <w:noProof/>
            </w:rPr>
            <w:t>63</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F47581">
            <w:rPr>
              <w:rStyle w:val="Sidnummer"/>
              <w:noProof/>
            </w:rPr>
            <w:t>63</w:t>
          </w:r>
          <w:r w:rsidRPr="004A7C1C">
            <w:rPr>
              <w:rStyle w:val="Sidnummer"/>
            </w:rPr>
            <w:fldChar w:fldCharType="end"/>
          </w:r>
        </w:p>
      </w:tc>
    </w:tr>
  </w:tbl>
  <w:p w14:paraId="6EB65E86" w14:textId="77777777" w:rsidR="00731E61" w:rsidRDefault="00731E61"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731E61" w:rsidRDefault="00731E61">
    <w:pPr>
      <w:pStyle w:val="Sidfot"/>
    </w:pPr>
  </w:p>
  <w:p w14:paraId="36E0CB75" w14:textId="77777777" w:rsidR="00731E61" w:rsidRDefault="00731E61">
    <w:pPr>
      <w:pStyle w:val="Sidfot"/>
    </w:pPr>
  </w:p>
  <w:p w14:paraId="68EA24B6" w14:textId="77777777" w:rsidR="00731E61" w:rsidRDefault="00731E61">
    <w:pPr>
      <w:pStyle w:val="Sidfot"/>
    </w:pPr>
  </w:p>
  <w:p w14:paraId="798F58D1" w14:textId="77777777" w:rsidR="00731E61" w:rsidRDefault="00731E61">
    <w:pPr>
      <w:pStyle w:val="Sidfot"/>
    </w:pPr>
  </w:p>
  <w:p w14:paraId="0B4F500D" w14:textId="77777777" w:rsidR="00731E61" w:rsidRDefault="00731E61">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6B656A" w14:textId="77777777" w:rsidR="00D01B3C" w:rsidRDefault="00D01B3C" w:rsidP="00C72B17">
      <w:pPr>
        <w:spacing w:line="240" w:lineRule="auto"/>
      </w:pPr>
      <w:r>
        <w:separator/>
      </w:r>
    </w:p>
  </w:footnote>
  <w:footnote w:type="continuationSeparator" w:id="0">
    <w:p w14:paraId="27CA96CB" w14:textId="77777777" w:rsidR="00D01B3C" w:rsidRDefault="00D01B3C"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731E61" w:rsidRDefault="00731E61"/>
  <w:p w14:paraId="69BC34DE" w14:textId="77777777" w:rsidR="00731E61" w:rsidRDefault="00731E61"/>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731E61" w:rsidRPr="00333716" w14:paraId="38E1EC6E" w14:textId="77777777" w:rsidTr="000A531A">
      <w:trPr>
        <w:trHeight w:hRule="exact" w:val="539"/>
      </w:trPr>
      <w:tc>
        <w:tcPr>
          <w:tcW w:w="3168" w:type="dxa"/>
          <w:tcBorders>
            <w:top w:val="nil"/>
            <w:bottom w:val="nil"/>
          </w:tcBorders>
        </w:tcPr>
        <w:p w14:paraId="74451D16" w14:textId="77777777" w:rsidR="00731E61" w:rsidRPr="00095A0D" w:rsidRDefault="00731E61" w:rsidP="00095A0D">
          <w:pPr>
            <w:pStyle w:val="Sidfot"/>
            <w:rPr>
              <w:rFonts w:ascii="Arial" w:eastAsia="Times New Roman" w:hAnsi="Arial"/>
              <w:color w:val="00A9A7"/>
              <w:sz w:val="14"/>
              <w:szCs w:val="24"/>
              <w:lang w:eastAsia="en-GB"/>
            </w:rPr>
          </w:pPr>
          <w:bookmarkStart w:id="305" w:name="LDnr1"/>
          <w:bookmarkEnd w:id="305"/>
        </w:p>
        <w:p w14:paraId="1A79B92D" w14:textId="77777777" w:rsidR="00731E61" w:rsidRPr="00095A0D" w:rsidRDefault="00731E61"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731E61" w:rsidRDefault="00731E61"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731E61" w:rsidRDefault="00731E61"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731E61" w:rsidRDefault="00731E6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731E61" w:rsidRPr="00095A0D" w:rsidRDefault="00731E6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731E61" w:rsidRDefault="00731E61"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731E61" w:rsidRPr="00095A0D" w:rsidRDefault="00731E61"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731E61" w:rsidRPr="00095A0D" w:rsidRDefault="00731E61"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5AAADF34" w:rsidR="00731E61" w:rsidRPr="000A531A" w:rsidRDefault="00731E61"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ins w:id="306" w:author="Torbjörn Dahlin" w:date="2015-03-31T15:31:00Z">
            <w:r w:rsidR="009B6FB3">
              <w:rPr>
                <w:rFonts w:ascii="Arial" w:eastAsia="Times New Roman" w:hAnsi="Arial"/>
                <w:noProof/>
                <w:color w:val="00A9A7"/>
                <w:sz w:val="14"/>
                <w:szCs w:val="24"/>
                <w:lang w:eastAsia="en-GB"/>
              </w:rPr>
              <w:t>2015-03-30 03:16:00</w:t>
            </w:r>
          </w:ins>
          <w:ins w:id="307" w:author="Johan Eltes" w:date="2015-03-25T11:03:00Z">
            <w:del w:id="308" w:author="Torbjörn Dahlin" w:date="2015-03-26T09:20:00Z">
              <w:r w:rsidDel="00F9119A">
                <w:rPr>
                  <w:rFonts w:ascii="Arial" w:eastAsia="Times New Roman" w:hAnsi="Arial"/>
                  <w:noProof/>
                  <w:color w:val="00A9A7"/>
                  <w:sz w:val="14"/>
                  <w:szCs w:val="24"/>
                  <w:lang w:eastAsia="en-GB"/>
                </w:rPr>
                <w:delText>2015-03-24 15:04</w:delText>
              </w:r>
            </w:del>
          </w:ins>
          <w:del w:id="309" w:author="Torbjörn Dahlin" w:date="2015-03-26T09:20:00Z">
            <w:r w:rsidDel="00F9119A">
              <w:rPr>
                <w:rFonts w:ascii="Arial" w:eastAsia="Times New Roman" w:hAnsi="Arial"/>
                <w:noProof/>
                <w:color w:val="00A9A7"/>
                <w:sz w:val="14"/>
                <w:szCs w:val="24"/>
                <w:lang w:eastAsia="en-GB"/>
              </w:rPr>
              <w:delText>2015-03-20 15:05:00</w:delText>
            </w:r>
          </w:del>
          <w:r>
            <w:rPr>
              <w:rFonts w:ascii="Arial" w:eastAsia="Times New Roman" w:hAnsi="Arial"/>
              <w:color w:val="00A9A7"/>
              <w:sz w:val="14"/>
              <w:szCs w:val="24"/>
              <w:lang w:eastAsia="en-GB"/>
            </w:rPr>
            <w:fldChar w:fldCharType="end"/>
          </w:r>
        </w:p>
      </w:tc>
    </w:tr>
    <w:tr w:rsidR="00731E61"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731E61" w:rsidRPr="00095A0D" w:rsidRDefault="00731E61"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731E61" w:rsidRPr="00095A0D" w:rsidRDefault="00731E61" w:rsidP="00095A0D">
          <w:pPr>
            <w:pStyle w:val="Sidfot"/>
            <w:rPr>
              <w:rFonts w:ascii="Arial" w:eastAsia="Times New Roman" w:hAnsi="Arial"/>
              <w:color w:val="00A9A7"/>
              <w:sz w:val="14"/>
              <w:szCs w:val="24"/>
              <w:lang w:eastAsia="en-GB"/>
            </w:rPr>
          </w:pPr>
        </w:p>
      </w:tc>
    </w:tr>
  </w:tbl>
  <w:p w14:paraId="2AC110CF" w14:textId="77777777" w:rsidR="00731E61" w:rsidRDefault="00731E61" w:rsidP="008303EF">
    <w:pPr>
      <w:tabs>
        <w:tab w:val="left" w:pos="6237"/>
      </w:tabs>
    </w:pPr>
    <w:r>
      <w:t xml:space="preserve"> </w:t>
    </w:r>
    <w:bookmarkStart w:id="310" w:name="Dnr1"/>
    <w:bookmarkEnd w:id="31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731E61" w:rsidRDefault="00731E61" w:rsidP="00D774BC">
    <w:pPr>
      <w:tabs>
        <w:tab w:val="left" w:pos="6237"/>
      </w:tabs>
    </w:pPr>
  </w:p>
  <w:p w14:paraId="51103E17" w14:textId="77777777" w:rsidR="00731E61" w:rsidRDefault="00731E61" w:rsidP="00D774BC">
    <w:pPr>
      <w:tabs>
        <w:tab w:val="left" w:pos="6237"/>
      </w:tabs>
    </w:pPr>
  </w:p>
  <w:p w14:paraId="772AE06E" w14:textId="77777777" w:rsidR="00731E61" w:rsidRDefault="00731E61" w:rsidP="00D774BC">
    <w:pPr>
      <w:tabs>
        <w:tab w:val="left" w:pos="6237"/>
      </w:tabs>
    </w:pPr>
  </w:p>
  <w:p w14:paraId="42F0C144" w14:textId="77777777" w:rsidR="00731E61" w:rsidRDefault="00731E61"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311" w:name="LDnr"/>
    <w:bookmarkEnd w:id="311"/>
    <w:r>
      <w:t xml:space="preserve"> </w:t>
    </w:r>
    <w:bookmarkStart w:id="312" w:name="Dnr"/>
    <w:bookmarkEnd w:id="312"/>
  </w:p>
  <w:tbl>
    <w:tblPr>
      <w:tblW w:w="9180" w:type="dxa"/>
      <w:tblLayout w:type="fixed"/>
      <w:tblLook w:val="04A0" w:firstRow="1" w:lastRow="0" w:firstColumn="1" w:lastColumn="0" w:noHBand="0" w:noVBand="1"/>
    </w:tblPr>
    <w:tblGrid>
      <w:gridCol w:w="956"/>
      <w:gridCol w:w="1199"/>
      <w:gridCol w:w="4049"/>
      <w:gridCol w:w="2976"/>
    </w:tblGrid>
    <w:tr w:rsidR="00731E61" w:rsidRPr="0024387D" w14:paraId="6E3EED84" w14:textId="77777777" w:rsidTr="00364AE6">
      <w:tc>
        <w:tcPr>
          <w:tcW w:w="2155" w:type="dxa"/>
          <w:gridSpan w:val="2"/>
        </w:tcPr>
        <w:p w14:paraId="2933175C" w14:textId="77777777" w:rsidR="00731E61" w:rsidRPr="0024387D" w:rsidRDefault="00731E61" w:rsidP="002A2120">
          <w:pPr>
            <w:pStyle w:val="Sidhuvud"/>
            <w:rPr>
              <w:rFonts w:cs="Georgia"/>
              <w:sz w:val="12"/>
              <w:szCs w:val="12"/>
            </w:rPr>
          </w:pPr>
        </w:p>
      </w:tc>
      <w:tc>
        <w:tcPr>
          <w:tcW w:w="4049" w:type="dxa"/>
        </w:tcPr>
        <w:p w14:paraId="2813ED1B" w14:textId="77777777" w:rsidR="00731E61" w:rsidRPr="0024387D" w:rsidRDefault="00731E61" w:rsidP="00DE4030">
          <w:pPr>
            <w:pStyle w:val="Sidhuvud"/>
            <w:rPr>
              <w:rFonts w:cs="Georgia"/>
              <w:sz w:val="14"/>
              <w:szCs w:val="14"/>
            </w:rPr>
          </w:pPr>
        </w:p>
      </w:tc>
      <w:tc>
        <w:tcPr>
          <w:tcW w:w="2976" w:type="dxa"/>
        </w:tcPr>
        <w:p w14:paraId="1F7BDFA1" w14:textId="77777777" w:rsidR="00731E61" w:rsidRDefault="00731E61" w:rsidP="00DE4030">
          <w:r>
            <w:t xml:space="preserve"> </w:t>
          </w:r>
          <w:bookmarkStart w:id="313" w:name="slask"/>
          <w:bookmarkStart w:id="314" w:name="Addressee"/>
          <w:bookmarkEnd w:id="313"/>
          <w:bookmarkEnd w:id="314"/>
        </w:p>
      </w:tc>
    </w:tr>
    <w:tr w:rsidR="00731E61" w:rsidRPr="00F456CC" w14:paraId="7817C09A" w14:textId="77777777" w:rsidTr="00364AE6">
      <w:tc>
        <w:tcPr>
          <w:tcW w:w="956" w:type="dxa"/>
          <w:tcBorders>
            <w:right w:val="single" w:sz="4" w:space="0" w:color="auto"/>
          </w:tcBorders>
        </w:tcPr>
        <w:p w14:paraId="7F2ACC79" w14:textId="77777777" w:rsidR="00731E61" w:rsidRPr="00F456CC" w:rsidRDefault="00731E61" w:rsidP="00025527">
          <w:pPr>
            <w:pStyle w:val="Sidhuvud"/>
            <w:rPr>
              <w:rFonts w:cs="Georgia"/>
              <w:sz w:val="12"/>
              <w:szCs w:val="12"/>
            </w:rPr>
          </w:pPr>
        </w:p>
      </w:tc>
      <w:tc>
        <w:tcPr>
          <w:tcW w:w="1199" w:type="dxa"/>
          <w:tcBorders>
            <w:left w:val="single" w:sz="4" w:space="0" w:color="auto"/>
          </w:tcBorders>
        </w:tcPr>
        <w:p w14:paraId="27F330F9" w14:textId="77777777" w:rsidR="00731E61" w:rsidRPr="00F456CC" w:rsidRDefault="00731E61" w:rsidP="00DE4030">
          <w:pPr>
            <w:pStyle w:val="Sidhuvud"/>
            <w:rPr>
              <w:rFonts w:cs="Georgia"/>
              <w:sz w:val="12"/>
              <w:szCs w:val="12"/>
            </w:rPr>
          </w:pPr>
        </w:p>
      </w:tc>
      <w:tc>
        <w:tcPr>
          <w:tcW w:w="4049" w:type="dxa"/>
        </w:tcPr>
        <w:p w14:paraId="37AA9367" w14:textId="77777777" w:rsidR="00731E61" w:rsidRPr="002C11AF" w:rsidRDefault="00731E61" w:rsidP="00DE4030">
          <w:pPr>
            <w:pStyle w:val="Sidhuvud"/>
            <w:rPr>
              <w:rFonts w:cs="Georgia"/>
              <w:sz w:val="12"/>
              <w:szCs w:val="12"/>
            </w:rPr>
          </w:pPr>
        </w:p>
      </w:tc>
      <w:tc>
        <w:tcPr>
          <w:tcW w:w="2976" w:type="dxa"/>
        </w:tcPr>
        <w:p w14:paraId="25E5B32E" w14:textId="77777777" w:rsidR="00731E61" w:rsidRPr="002C11AF" w:rsidRDefault="00731E61" w:rsidP="00DE4030">
          <w:pPr>
            <w:pStyle w:val="Sidhuvud"/>
            <w:rPr>
              <w:rFonts w:cs="Georgia"/>
              <w:sz w:val="12"/>
              <w:szCs w:val="12"/>
            </w:rPr>
          </w:pPr>
        </w:p>
      </w:tc>
    </w:tr>
  </w:tbl>
  <w:p w14:paraId="4244CC6E" w14:textId="77777777" w:rsidR="00731E61" w:rsidRPr="003755FD" w:rsidRDefault="00731E61" w:rsidP="008866A6">
    <w:bookmarkStart w:id="315" w:name="Radera2"/>
    <w:bookmarkEnd w:id="31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2"/>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1D20"/>
    <w:rsid w:val="00025527"/>
    <w:rsid w:val="000308E4"/>
    <w:rsid w:val="00032321"/>
    <w:rsid w:val="00032A75"/>
    <w:rsid w:val="00036FF1"/>
    <w:rsid w:val="00043077"/>
    <w:rsid w:val="000460B4"/>
    <w:rsid w:val="00046D89"/>
    <w:rsid w:val="00047086"/>
    <w:rsid w:val="00047E25"/>
    <w:rsid w:val="000512A9"/>
    <w:rsid w:val="0005213D"/>
    <w:rsid w:val="00053977"/>
    <w:rsid w:val="00053C05"/>
    <w:rsid w:val="00053E38"/>
    <w:rsid w:val="00053EA6"/>
    <w:rsid w:val="000548C1"/>
    <w:rsid w:val="00063BE3"/>
    <w:rsid w:val="00065220"/>
    <w:rsid w:val="000660E5"/>
    <w:rsid w:val="0006614B"/>
    <w:rsid w:val="00067E94"/>
    <w:rsid w:val="00070BCE"/>
    <w:rsid w:val="00071B56"/>
    <w:rsid w:val="00072886"/>
    <w:rsid w:val="0007407F"/>
    <w:rsid w:val="000750E2"/>
    <w:rsid w:val="0008100A"/>
    <w:rsid w:val="00083315"/>
    <w:rsid w:val="000844ED"/>
    <w:rsid w:val="00084BED"/>
    <w:rsid w:val="000931CB"/>
    <w:rsid w:val="000954B2"/>
    <w:rsid w:val="00095A0D"/>
    <w:rsid w:val="00097E6F"/>
    <w:rsid w:val="000A2867"/>
    <w:rsid w:val="000A531A"/>
    <w:rsid w:val="000A69BD"/>
    <w:rsid w:val="000B17A3"/>
    <w:rsid w:val="000B24C9"/>
    <w:rsid w:val="000B4961"/>
    <w:rsid w:val="000C1523"/>
    <w:rsid w:val="000C1ACF"/>
    <w:rsid w:val="000C2908"/>
    <w:rsid w:val="000C6E8D"/>
    <w:rsid w:val="000C776C"/>
    <w:rsid w:val="000C7CD0"/>
    <w:rsid w:val="000D3E6C"/>
    <w:rsid w:val="000D4323"/>
    <w:rsid w:val="000D4E05"/>
    <w:rsid w:val="000D685C"/>
    <w:rsid w:val="000D7781"/>
    <w:rsid w:val="000D7EBA"/>
    <w:rsid w:val="000E020A"/>
    <w:rsid w:val="000E190F"/>
    <w:rsid w:val="000E2F88"/>
    <w:rsid w:val="000E6741"/>
    <w:rsid w:val="000F1E96"/>
    <w:rsid w:val="000F42A0"/>
    <w:rsid w:val="000F5C05"/>
    <w:rsid w:val="000F5D4F"/>
    <w:rsid w:val="000F72A4"/>
    <w:rsid w:val="000F7C5D"/>
    <w:rsid w:val="00100B52"/>
    <w:rsid w:val="00103A18"/>
    <w:rsid w:val="00103E0A"/>
    <w:rsid w:val="0010402F"/>
    <w:rsid w:val="00111851"/>
    <w:rsid w:val="00113737"/>
    <w:rsid w:val="00114699"/>
    <w:rsid w:val="00116504"/>
    <w:rsid w:val="001233FB"/>
    <w:rsid w:val="00123B33"/>
    <w:rsid w:val="0012508A"/>
    <w:rsid w:val="00127118"/>
    <w:rsid w:val="001304B6"/>
    <w:rsid w:val="00131202"/>
    <w:rsid w:val="001331BB"/>
    <w:rsid w:val="00136D40"/>
    <w:rsid w:val="0014034E"/>
    <w:rsid w:val="00140E3C"/>
    <w:rsid w:val="001411E0"/>
    <w:rsid w:val="00141B05"/>
    <w:rsid w:val="0014679C"/>
    <w:rsid w:val="00147133"/>
    <w:rsid w:val="001502F9"/>
    <w:rsid w:val="001531BA"/>
    <w:rsid w:val="0015321D"/>
    <w:rsid w:val="0015718C"/>
    <w:rsid w:val="00160052"/>
    <w:rsid w:val="00160298"/>
    <w:rsid w:val="00161A58"/>
    <w:rsid w:val="001656CD"/>
    <w:rsid w:val="0016591B"/>
    <w:rsid w:val="0017018A"/>
    <w:rsid w:val="001714C5"/>
    <w:rsid w:val="001752B9"/>
    <w:rsid w:val="001770B3"/>
    <w:rsid w:val="0017787B"/>
    <w:rsid w:val="0018011F"/>
    <w:rsid w:val="00181B47"/>
    <w:rsid w:val="00183401"/>
    <w:rsid w:val="001846EA"/>
    <w:rsid w:val="0018474A"/>
    <w:rsid w:val="00184750"/>
    <w:rsid w:val="00184EC5"/>
    <w:rsid w:val="00191B2C"/>
    <w:rsid w:val="001964EC"/>
    <w:rsid w:val="001A46F1"/>
    <w:rsid w:val="001B1C17"/>
    <w:rsid w:val="001B2C00"/>
    <w:rsid w:val="001B7057"/>
    <w:rsid w:val="001C046C"/>
    <w:rsid w:val="001C1E6E"/>
    <w:rsid w:val="001D3344"/>
    <w:rsid w:val="001E1368"/>
    <w:rsid w:val="001E6183"/>
    <w:rsid w:val="001E7DF8"/>
    <w:rsid w:val="001F1D31"/>
    <w:rsid w:val="001F3085"/>
    <w:rsid w:val="001F3B42"/>
    <w:rsid w:val="001F3C93"/>
    <w:rsid w:val="001F5FBB"/>
    <w:rsid w:val="001F7957"/>
    <w:rsid w:val="00200D70"/>
    <w:rsid w:val="00202B3B"/>
    <w:rsid w:val="00203808"/>
    <w:rsid w:val="00203C91"/>
    <w:rsid w:val="002047F2"/>
    <w:rsid w:val="00205769"/>
    <w:rsid w:val="00212825"/>
    <w:rsid w:val="002131A0"/>
    <w:rsid w:val="00217766"/>
    <w:rsid w:val="0022060E"/>
    <w:rsid w:val="00220AAB"/>
    <w:rsid w:val="00222B81"/>
    <w:rsid w:val="00224476"/>
    <w:rsid w:val="002255BC"/>
    <w:rsid w:val="0022608A"/>
    <w:rsid w:val="00226F03"/>
    <w:rsid w:val="002339BF"/>
    <w:rsid w:val="00236BA3"/>
    <w:rsid w:val="0023771D"/>
    <w:rsid w:val="00243055"/>
    <w:rsid w:val="0024387D"/>
    <w:rsid w:val="00243E7D"/>
    <w:rsid w:val="002447E1"/>
    <w:rsid w:val="00244B04"/>
    <w:rsid w:val="00246426"/>
    <w:rsid w:val="002551FB"/>
    <w:rsid w:val="00261127"/>
    <w:rsid w:val="00261489"/>
    <w:rsid w:val="0026454B"/>
    <w:rsid w:val="002660DE"/>
    <w:rsid w:val="00266AE6"/>
    <w:rsid w:val="00267208"/>
    <w:rsid w:val="002678D0"/>
    <w:rsid w:val="002718E2"/>
    <w:rsid w:val="002722FE"/>
    <w:rsid w:val="00277ADB"/>
    <w:rsid w:val="00280C34"/>
    <w:rsid w:val="00282DC2"/>
    <w:rsid w:val="00285398"/>
    <w:rsid w:val="0028759B"/>
    <w:rsid w:val="0029087A"/>
    <w:rsid w:val="002908B3"/>
    <w:rsid w:val="00290974"/>
    <w:rsid w:val="00292C2E"/>
    <w:rsid w:val="002939CB"/>
    <w:rsid w:val="002A0B8F"/>
    <w:rsid w:val="002A2120"/>
    <w:rsid w:val="002A2F59"/>
    <w:rsid w:val="002A3096"/>
    <w:rsid w:val="002A59E4"/>
    <w:rsid w:val="002A5C74"/>
    <w:rsid w:val="002A63EF"/>
    <w:rsid w:val="002A77D2"/>
    <w:rsid w:val="002B5FD4"/>
    <w:rsid w:val="002B763A"/>
    <w:rsid w:val="002B7775"/>
    <w:rsid w:val="002B7810"/>
    <w:rsid w:val="002B7821"/>
    <w:rsid w:val="002B7CE9"/>
    <w:rsid w:val="002C0C9B"/>
    <w:rsid w:val="002C11AF"/>
    <w:rsid w:val="002C2FC3"/>
    <w:rsid w:val="002C4055"/>
    <w:rsid w:val="002C7DC3"/>
    <w:rsid w:val="002D1BC5"/>
    <w:rsid w:val="002D302C"/>
    <w:rsid w:val="002D38F4"/>
    <w:rsid w:val="002D399A"/>
    <w:rsid w:val="002D39D1"/>
    <w:rsid w:val="002D5B10"/>
    <w:rsid w:val="002D6108"/>
    <w:rsid w:val="002E140D"/>
    <w:rsid w:val="002E6348"/>
    <w:rsid w:val="002E6E06"/>
    <w:rsid w:val="002E746F"/>
    <w:rsid w:val="002F7DF2"/>
    <w:rsid w:val="002F7E28"/>
    <w:rsid w:val="00300051"/>
    <w:rsid w:val="00301749"/>
    <w:rsid w:val="0030710D"/>
    <w:rsid w:val="003117E0"/>
    <w:rsid w:val="0031241E"/>
    <w:rsid w:val="00321D0E"/>
    <w:rsid w:val="00322A41"/>
    <w:rsid w:val="00324D77"/>
    <w:rsid w:val="00325124"/>
    <w:rsid w:val="00325BC2"/>
    <w:rsid w:val="00325EBF"/>
    <w:rsid w:val="003268EB"/>
    <w:rsid w:val="00335289"/>
    <w:rsid w:val="00335A96"/>
    <w:rsid w:val="00337395"/>
    <w:rsid w:val="003402E5"/>
    <w:rsid w:val="00340523"/>
    <w:rsid w:val="00342641"/>
    <w:rsid w:val="00347086"/>
    <w:rsid w:val="003472E9"/>
    <w:rsid w:val="003503A0"/>
    <w:rsid w:val="00351657"/>
    <w:rsid w:val="0035328C"/>
    <w:rsid w:val="00353FFE"/>
    <w:rsid w:val="00361574"/>
    <w:rsid w:val="00362731"/>
    <w:rsid w:val="00364AE6"/>
    <w:rsid w:val="00364D31"/>
    <w:rsid w:val="003653D9"/>
    <w:rsid w:val="00366650"/>
    <w:rsid w:val="003755FD"/>
    <w:rsid w:val="00376C12"/>
    <w:rsid w:val="00382733"/>
    <w:rsid w:val="00382A4D"/>
    <w:rsid w:val="003853EB"/>
    <w:rsid w:val="003858B4"/>
    <w:rsid w:val="003859D9"/>
    <w:rsid w:val="00387EAD"/>
    <w:rsid w:val="00390030"/>
    <w:rsid w:val="00391077"/>
    <w:rsid w:val="003910DE"/>
    <w:rsid w:val="00391D59"/>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0D01"/>
    <w:rsid w:val="003D21E1"/>
    <w:rsid w:val="003D553B"/>
    <w:rsid w:val="003D6708"/>
    <w:rsid w:val="003E007E"/>
    <w:rsid w:val="003E1AD6"/>
    <w:rsid w:val="003E25A1"/>
    <w:rsid w:val="003E7955"/>
    <w:rsid w:val="003F0611"/>
    <w:rsid w:val="003F520C"/>
    <w:rsid w:val="003F5BDE"/>
    <w:rsid w:val="003F5F5D"/>
    <w:rsid w:val="00405057"/>
    <w:rsid w:val="00407A02"/>
    <w:rsid w:val="00414CFB"/>
    <w:rsid w:val="00415214"/>
    <w:rsid w:val="00415791"/>
    <w:rsid w:val="00415FF2"/>
    <w:rsid w:val="00421D03"/>
    <w:rsid w:val="00422029"/>
    <w:rsid w:val="00422C72"/>
    <w:rsid w:val="00423E2B"/>
    <w:rsid w:val="004321D4"/>
    <w:rsid w:val="00432C82"/>
    <w:rsid w:val="00432FD3"/>
    <w:rsid w:val="0043325E"/>
    <w:rsid w:val="004375C9"/>
    <w:rsid w:val="0044045E"/>
    <w:rsid w:val="004433BE"/>
    <w:rsid w:val="00444C74"/>
    <w:rsid w:val="00456F94"/>
    <w:rsid w:val="00457E88"/>
    <w:rsid w:val="004604C8"/>
    <w:rsid w:val="00460BEE"/>
    <w:rsid w:val="00461B68"/>
    <w:rsid w:val="00461D60"/>
    <w:rsid w:val="0046271D"/>
    <w:rsid w:val="004638CE"/>
    <w:rsid w:val="00464E06"/>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4E1"/>
    <w:rsid w:val="004F1C52"/>
    <w:rsid w:val="004F2686"/>
    <w:rsid w:val="004F39E1"/>
    <w:rsid w:val="004F6D90"/>
    <w:rsid w:val="005000FA"/>
    <w:rsid w:val="005067E9"/>
    <w:rsid w:val="00514422"/>
    <w:rsid w:val="00515221"/>
    <w:rsid w:val="0051783D"/>
    <w:rsid w:val="00520999"/>
    <w:rsid w:val="00521E7A"/>
    <w:rsid w:val="00525169"/>
    <w:rsid w:val="00525CF4"/>
    <w:rsid w:val="00526B30"/>
    <w:rsid w:val="00527D49"/>
    <w:rsid w:val="0053043E"/>
    <w:rsid w:val="005331B1"/>
    <w:rsid w:val="00533BE0"/>
    <w:rsid w:val="00534FBE"/>
    <w:rsid w:val="00536F90"/>
    <w:rsid w:val="005408F3"/>
    <w:rsid w:val="005464FE"/>
    <w:rsid w:val="005477ED"/>
    <w:rsid w:val="00551625"/>
    <w:rsid w:val="005521B0"/>
    <w:rsid w:val="0055318A"/>
    <w:rsid w:val="00553AB2"/>
    <w:rsid w:val="00553ECE"/>
    <w:rsid w:val="00556286"/>
    <w:rsid w:val="00556BBC"/>
    <w:rsid w:val="0056030E"/>
    <w:rsid w:val="005613E7"/>
    <w:rsid w:val="005644B1"/>
    <w:rsid w:val="0056497A"/>
    <w:rsid w:val="00566ACF"/>
    <w:rsid w:val="00567E51"/>
    <w:rsid w:val="0057032F"/>
    <w:rsid w:val="0057157F"/>
    <w:rsid w:val="005742AE"/>
    <w:rsid w:val="00574C90"/>
    <w:rsid w:val="0058284E"/>
    <w:rsid w:val="00584C02"/>
    <w:rsid w:val="00585204"/>
    <w:rsid w:val="005879FE"/>
    <w:rsid w:val="0059433C"/>
    <w:rsid w:val="005947C8"/>
    <w:rsid w:val="0059544B"/>
    <w:rsid w:val="005957FC"/>
    <w:rsid w:val="00596574"/>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174CA"/>
    <w:rsid w:val="00621012"/>
    <w:rsid w:val="00621404"/>
    <w:rsid w:val="006217E0"/>
    <w:rsid w:val="00622264"/>
    <w:rsid w:val="00627C25"/>
    <w:rsid w:val="006325E5"/>
    <w:rsid w:val="00633EAD"/>
    <w:rsid w:val="00635B8E"/>
    <w:rsid w:val="00641A3D"/>
    <w:rsid w:val="0064229C"/>
    <w:rsid w:val="00644758"/>
    <w:rsid w:val="00650709"/>
    <w:rsid w:val="00653081"/>
    <w:rsid w:val="00660228"/>
    <w:rsid w:val="00661F2C"/>
    <w:rsid w:val="006648CB"/>
    <w:rsid w:val="00665889"/>
    <w:rsid w:val="006662B3"/>
    <w:rsid w:val="006708D6"/>
    <w:rsid w:val="00673ACF"/>
    <w:rsid w:val="00676188"/>
    <w:rsid w:val="00676C96"/>
    <w:rsid w:val="00680827"/>
    <w:rsid w:val="006814AB"/>
    <w:rsid w:val="00683986"/>
    <w:rsid w:val="00683B99"/>
    <w:rsid w:val="00686189"/>
    <w:rsid w:val="0069307C"/>
    <w:rsid w:val="0069359C"/>
    <w:rsid w:val="00695631"/>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1E3E"/>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1E61"/>
    <w:rsid w:val="00736955"/>
    <w:rsid w:val="007462A4"/>
    <w:rsid w:val="00755031"/>
    <w:rsid w:val="00757615"/>
    <w:rsid w:val="00761957"/>
    <w:rsid w:val="0077022A"/>
    <w:rsid w:val="00772208"/>
    <w:rsid w:val="007737BC"/>
    <w:rsid w:val="0077404C"/>
    <w:rsid w:val="007804CB"/>
    <w:rsid w:val="0078166B"/>
    <w:rsid w:val="007871FB"/>
    <w:rsid w:val="00791557"/>
    <w:rsid w:val="00793064"/>
    <w:rsid w:val="007931ED"/>
    <w:rsid w:val="007A0162"/>
    <w:rsid w:val="007A122B"/>
    <w:rsid w:val="007A2939"/>
    <w:rsid w:val="007A3042"/>
    <w:rsid w:val="007B025E"/>
    <w:rsid w:val="007B08F9"/>
    <w:rsid w:val="007B1569"/>
    <w:rsid w:val="007B2DED"/>
    <w:rsid w:val="007B7E8B"/>
    <w:rsid w:val="007C1FB9"/>
    <w:rsid w:val="007C2A05"/>
    <w:rsid w:val="007C34B3"/>
    <w:rsid w:val="007C792D"/>
    <w:rsid w:val="007C7D7A"/>
    <w:rsid w:val="007D7250"/>
    <w:rsid w:val="007D7E09"/>
    <w:rsid w:val="007E3136"/>
    <w:rsid w:val="007E3B73"/>
    <w:rsid w:val="007E3F3B"/>
    <w:rsid w:val="007E481B"/>
    <w:rsid w:val="007E4C1B"/>
    <w:rsid w:val="007E5D18"/>
    <w:rsid w:val="007E5F24"/>
    <w:rsid w:val="007E6D5C"/>
    <w:rsid w:val="007E7CBF"/>
    <w:rsid w:val="007F0F3A"/>
    <w:rsid w:val="007F1238"/>
    <w:rsid w:val="007F2F5A"/>
    <w:rsid w:val="007F6550"/>
    <w:rsid w:val="008028A4"/>
    <w:rsid w:val="00805333"/>
    <w:rsid w:val="008055D7"/>
    <w:rsid w:val="008063CC"/>
    <w:rsid w:val="0080653A"/>
    <w:rsid w:val="00816036"/>
    <w:rsid w:val="00817886"/>
    <w:rsid w:val="00823084"/>
    <w:rsid w:val="008234B1"/>
    <w:rsid w:val="00824BCA"/>
    <w:rsid w:val="008303EF"/>
    <w:rsid w:val="00832F02"/>
    <w:rsid w:val="008365A5"/>
    <w:rsid w:val="00837795"/>
    <w:rsid w:val="008409C3"/>
    <w:rsid w:val="008412D2"/>
    <w:rsid w:val="00843310"/>
    <w:rsid w:val="00844A31"/>
    <w:rsid w:val="0084577E"/>
    <w:rsid w:val="00846389"/>
    <w:rsid w:val="008465AF"/>
    <w:rsid w:val="00850CF6"/>
    <w:rsid w:val="0085456B"/>
    <w:rsid w:val="0085547B"/>
    <w:rsid w:val="00855D86"/>
    <w:rsid w:val="008574CF"/>
    <w:rsid w:val="00860BDA"/>
    <w:rsid w:val="0086151F"/>
    <w:rsid w:val="008648A3"/>
    <w:rsid w:val="00864E49"/>
    <w:rsid w:val="00871BE7"/>
    <w:rsid w:val="008736F4"/>
    <w:rsid w:val="008756E1"/>
    <w:rsid w:val="008866A6"/>
    <w:rsid w:val="0088699A"/>
    <w:rsid w:val="00891188"/>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5350"/>
    <w:rsid w:val="008C7C3E"/>
    <w:rsid w:val="008D0B1F"/>
    <w:rsid w:val="008D7540"/>
    <w:rsid w:val="008D797D"/>
    <w:rsid w:val="008E537E"/>
    <w:rsid w:val="008E6E01"/>
    <w:rsid w:val="008E73EF"/>
    <w:rsid w:val="008E75D2"/>
    <w:rsid w:val="008F38AA"/>
    <w:rsid w:val="008F3B61"/>
    <w:rsid w:val="008F3BBF"/>
    <w:rsid w:val="008F5D8E"/>
    <w:rsid w:val="008F6ADA"/>
    <w:rsid w:val="00902E19"/>
    <w:rsid w:val="009036DE"/>
    <w:rsid w:val="00904AC3"/>
    <w:rsid w:val="00910647"/>
    <w:rsid w:val="00912B0F"/>
    <w:rsid w:val="009156A5"/>
    <w:rsid w:val="00917AF8"/>
    <w:rsid w:val="00920A41"/>
    <w:rsid w:val="0092115A"/>
    <w:rsid w:val="009239D4"/>
    <w:rsid w:val="00923D43"/>
    <w:rsid w:val="0093164E"/>
    <w:rsid w:val="00931C9F"/>
    <w:rsid w:val="00932401"/>
    <w:rsid w:val="00934DF5"/>
    <w:rsid w:val="00935732"/>
    <w:rsid w:val="0094402F"/>
    <w:rsid w:val="009450EF"/>
    <w:rsid w:val="00950CDD"/>
    <w:rsid w:val="009561B7"/>
    <w:rsid w:val="00956547"/>
    <w:rsid w:val="00962967"/>
    <w:rsid w:val="0096312A"/>
    <w:rsid w:val="00966EF9"/>
    <w:rsid w:val="00984B50"/>
    <w:rsid w:val="00985602"/>
    <w:rsid w:val="00986B59"/>
    <w:rsid w:val="00987592"/>
    <w:rsid w:val="00987A39"/>
    <w:rsid w:val="009909D2"/>
    <w:rsid w:val="00992906"/>
    <w:rsid w:val="0099405B"/>
    <w:rsid w:val="00995C76"/>
    <w:rsid w:val="00996B82"/>
    <w:rsid w:val="00997547"/>
    <w:rsid w:val="009A056B"/>
    <w:rsid w:val="009A0B16"/>
    <w:rsid w:val="009A24FD"/>
    <w:rsid w:val="009A26EA"/>
    <w:rsid w:val="009A2B0B"/>
    <w:rsid w:val="009A3C75"/>
    <w:rsid w:val="009A5A79"/>
    <w:rsid w:val="009A70FF"/>
    <w:rsid w:val="009A7229"/>
    <w:rsid w:val="009B0DBF"/>
    <w:rsid w:val="009B1690"/>
    <w:rsid w:val="009B1B5B"/>
    <w:rsid w:val="009B3629"/>
    <w:rsid w:val="009B473C"/>
    <w:rsid w:val="009B4742"/>
    <w:rsid w:val="009B5AA8"/>
    <w:rsid w:val="009B6C1D"/>
    <w:rsid w:val="009B6FB3"/>
    <w:rsid w:val="009C0282"/>
    <w:rsid w:val="009C0D28"/>
    <w:rsid w:val="009C1854"/>
    <w:rsid w:val="009C5E05"/>
    <w:rsid w:val="009D0702"/>
    <w:rsid w:val="009D07E0"/>
    <w:rsid w:val="009D5269"/>
    <w:rsid w:val="009E057D"/>
    <w:rsid w:val="009E2F3A"/>
    <w:rsid w:val="009E35F7"/>
    <w:rsid w:val="009E508B"/>
    <w:rsid w:val="009F1D5A"/>
    <w:rsid w:val="009F2EDA"/>
    <w:rsid w:val="009F3594"/>
    <w:rsid w:val="009F51A5"/>
    <w:rsid w:val="00A03D94"/>
    <w:rsid w:val="00A03F9D"/>
    <w:rsid w:val="00A04FA5"/>
    <w:rsid w:val="00A07CF7"/>
    <w:rsid w:val="00A10FC4"/>
    <w:rsid w:val="00A11970"/>
    <w:rsid w:val="00A15558"/>
    <w:rsid w:val="00A22A4C"/>
    <w:rsid w:val="00A25E93"/>
    <w:rsid w:val="00A27CC2"/>
    <w:rsid w:val="00A302CF"/>
    <w:rsid w:val="00A32A4A"/>
    <w:rsid w:val="00A35D2A"/>
    <w:rsid w:val="00A462B3"/>
    <w:rsid w:val="00A50E40"/>
    <w:rsid w:val="00A63ADF"/>
    <w:rsid w:val="00A6442A"/>
    <w:rsid w:val="00A64464"/>
    <w:rsid w:val="00A67597"/>
    <w:rsid w:val="00A711EC"/>
    <w:rsid w:val="00A7347F"/>
    <w:rsid w:val="00A734DD"/>
    <w:rsid w:val="00A77623"/>
    <w:rsid w:val="00A80CEF"/>
    <w:rsid w:val="00A80E12"/>
    <w:rsid w:val="00A81BE1"/>
    <w:rsid w:val="00A8444B"/>
    <w:rsid w:val="00A8749F"/>
    <w:rsid w:val="00A94810"/>
    <w:rsid w:val="00AA2F6B"/>
    <w:rsid w:val="00AA37A5"/>
    <w:rsid w:val="00AA3E23"/>
    <w:rsid w:val="00AA6C0D"/>
    <w:rsid w:val="00AB05E9"/>
    <w:rsid w:val="00AB0E0D"/>
    <w:rsid w:val="00AB5E1C"/>
    <w:rsid w:val="00AB5F76"/>
    <w:rsid w:val="00AB63BF"/>
    <w:rsid w:val="00AC03A9"/>
    <w:rsid w:val="00AC376F"/>
    <w:rsid w:val="00AC3B81"/>
    <w:rsid w:val="00AD0D75"/>
    <w:rsid w:val="00AD1BC9"/>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16C0E"/>
    <w:rsid w:val="00B212A3"/>
    <w:rsid w:val="00B22BE1"/>
    <w:rsid w:val="00B317E6"/>
    <w:rsid w:val="00B32BFC"/>
    <w:rsid w:val="00B368CE"/>
    <w:rsid w:val="00B4639C"/>
    <w:rsid w:val="00B51795"/>
    <w:rsid w:val="00B52AFC"/>
    <w:rsid w:val="00B52D30"/>
    <w:rsid w:val="00B54194"/>
    <w:rsid w:val="00B606F2"/>
    <w:rsid w:val="00B6227B"/>
    <w:rsid w:val="00B652E3"/>
    <w:rsid w:val="00B677FA"/>
    <w:rsid w:val="00B70FEF"/>
    <w:rsid w:val="00B71BA3"/>
    <w:rsid w:val="00B72189"/>
    <w:rsid w:val="00B74128"/>
    <w:rsid w:val="00B76CDE"/>
    <w:rsid w:val="00B77D5E"/>
    <w:rsid w:val="00B807DB"/>
    <w:rsid w:val="00B81E26"/>
    <w:rsid w:val="00B82B0B"/>
    <w:rsid w:val="00B84B8B"/>
    <w:rsid w:val="00B86215"/>
    <w:rsid w:val="00B86C83"/>
    <w:rsid w:val="00B90A42"/>
    <w:rsid w:val="00B91EA2"/>
    <w:rsid w:val="00B9288E"/>
    <w:rsid w:val="00B97FE7"/>
    <w:rsid w:val="00BA0C81"/>
    <w:rsid w:val="00BB0169"/>
    <w:rsid w:val="00BB02BA"/>
    <w:rsid w:val="00BB1FCC"/>
    <w:rsid w:val="00BC1AB0"/>
    <w:rsid w:val="00BD0AFF"/>
    <w:rsid w:val="00BD3476"/>
    <w:rsid w:val="00BD68EB"/>
    <w:rsid w:val="00BD743E"/>
    <w:rsid w:val="00BE506B"/>
    <w:rsid w:val="00BF0DA7"/>
    <w:rsid w:val="00BF124D"/>
    <w:rsid w:val="00BF163F"/>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3FAF"/>
    <w:rsid w:val="00C375AB"/>
    <w:rsid w:val="00C41073"/>
    <w:rsid w:val="00C427B8"/>
    <w:rsid w:val="00C440E7"/>
    <w:rsid w:val="00C5035C"/>
    <w:rsid w:val="00C50BF7"/>
    <w:rsid w:val="00C52D77"/>
    <w:rsid w:val="00C5331E"/>
    <w:rsid w:val="00C54438"/>
    <w:rsid w:val="00C54788"/>
    <w:rsid w:val="00C6110A"/>
    <w:rsid w:val="00C66377"/>
    <w:rsid w:val="00C663D3"/>
    <w:rsid w:val="00C67A46"/>
    <w:rsid w:val="00C71635"/>
    <w:rsid w:val="00C72B17"/>
    <w:rsid w:val="00C72FDC"/>
    <w:rsid w:val="00C73247"/>
    <w:rsid w:val="00C84A60"/>
    <w:rsid w:val="00C854DC"/>
    <w:rsid w:val="00C85CC3"/>
    <w:rsid w:val="00C85D9C"/>
    <w:rsid w:val="00C861B6"/>
    <w:rsid w:val="00C875DE"/>
    <w:rsid w:val="00C93E52"/>
    <w:rsid w:val="00C96849"/>
    <w:rsid w:val="00C9798A"/>
    <w:rsid w:val="00CA6773"/>
    <w:rsid w:val="00CA6970"/>
    <w:rsid w:val="00CB35DE"/>
    <w:rsid w:val="00CB4AE4"/>
    <w:rsid w:val="00CB6C9F"/>
    <w:rsid w:val="00CC270E"/>
    <w:rsid w:val="00CC2D3C"/>
    <w:rsid w:val="00CC351C"/>
    <w:rsid w:val="00CC5BA5"/>
    <w:rsid w:val="00CC7016"/>
    <w:rsid w:val="00CC70DA"/>
    <w:rsid w:val="00CD716E"/>
    <w:rsid w:val="00CE0FA6"/>
    <w:rsid w:val="00CE1031"/>
    <w:rsid w:val="00CE7DFC"/>
    <w:rsid w:val="00CF0283"/>
    <w:rsid w:val="00CF0EC2"/>
    <w:rsid w:val="00CF3EE5"/>
    <w:rsid w:val="00CF4460"/>
    <w:rsid w:val="00CF47A0"/>
    <w:rsid w:val="00CF5E9A"/>
    <w:rsid w:val="00D0083C"/>
    <w:rsid w:val="00D01B3C"/>
    <w:rsid w:val="00D037DF"/>
    <w:rsid w:val="00D058B9"/>
    <w:rsid w:val="00D07E6E"/>
    <w:rsid w:val="00D15BE3"/>
    <w:rsid w:val="00D21C11"/>
    <w:rsid w:val="00D21D5F"/>
    <w:rsid w:val="00D22DD0"/>
    <w:rsid w:val="00D33A0B"/>
    <w:rsid w:val="00D428E4"/>
    <w:rsid w:val="00D432E4"/>
    <w:rsid w:val="00D4436B"/>
    <w:rsid w:val="00D44F90"/>
    <w:rsid w:val="00D5339F"/>
    <w:rsid w:val="00D53A9A"/>
    <w:rsid w:val="00D54471"/>
    <w:rsid w:val="00D55EF8"/>
    <w:rsid w:val="00D60060"/>
    <w:rsid w:val="00D616FA"/>
    <w:rsid w:val="00D720D4"/>
    <w:rsid w:val="00D72C00"/>
    <w:rsid w:val="00D747A8"/>
    <w:rsid w:val="00D774BC"/>
    <w:rsid w:val="00D81E3D"/>
    <w:rsid w:val="00D86810"/>
    <w:rsid w:val="00D91240"/>
    <w:rsid w:val="00D93512"/>
    <w:rsid w:val="00D97AA9"/>
    <w:rsid w:val="00DA1759"/>
    <w:rsid w:val="00DA30C4"/>
    <w:rsid w:val="00DA4479"/>
    <w:rsid w:val="00DA54F8"/>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E53E4"/>
    <w:rsid w:val="00DF0B8A"/>
    <w:rsid w:val="00DF3B45"/>
    <w:rsid w:val="00DF42AC"/>
    <w:rsid w:val="00DF5FE6"/>
    <w:rsid w:val="00DF7E6D"/>
    <w:rsid w:val="00E066B1"/>
    <w:rsid w:val="00E1012B"/>
    <w:rsid w:val="00E127E3"/>
    <w:rsid w:val="00E12875"/>
    <w:rsid w:val="00E12C4A"/>
    <w:rsid w:val="00E1501B"/>
    <w:rsid w:val="00E20E79"/>
    <w:rsid w:val="00E2294E"/>
    <w:rsid w:val="00E24E60"/>
    <w:rsid w:val="00E2754E"/>
    <w:rsid w:val="00E3299F"/>
    <w:rsid w:val="00E3381F"/>
    <w:rsid w:val="00E356CD"/>
    <w:rsid w:val="00E35FAF"/>
    <w:rsid w:val="00E4566F"/>
    <w:rsid w:val="00E46C51"/>
    <w:rsid w:val="00E47F2D"/>
    <w:rsid w:val="00E541B2"/>
    <w:rsid w:val="00E57C71"/>
    <w:rsid w:val="00E60282"/>
    <w:rsid w:val="00E604A8"/>
    <w:rsid w:val="00E628F9"/>
    <w:rsid w:val="00E64282"/>
    <w:rsid w:val="00E668F2"/>
    <w:rsid w:val="00E669B8"/>
    <w:rsid w:val="00E72F5D"/>
    <w:rsid w:val="00E738E4"/>
    <w:rsid w:val="00E809F3"/>
    <w:rsid w:val="00E964C4"/>
    <w:rsid w:val="00E96B9F"/>
    <w:rsid w:val="00E9789B"/>
    <w:rsid w:val="00EA09E4"/>
    <w:rsid w:val="00EA2CFC"/>
    <w:rsid w:val="00EA4AC5"/>
    <w:rsid w:val="00EB1451"/>
    <w:rsid w:val="00EB1E88"/>
    <w:rsid w:val="00EB26FE"/>
    <w:rsid w:val="00EB3476"/>
    <w:rsid w:val="00EB3EAB"/>
    <w:rsid w:val="00EB63D6"/>
    <w:rsid w:val="00EB64A0"/>
    <w:rsid w:val="00EC0191"/>
    <w:rsid w:val="00EC1D9D"/>
    <w:rsid w:val="00EC3FBC"/>
    <w:rsid w:val="00EC4F64"/>
    <w:rsid w:val="00EC5E28"/>
    <w:rsid w:val="00EC61C9"/>
    <w:rsid w:val="00ED042B"/>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4FD4"/>
    <w:rsid w:val="00F07598"/>
    <w:rsid w:val="00F124CB"/>
    <w:rsid w:val="00F13BE7"/>
    <w:rsid w:val="00F15DE5"/>
    <w:rsid w:val="00F20932"/>
    <w:rsid w:val="00F21FB5"/>
    <w:rsid w:val="00F2566B"/>
    <w:rsid w:val="00F25F5B"/>
    <w:rsid w:val="00F26BE3"/>
    <w:rsid w:val="00F27800"/>
    <w:rsid w:val="00F30EC9"/>
    <w:rsid w:val="00F31256"/>
    <w:rsid w:val="00F34EBF"/>
    <w:rsid w:val="00F34EC4"/>
    <w:rsid w:val="00F35278"/>
    <w:rsid w:val="00F4297E"/>
    <w:rsid w:val="00F456CC"/>
    <w:rsid w:val="00F46893"/>
    <w:rsid w:val="00F46AE3"/>
    <w:rsid w:val="00F47581"/>
    <w:rsid w:val="00F561A2"/>
    <w:rsid w:val="00F60718"/>
    <w:rsid w:val="00F6122B"/>
    <w:rsid w:val="00F61287"/>
    <w:rsid w:val="00F61630"/>
    <w:rsid w:val="00F6168C"/>
    <w:rsid w:val="00F66A0F"/>
    <w:rsid w:val="00F74C7C"/>
    <w:rsid w:val="00F77E2C"/>
    <w:rsid w:val="00F85F1F"/>
    <w:rsid w:val="00F87377"/>
    <w:rsid w:val="00F9119A"/>
    <w:rsid w:val="00F92D18"/>
    <w:rsid w:val="00F93D8E"/>
    <w:rsid w:val="00F9710D"/>
    <w:rsid w:val="00FA0F6C"/>
    <w:rsid w:val="00FB0DF8"/>
    <w:rsid w:val="00FB1144"/>
    <w:rsid w:val="00FB20B9"/>
    <w:rsid w:val="00FB3539"/>
    <w:rsid w:val="00FB7FC4"/>
    <w:rsid w:val="00FC291E"/>
    <w:rsid w:val="00FC2B71"/>
    <w:rsid w:val="00FC3569"/>
    <w:rsid w:val="00FC55B5"/>
    <w:rsid w:val="00FC5FCD"/>
    <w:rsid w:val="00FC7B6E"/>
    <w:rsid w:val="00FD12DC"/>
    <w:rsid w:val="00FD2055"/>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 w:type="paragraph" w:styleId="Innehll4">
    <w:name w:val="toc 4"/>
    <w:basedOn w:val="Normal"/>
    <w:next w:val="Normal"/>
    <w:autoRedefine/>
    <w:uiPriority w:val="39"/>
    <w:unhideWhenUsed/>
    <w:rsid w:val="007462A4"/>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 w:type="character" w:styleId="Stark">
    <w:name w:val="Strong"/>
    <w:basedOn w:val="Standardstycketeckensnitt"/>
    <w:uiPriority w:val="22"/>
    <w:qFormat/>
    <w:rsid w:val="008F3B61"/>
    <w:rPr>
      <w:b/>
      <w:bCs/>
    </w:rPr>
  </w:style>
  <w:style w:type="character" w:styleId="Betoning">
    <w:name w:val="Emphasis"/>
    <w:basedOn w:val="Standardstycketeckensnitt"/>
    <w:uiPriority w:val="20"/>
    <w:qFormat/>
    <w:rsid w:val="005742AE"/>
    <w:rPr>
      <w:i/>
      <w:iCs/>
    </w:rPr>
  </w:style>
  <w:style w:type="paragraph" w:styleId="Innehll4">
    <w:name w:val="toc 4"/>
    <w:basedOn w:val="Normal"/>
    <w:next w:val="Normal"/>
    <w:autoRedefine/>
    <w:uiPriority w:val="39"/>
    <w:unhideWhenUsed/>
    <w:rsid w:val="007462A4"/>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650253102">
      <w:bodyDiv w:val="1"/>
      <w:marLeft w:val="0"/>
      <w:marRight w:val="0"/>
      <w:marTop w:val="0"/>
      <w:marBottom w:val="0"/>
      <w:divBdr>
        <w:top w:val="none" w:sz="0" w:space="0" w:color="auto"/>
        <w:left w:val="none" w:sz="0" w:space="0" w:color="auto"/>
        <w:bottom w:val="none" w:sz="0" w:space="0" w:color="auto"/>
        <w:right w:val="none" w:sz="0" w:space="0" w:color="auto"/>
      </w:divBdr>
      <w:divsChild>
        <w:div w:id="11786650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5526878">
              <w:marLeft w:val="0"/>
              <w:marRight w:val="0"/>
              <w:marTop w:val="0"/>
              <w:marBottom w:val="0"/>
              <w:divBdr>
                <w:top w:val="none" w:sz="0" w:space="0" w:color="auto"/>
                <w:left w:val="none" w:sz="0" w:space="0" w:color="auto"/>
                <w:bottom w:val="none" w:sz="0" w:space="0" w:color="auto"/>
                <w:right w:val="none" w:sz="0" w:space="0" w:color="auto"/>
              </w:divBdr>
              <w:divsChild>
                <w:div w:id="377706580">
                  <w:marLeft w:val="0"/>
                  <w:marRight w:val="0"/>
                  <w:marTop w:val="0"/>
                  <w:marBottom w:val="0"/>
                  <w:divBdr>
                    <w:top w:val="none" w:sz="0" w:space="0" w:color="auto"/>
                    <w:left w:val="none" w:sz="0" w:space="0" w:color="auto"/>
                    <w:bottom w:val="none" w:sz="0" w:space="0" w:color="auto"/>
                    <w:right w:val="none" w:sz="0" w:space="0" w:color="auto"/>
                  </w:divBdr>
                  <w:divsChild>
                    <w:div w:id="2086799631">
                      <w:marLeft w:val="0"/>
                      <w:marRight w:val="0"/>
                      <w:marTop w:val="0"/>
                      <w:marBottom w:val="0"/>
                      <w:divBdr>
                        <w:top w:val="none" w:sz="0" w:space="0" w:color="auto"/>
                        <w:left w:val="none" w:sz="0" w:space="0" w:color="auto"/>
                        <w:bottom w:val="none" w:sz="0" w:space="0" w:color="auto"/>
                        <w:right w:val="none" w:sz="0" w:space="0" w:color="auto"/>
                      </w:divBdr>
                      <w:divsChild>
                        <w:div w:id="799691651">
                          <w:marLeft w:val="0"/>
                          <w:marRight w:val="0"/>
                          <w:marTop w:val="0"/>
                          <w:marBottom w:val="0"/>
                          <w:divBdr>
                            <w:top w:val="none" w:sz="0" w:space="0" w:color="auto"/>
                            <w:left w:val="none" w:sz="0" w:space="0" w:color="auto"/>
                            <w:bottom w:val="none" w:sz="0" w:space="0" w:color="auto"/>
                            <w:right w:val="none" w:sz="0" w:space="0" w:color="auto"/>
                          </w:divBdr>
                          <w:divsChild>
                            <w:div w:id="1705978290">
                              <w:marLeft w:val="0"/>
                              <w:marRight w:val="0"/>
                              <w:marTop w:val="0"/>
                              <w:marBottom w:val="0"/>
                              <w:divBdr>
                                <w:top w:val="none" w:sz="0" w:space="0" w:color="auto"/>
                                <w:left w:val="none" w:sz="0" w:space="0" w:color="auto"/>
                                <w:bottom w:val="none" w:sz="0" w:space="0" w:color="auto"/>
                                <w:right w:val="none" w:sz="0" w:space="0" w:color="auto"/>
                              </w:divBdr>
                              <w:divsChild>
                                <w:div w:id="1746217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4279794">
                                      <w:marLeft w:val="0"/>
                                      <w:marRight w:val="0"/>
                                      <w:marTop w:val="0"/>
                                      <w:marBottom w:val="0"/>
                                      <w:divBdr>
                                        <w:top w:val="none" w:sz="0" w:space="0" w:color="auto"/>
                                        <w:left w:val="none" w:sz="0" w:space="0" w:color="auto"/>
                                        <w:bottom w:val="none" w:sz="0" w:space="0" w:color="auto"/>
                                        <w:right w:val="none" w:sz="0" w:space="0" w:color="auto"/>
                                      </w:divBdr>
                                      <w:divsChild>
                                        <w:div w:id="1948152422">
                                          <w:marLeft w:val="0"/>
                                          <w:marRight w:val="0"/>
                                          <w:marTop w:val="0"/>
                                          <w:marBottom w:val="0"/>
                                          <w:divBdr>
                                            <w:top w:val="none" w:sz="0" w:space="0" w:color="auto"/>
                                            <w:left w:val="none" w:sz="0" w:space="0" w:color="auto"/>
                                            <w:bottom w:val="none" w:sz="0" w:space="0" w:color="auto"/>
                                            <w:right w:val="none" w:sz="0" w:space="0" w:color="auto"/>
                                          </w:divBdr>
                                          <w:divsChild>
                                            <w:div w:id="1508061210">
                                              <w:marLeft w:val="0"/>
                                              <w:marRight w:val="0"/>
                                              <w:marTop w:val="0"/>
                                              <w:marBottom w:val="0"/>
                                              <w:divBdr>
                                                <w:top w:val="none" w:sz="0" w:space="0" w:color="auto"/>
                                                <w:left w:val="none" w:sz="0" w:space="0" w:color="auto"/>
                                                <w:bottom w:val="none" w:sz="0" w:space="0" w:color="auto"/>
                                                <w:right w:val="none" w:sz="0" w:space="0" w:color="auto"/>
                                              </w:divBdr>
                                              <w:divsChild>
                                                <w:div w:id="24091769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16295815">
                                                      <w:marLeft w:val="0"/>
                                                      <w:marRight w:val="0"/>
                                                      <w:marTop w:val="0"/>
                                                      <w:marBottom w:val="0"/>
                                                      <w:divBdr>
                                                        <w:top w:val="none" w:sz="0" w:space="0" w:color="auto"/>
                                                        <w:left w:val="none" w:sz="0" w:space="0" w:color="auto"/>
                                                        <w:bottom w:val="none" w:sz="0" w:space="0" w:color="auto"/>
                                                        <w:right w:val="none" w:sz="0" w:space="0" w:color="auto"/>
                                                      </w:divBdr>
                                                      <w:divsChild>
                                                        <w:div w:id="177233205">
                                                          <w:marLeft w:val="0"/>
                                                          <w:marRight w:val="0"/>
                                                          <w:marTop w:val="0"/>
                                                          <w:marBottom w:val="0"/>
                                                          <w:divBdr>
                                                            <w:top w:val="none" w:sz="0" w:space="0" w:color="auto"/>
                                                            <w:left w:val="none" w:sz="0" w:space="0" w:color="auto"/>
                                                            <w:bottom w:val="none" w:sz="0" w:space="0" w:color="auto"/>
                                                            <w:right w:val="none" w:sz="0" w:space="0" w:color="auto"/>
                                                          </w:divBdr>
                                                          <w:divsChild>
                                                            <w:div w:id="2096397918">
                                                              <w:marLeft w:val="0"/>
                                                              <w:marRight w:val="0"/>
                                                              <w:marTop w:val="0"/>
                                                              <w:marBottom w:val="0"/>
                                                              <w:divBdr>
                                                                <w:top w:val="none" w:sz="0" w:space="0" w:color="auto"/>
                                                                <w:left w:val="none" w:sz="0" w:space="0" w:color="auto"/>
                                                                <w:bottom w:val="none" w:sz="0" w:space="0" w:color="auto"/>
                                                                <w:right w:val="none" w:sz="0" w:space="0" w:color="auto"/>
                                                              </w:divBdr>
                                                              <w:divsChild>
                                                                <w:div w:id="1115826275">
                                                                  <w:marLeft w:val="0"/>
                                                                  <w:marRight w:val="0"/>
                                                                  <w:marTop w:val="0"/>
                                                                  <w:marBottom w:val="0"/>
                                                                  <w:divBdr>
                                                                    <w:top w:val="none" w:sz="0" w:space="0" w:color="auto"/>
                                                                    <w:left w:val="none" w:sz="0" w:space="0" w:color="auto"/>
                                                                    <w:bottom w:val="none" w:sz="0" w:space="0" w:color="auto"/>
                                                                    <w:right w:val="none" w:sz="0" w:space="0" w:color="auto"/>
                                                                  </w:divBdr>
                                                                  <w:divsChild>
                                                                    <w:div w:id="465509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74997564">
                                                                          <w:marLeft w:val="0"/>
                                                                          <w:marRight w:val="0"/>
                                                                          <w:marTop w:val="0"/>
                                                                          <w:marBottom w:val="0"/>
                                                                          <w:divBdr>
                                                                            <w:top w:val="none" w:sz="0" w:space="0" w:color="auto"/>
                                                                            <w:left w:val="none" w:sz="0" w:space="0" w:color="auto"/>
                                                                            <w:bottom w:val="none" w:sz="0" w:space="0" w:color="auto"/>
                                                                            <w:right w:val="none" w:sz="0" w:space="0" w:color="auto"/>
                                                                          </w:divBdr>
                                                                          <w:divsChild>
                                                                            <w:div w:id="13978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rivta.se/documents/"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2AFB8F-13D9-45C7-9F0D-83E05FAB7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4845</TotalTime>
  <Pages>63</Pages>
  <Words>11428</Words>
  <Characters>60574</Characters>
  <Application>Microsoft Office Word</Application>
  <DocSecurity>0</DocSecurity>
  <Lines>504</Lines>
  <Paragraphs>143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71859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AR;Torbjörn Dahlin</dc:creator>
  <cp:keywords>TKB,Arkitektur, Krav</cp:keywords>
  <cp:lastModifiedBy>Torbjörn Dahlin</cp:lastModifiedBy>
  <cp:revision>9</cp:revision>
  <dcterms:created xsi:type="dcterms:W3CDTF">2015-03-26T07:20:00Z</dcterms:created>
  <dcterms:modified xsi:type="dcterms:W3CDTF">2015-04-01T06:01:00Z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2015-02-25</vt:lpwstr>
  </property>
  <property fmtid="{D5CDD505-2E9C-101B-9397-08002B2CF9AE}" pid="8" name="domain_3">
    <vt:lpwstr>basic</vt:lpwstr>
  </property>
  <property fmtid="{D5CDD505-2E9C-101B-9397-08002B2CF9AE}" pid="9" name="version">
    <vt:lpwstr>1.0</vt:lpwstr>
  </property>
</Properties>
</file>