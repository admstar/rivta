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B17A3">
              <w:rPr>
                <w:color w:val="008000"/>
              </w:rPr>
              <w:t xml:space="preserve">Hantera hälsorelaterade tillstånd, basuppgifter </w:t>
            </w:r>
            <w:proofErr w:type="spellStart"/>
            <w:proofErr w:type="gramStart"/>
            <w:r w:rsidR="000B17A3">
              <w:rPr>
                <w:color w:val="008000"/>
              </w:rPr>
              <w:t>clinicalprocess:healthcond</w:t>
            </w:r>
            <w:proofErr w:type="gramEnd"/>
            <w:r w:rsidR="000B17A3">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B17A3">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B17A3">
              <w:rPr>
                <w:color w:val="008000"/>
                <w:sz w:val="32"/>
              </w:rPr>
              <w:t>ARK_0015</w:t>
            </w:r>
            <w:r w:rsidRPr="000D4E05">
              <w:rPr>
                <w:color w:val="008000"/>
                <w:sz w:val="32"/>
              </w:rPr>
              <w:fldChar w:fldCharType="end"/>
            </w:r>
          </w:p>
          <w:p w14:paraId="789A2323" w14:textId="479FCC1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548C1">
              <w:rPr>
                <w:color w:val="008000"/>
                <w:sz w:val="32"/>
              </w:rPr>
              <w:t>2015-02-25</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7C71648B" w14:textId="77777777" w:rsidR="000B17A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1633220" w:history="1">
            <w:r w:rsidR="000B17A3" w:rsidRPr="00DF7624">
              <w:rPr>
                <w:rStyle w:val="Hyperlnk"/>
                <w:noProof/>
              </w:rPr>
              <w:t>1</w:t>
            </w:r>
            <w:r w:rsidR="000B17A3">
              <w:rPr>
                <w:rFonts w:asciiTheme="minorHAnsi" w:eastAsiaTheme="minorEastAsia" w:hAnsiTheme="minorHAnsi" w:cstheme="minorBidi"/>
                <w:noProof/>
                <w:sz w:val="22"/>
                <w:lang w:eastAsia="sv-SE"/>
              </w:rPr>
              <w:tab/>
            </w:r>
            <w:r w:rsidR="000B17A3" w:rsidRPr="00DF7624">
              <w:rPr>
                <w:rStyle w:val="Hyperlnk"/>
                <w:noProof/>
              </w:rPr>
              <w:t>Inledning</w:t>
            </w:r>
            <w:r w:rsidR="000B17A3">
              <w:rPr>
                <w:noProof/>
                <w:webHidden/>
              </w:rPr>
              <w:tab/>
            </w:r>
            <w:r w:rsidR="000B17A3">
              <w:rPr>
                <w:noProof/>
                <w:webHidden/>
              </w:rPr>
              <w:fldChar w:fldCharType="begin"/>
            </w:r>
            <w:r w:rsidR="000B17A3">
              <w:rPr>
                <w:noProof/>
                <w:webHidden/>
              </w:rPr>
              <w:instrText xml:space="preserve"> PAGEREF _Toc411633220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252B119F" w14:textId="77777777" w:rsidR="000B17A3" w:rsidRDefault="00683986">
          <w:pPr>
            <w:pStyle w:val="Innehll2"/>
            <w:tabs>
              <w:tab w:val="left" w:pos="660"/>
              <w:tab w:val="right" w:leader="dot" w:pos="10456"/>
            </w:tabs>
            <w:rPr>
              <w:rFonts w:asciiTheme="minorHAnsi" w:eastAsiaTheme="minorEastAsia" w:hAnsiTheme="minorHAnsi" w:cstheme="minorBidi"/>
              <w:noProof/>
              <w:sz w:val="22"/>
              <w:lang w:eastAsia="sv-SE"/>
            </w:rPr>
          </w:pPr>
          <w:hyperlink w:anchor="_Toc411633221" w:history="1">
            <w:r w:rsidR="000B17A3" w:rsidRPr="00DF7624">
              <w:rPr>
                <w:rStyle w:val="Hyperlnk"/>
                <w:noProof/>
              </w:rPr>
              <w:t>1.1</w:t>
            </w:r>
            <w:r w:rsidR="000B17A3">
              <w:rPr>
                <w:rFonts w:asciiTheme="minorHAnsi" w:eastAsiaTheme="minorEastAsia" w:hAnsiTheme="minorHAnsi" w:cstheme="minorBidi"/>
                <w:noProof/>
                <w:sz w:val="22"/>
                <w:lang w:eastAsia="sv-SE"/>
              </w:rPr>
              <w:tab/>
            </w:r>
            <w:r w:rsidR="000B17A3" w:rsidRPr="00DF7624">
              <w:rPr>
                <w:rStyle w:val="Hyperlnk"/>
                <w:noProof/>
              </w:rPr>
              <w:t>Svenskt namn</w:t>
            </w:r>
            <w:r w:rsidR="000B17A3">
              <w:rPr>
                <w:noProof/>
                <w:webHidden/>
              </w:rPr>
              <w:tab/>
            </w:r>
            <w:r w:rsidR="000B17A3">
              <w:rPr>
                <w:noProof/>
                <w:webHidden/>
              </w:rPr>
              <w:fldChar w:fldCharType="begin"/>
            </w:r>
            <w:r w:rsidR="000B17A3">
              <w:rPr>
                <w:noProof/>
                <w:webHidden/>
              </w:rPr>
              <w:instrText xml:space="preserve"> PAGEREF _Toc411633221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004FD49C"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2" w:history="1">
            <w:r w:rsidR="000B17A3" w:rsidRPr="00DF7624">
              <w:rPr>
                <w:rStyle w:val="Hyperlnk"/>
                <w:noProof/>
              </w:rPr>
              <w:t>1.2</w:t>
            </w:r>
            <w:r w:rsidR="000B17A3">
              <w:rPr>
                <w:rFonts w:asciiTheme="minorHAnsi" w:eastAsiaTheme="minorEastAsia" w:hAnsiTheme="minorHAnsi" w:cstheme="minorBidi"/>
                <w:noProof/>
                <w:sz w:val="22"/>
                <w:lang w:eastAsia="sv-SE"/>
              </w:rPr>
              <w:tab/>
            </w:r>
            <w:r w:rsidR="000B17A3" w:rsidRPr="00DF7624">
              <w:rPr>
                <w:rStyle w:val="Hyperlnk"/>
                <w:noProof/>
              </w:rPr>
              <w:t>WEB beskrivning</w:t>
            </w:r>
            <w:r w:rsidR="000B17A3">
              <w:rPr>
                <w:noProof/>
                <w:webHidden/>
              </w:rPr>
              <w:tab/>
            </w:r>
            <w:r w:rsidR="000B17A3">
              <w:rPr>
                <w:noProof/>
                <w:webHidden/>
              </w:rPr>
              <w:fldChar w:fldCharType="begin"/>
            </w:r>
            <w:r w:rsidR="000B17A3">
              <w:rPr>
                <w:noProof/>
                <w:webHidden/>
              </w:rPr>
              <w:instrText xml:space="preserve"> PAGEREF _Toc411633222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119C21F7" w14:textId="77777777" w:rsidR="000B17A3" w:rsidRDefault="0068398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23" w:history="1">
            <w:r w:rsidR="000B17A3" w:rsidRPr="00DF7624">
              <w:rPr>
                <w:rStyle w:val="Hyperlnk"/>
                <w:noProof/>
              </w:rPr>
              <w:t>2</w:t>
            </w:r>
            <w:r w:rsidR="000B17A3">
              <w:rPr>
                <w:rFonts w:asciiTheme="minorHAnsi" w:eastAsiaTheme="minorEastAsia" w:hAnsiTheme="minorHAnsi" w:cstheme="minorBidi"/>
                <w:noProof/>
                <w:sz w:val="22"/>
                <w:lang w:eastAsia="sv-SE"/>
              </w:rPr>
              <w:tab/>
            </w:r>
            <w:r w:rsidR="000B17A3" w:rsidRPr="00DF7624">
              <w:rPr>
                <w:rStyle w:val="Hyperlnk"/>
                <w:noProof/>
              </w:rPr>
              <w:t>Versionsinformation</w:t>
            </w:r>
            <w:r w:rsidR="000B17A3">
              <w:rPr>
                <w:noProof/>
                <w:webHidden/>
              </w:rPr>
              <w:tab/>
            </w:r>
            <w:r w:rsidR="000B17A3">
              <w:rPr>
                <w:noProof/>
                <w:webHidden/>
              </w:rPr>
              <w:fldChar w:fldCharType="begin"/>
            </w:r>
            <w:r w:rsidR="000B17A3">
              <w:rPr>
                <w:noProof/>
                <w:webHidden/>
              </w:rPr>
              <w:instrText xml:space="preserve"> PAGEREF _Toc411633223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2DCFCA8A"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4" w:history="1">
            <w:r w:rsidR="000B17A3" w:rsidRPr="00DF7624">
              <w:rPr>
                <w:rStyle w:val="Hyperlnk"/>
                <w:noProof/>
                <w:lang w:val="en-US"/>
              </w:rPr>
              <w:t>2.1</w:t>
            </w:r>
            <w:r w:rsidR="000B17A3">
              <w:rPr>
                <w:rFonts w:asciiTheme="minorHAnsi" w:eastAsiaTheme="minorEastAsia" w:hAnsiTheme="minorHAnsi" w:cstheme="minorBidi"/>
                <w:noProof/>
                <w:sz w:val="22"/>
                <w:lang w:eastAsia="sv-SE"/>
              </w:rPr>
              <w:tab/>
            </w:r>
            <w:r w:rsidR="000B17A3" w:rsidRPr="00DF7624">
              <w:rPr>
                <w:rStyle w:val="Hyperlnk"/>
                <w:noProof/>
                <w:lang w:val="en-US"/>
              </w:rPr>
              <w:t>Version 1.0</w:t>
            </w:r>
            <w:r w:rsidR="000B17A3">
              <w:rPr>
                <w:noProof/>
                <w:webHidden/>
              </w:rPr>
              <w:tab/>
            </w:r>
            <w:r w:rsidR="000B17A3">
              <w:rPr>
                <w:noProof/>
                <w:webHidden/>
              </w:rPr>
              <w:fldChar w:fldCharType="begin"/>
            </w:r>
            <w:r w:rsidR="000B17A3">
              <w:rPr>
                <w:noProof/>
                <w:webHidden/>
              </w:rPr>
              <w:instrText xml:space="preserve"> PAGEREF _Toc411633224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1799CEC2"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5" w:history="1">
            <w:r w:rsidR="000B17A3" w:rsidRPr="00DF7624">
              <w:rPr>
                <w:rStyle w:val="Hyperlnk"/>
                <w:noProof/>
              </w:rPr>
              <w:t>2.1.1</w:t>
            </w:r>
            <w:r w:rsidR="000B17A3">
              <w:rPr>
                <w:rFonts w:asciiTheme="minorHAnsi" w:eastAsiaTheme="minorEastAsia" w:hAnsiTheme="minorHAnsi" w:cstheme="minorBidi"/>
                <w:noProof/>
                <w:sz w:val="22"/>
                <w:lang w:eastAsia="sv-SE"/>
              </w:rPr>
              <w:tab/>
            </w:r>
            <w:r w:rsidR="000B17A3" w:rsidRPr="00DF7624">
              <w:rPr>
                <w:rStyle w:val="Hyperlnk"/>
                <w:noProof/>
              </w:rPr>
              <w:t>Oförändrade tjänstekontrakt</w:t>
            </w:r>
            <w:r w:rsidR="000B17A3">
              <w:rPr>
                <w:noProof/>
                <w:webHidden/>
              </w:rPr>
              <w:tab/>
            </w:r>
            <w:r w:rsidR="000B17A3">
              <w:rPr>
                <w:noProof/>
                <w:webHidden/>
              </w:rPr>
              <w:fldChar w:fldCharType="begin"/>
            </w:r>
            <w:r w:rsidR="000B17A3">
              <w:rPr>
                <w:noProof/>
                <w:webHidden/>
              </w:rPr>
              <w:instrText xml:space="preserve"> PAGEREF _Toc411633225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029D9E21"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6" w:history="1">
            <w:r w:rsidR="000B17A3" w:rsidRPr="00DF7624">
              <w:rPr>
                <w:rStyle w:val="Hyperlnk"/>
                <w:noProof/>
              </w:rPr>
              <w:t>2.1.2</w:t>
            </w:r>
            <w:r w:rsidR="000B17A3">
              <w:rPr>
                <w:rFonts w:asciiTheme="minorHAnsi" w:eastAsiaTheme="minorEastAsia" w:hAnsiTheme="minorHAnsi" w:cstheme="minorBidi"/>
                <w:noProof/>
                <w:sz w:val="22"/>
                <w:lang w:eastAsia="sv-SE"/>
              </w:rPr>
              <w:tab/>
            </w:r>
            <w:r w:rsidR="000B17A3" w:rsidRPr="00DF7624">
              <w:rPr>
                <w:rStyle w:val="Hyperlnk"/>
                <w:noProof/>
              </w:rPr>
              <w:t>Nya tjänstekontrakt</w:t>
            </w:r>
            <w:r w:rsidR="000B17A3">
              <w:rPr>
                <w:noProof/>
                <w:webHidden/>
              </w:rPr>
              <w:tab/>
            </w:r>
            <w:r w:rsidR="000B17A3">
              <w:rPr>
                <w:noProof/>
                <w:webHidden/>
              </w:rPr>
              <w:fldChar w:fldCharType="begin"/>
            </w:r>
            <w:r w:rsidR="000B17A3">
              <w:rPr>
                <w:noProof/>
                <w:webHidden/>
              </w:rPr>
              <w:instrText xml:space="preserve"> PAGEREF _Toc411633226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73C80D8F"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7" w:history="1">
            <w:r w:rsidR="000B17A3" w:rsidRPr="00DF7624">
              <w:rPr>
                <w:rStyle w:val="Hyperlnk"/>
                <w:noProof/>
              </w:rPr>
              <w:t>2.1.3</w:t>
            </w:r>
            <w:r w:rsidR="000B17A3">
              <w:rPr>
                <w:rFonts w:asciiTheme="minorHAnsi" w:eastAsiaTheme="minorEastAsia" w:hAnsiTheme="minorHAnsi" w:cstheme="minorBidi"/>
                <w:noProof/>
                <w:sz w:val="22"/>
                <w:lang w:eastAsia="sv-SE"/>
              </w:rPr>
              <w:tab/>
            </w:r>
            <w:r w:rsidR="000B17A3" w:rsidRPr="00DF7624">
              <w:rPr>
                <w:rStyle w:val="Hyperlnk"/>
                <w:noProof/>
              </w:rPr>
              <w:t>Förändrade tjänstekontrakt</w:t>
            </w:r>
            <w:r w:rsidR="000B17A3">
              <w:rPr>
                <w:noProof/>
                <w:webHidden/>
              </w:rPr>
              <w:tab/>
            </w:r>
            <w:r w:rsidR="000B17A3">
              <w:rPr>
                <w:noProof/>
                <w:webHidden/>
              </w:rPr>
              <w:fldChar w:fldCharType="begin"/>
            </w:r>
            <w:r w:rsidR="000B17A3">
              <w:rPr>
                <w:noProof/>
                <w:webHidden/>
              </w:rPr>
              <w:instrText xml:space="preserve"> PAGEREF _Toc411633227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CBD2248"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8" w:history="1">
            <w:r w:rsidR="000B17A3" w:rsidRPr="00DF7624">
              <w:rPr>
                <w:rStyle w:val="Hyperlnk"/>
                <w:noProof/>
              </w:rPr>
              <w:t>2.1.4</w:t>
            </w:r>
            <w:r w:rsidR="000B17A3">
              <w:rPr>
                <w:rFonts w:asciiTheme="minorHAnsi" w:eastAsiaTheme="minorEastAsia" w:hAnsiTheme="minorHAnsi" w:cstheme="minorBidi"/>
                <w:noProof/>
                <w:sz w:val="22"/>
                <w:lang w:eastAsia="sv-SE"/>
              </w:rPr>
              <w:tab/>
            </w:r>
            <w:r w:rsidR="000B17A3" w:rsidRPr="00DF7624">
              <w:rPr>
                <w:rStyle w:val="Hyperlnk"/>
                <w:noProof/>
              </w:rPr>
              <w:t>Utgångna tjänstekontrakt</w:t>
            </w:r>
            <w:r w:rsidR="000B17A3">
              <w:rPr>
                <w:noProof/>
                <w:webHidden/>
              </w:rPr>
              <w:tab/>
            </w:r>
            <w:r w:rsidR="000B17A3">
              <w:rPr>
                <w:noProof/>
                <w:webHidden/>
              </w:rPr>
              <w:fldChar w:fldCharType="begin"/>
            </w:r>
            <w:r w:rsidR="000B17A3">
              <w:rPr>
                <w:noProof/>
                <w:webHidden/>
              </w:rPr>
              <w:instrText xml:space="preserve"> PAGEREF _Toc411633228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ED91453"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9" w:history="1">
            <w:r w:rsidR="000B17A3" w:rsidRPr="00DF7624">
              <w:rPr>
                <w:rStyle w:val="Hyperlnk"/>
                <w:noProof/>
              </w:rPr>
              <w:t>2.2</w:t>
            </w:r>
            <w:r w:rsidR="000B17A3">
              <w:rPr>
                <w:rFonts w:asciiTheme="minorHAnsi" w:eastAsiaTheme="minorEastAsia" w:hAnsiTheme="minorHAnsi" w:cstheme="minorBidi"/>
                <w:noProof/>
                <w:sz w:val="22"/>
                <w:lang w:eastAsia="sv-SE"/>
              </w:rPr>
              <w:tab/>
            </w:r>
            <w:r w:rsidR="000B17A3" w:rsidRPr="00DF7624">
              <w:rPr>
                <w:rStyle w:val="Hyperlnk"/>
                <w:noProof/>
              </w:rPr>
              <w:t>Version tidigare</w:t>
            </w:r>
            <w:r w:rsidR="000B17A3">
              <w:rPr>
                <w:noProof/>
                <w:webHidden/>
              </w:rPr>
              <w:tab/>
            </w:r>
            <w:r w:rsidR="000B17A3">
              <w:rPr>
                <w:noProof/>
                <w:webHidden/>
              </w:rPr>
              <w:fldChar w:fldCharType="begin"/>
            </w:r>
            <w:r w:rsidR="000B17A3">
              <w:rPr>
                <w:noProof/>
                <w:webHidden/>
              </w:rPr>
              <w:instrText xml:space="preserve"> PAGEREF _Toc411633229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48ED8AC5" w14:textId="77777777" w:rsidR="000B17A3" w:rsidRDefault="0068398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0" w:history="1">
            <w:r w:rsidR="000B17A3" w:rsidRPr="00DF7624">
              <w:rPr>
                <w:rStyle w:val="Hyperlnk"/>
                <w:noProof/>
              </w:rPr>
              <w:t>3</w:t>
            </w:r>
            <w:r w:rsidR="000B17A3">
              <w:rPr>
                <w:rFonts w:asciiTheme="minorHAnsi" w:eastAsiaTheme="minorEastAsia" w:hAnsiTheme="minorHAnsi" w:cstheme="minorBidi"/>
                <w:noProof/>
                <w:sz w:val="22"/>
                <w:lang w:eastAsia="sv-SE"/>
              </w:rPr>
              <w:tab/>
            </w:r>
            <w:r w:rsidR="000B17A3" w:rsidRPr="00DF7624">
              <w:rPr>
                <w:rStyle w:val="Hyperlnk"/>
                <w:noProof/>
              </w:rPr>
              <w:t>Tjänstedomänens arkitektur</w:t>
            </w:r>
            <w:r w:rsidR="000B17A3">
              <w:rPr>
                <w:noProof/>
                <w:webHidden/>
              </w:rPr>
              <w:tab/>
            </w:r>
            <w:r w:rsidR="000B17A3">
              <w:rPr>
                <w:noProof/>
                <w:webHidden/>
              </w:rPr>
              <w:fldChar w:fldCharType="begin"/>
            </w:r>
            <w:r w:rsidR="000B17A3">
              <w:rPr>
                <w:noProof/>
                <w:webHidden/>
              </w:rPr>
              <w:instrText xml:space="preserve"> PAGEREF _Toc411633230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BF18081"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1" w:history="1">
            <w:r w:rsidR="000B17A3" w:rsidRPr="00DF7624">
              <w:rPr>
                <w:rStyle w:val="Hyperlnk"/>
                <w:noProof/>
              </w:rPr>
              <w:t>3.1</w:t>
            </w:r>
            <w:r w:rsidR="000B17A3">
              <w:rPr>
                <w:rFonts w:asciiTheme="minorHAnsi" w:eastAsiaTheme="minorEastAsia" w:hAnsiTheme="minorHAnsi" w:cstheme="minorBidi"/>
                <w:noProof/>
                <w:sz w:val="22"/>
                <w:lang w:eastAsia="sv-SE"/>
              </w:rPr>
              <w:tab/>
            </w:r>
            <w:r w:rsidR="000B17A3" w:rsidRPr="00DF7624">
              <w:rPr>
                <w:rStyle w:val="Hyperlnk"/>
                <w:noProof/>
              </w:rPr>
              <w:t>Flöden</w:t>
            </w:r>
            <w:r w:rsidR="000B17A3">
              <w:rPr>
                <w:noProof/>
                <w:webHidden/>
              </w:rPr>
              <w:tab/>
            </w:r>
            <w:r w:rsidR="000B17A3">
              <w:rPr>
                <w:noProof/>
                <w:webHidden/>
              </w:rPr>
              <w:fldChar w:fldCharType="begin"/>
            </w:r>
            <w:r w:rsidR="000B17A3">
              <w:rPr>
                <w:noProof/>
                <w:webHidden/>
              </w:rPr>
              <w:instrText xml:space="preserve"> PAGEREF _Toc411633231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ADBC601"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2" w:history="1">
            <w:r w:rsidR="000B17A3" w:rsidRPr="00DF7624">
              <w:rPr>
                <w:rStyle w:val="Hyperlnk"/>
                <w:noProof/>
              </w:rPr>
              <w:t>3.1.1</w:t>
            </w:r>
            <w:r w:rsidR="000B17A3">
              <w:rPr>
                <w:rFonts w:asciiTheme="minorHAnsi" w:eastAsiaTheme="minorEastAsia" w:hAnsiTheme="minorHAnsi" w:cstheme="minorBidi"/>
                <w:noProof/>
                <w:sz w:val="22"/>
                <w:lang w:eastAsia="sv-SE"/>
              </w:rPr>
              <w:tab/>
            </w:r>
            <w:r w:rsidR="000B17A3" w:rsidRPr="00DF7624">
              <w:rPr>
                <w:rStyle w:val="Hyperlnk"/>
                <w:noProof/>
              </w:rPr>
              <w:t>Hämta observationer</w:t>
            </w:r>
            <w:r w:rsidR="000B17A3">
              <w:rPr>
                <w:noProof/>
                <w:webHidden/>
              </w:rPr>
              <w:tab/>
            </w:r>
            <w:r w:rsidR="000B17A3">
              <w:rPr>
                <w:noProof/>
                <w:webHidden/>
              </w:rPr>
              <w:fldChar w:fldCharType="begin"/>
            </w:r>
            <w:r w:rsidR="000B17A3">
              <w:rPr>
                <w:noProof/>
                <w:webHidden/>
              </w:rPr>
              <w:instrText xml:space="preserve"> PAGEREF _Toc411633232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3C47F8D8"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3" w:history="1">
            <w:r w:rsidR="000B17A3" w:rsidRPr="00DF7624">
              <w:rPr>
                <w:rStyle w:val="Hyperlnk"/>
                <w:noProof/>
              </w:rPr>
              <w:t>3.1.2</w:t>
            </w:r>
            <w:r w:rsidR="000B17A3">
              <w:rPr>
                <w:rFonts w:asciiTheme="minorHAnsi" w:eastAsiaTheme="minorEastAsia" w:hAnsiTheme="minorHAnsi" w:cstheme="minorBidi"/>
                <w:noProof/>
                <w:sz w:val="22"/>
                <w:lang w:eastAsia="sv-SE"/>
              </w:rPr>
              <w:tab/>
            </w:r>
            <w:r w:rsidR="000B17A3" w:rsidRPr="00DF7624">
              <w:rPr>
                <w:rStyle w:val="Hyperlnk"/>
                <w:noProof/>
              </w:rPr>
              <w:t>Beskrivning av relationskonceptet.</w:t>
            </w:r>
            <w:r w:rsidR="000B17A3">
              <w:rPr>
                <w:noProof/>
                <w:webHidden/>
              </w:rPr>
              <w:tab/>
            </w:r>
            <w:r w:rsidR="000B17A3">
              <w:rPr>
                <w:noProof/>
                <w:webHidden/>
              </w:rPr>
              <w:fldChar w:fldCharType="begin"/>
            </w:r>
            <w:r w:rsidR="000B17A3">
              <w:rPr>
                <w:noProof/>
                <w:webHidden/>
              </w:rPr>
              <w:instrText xml:space="preserve"> PAGEREF _Toc411633233 \h </w:instrText>
            </w:r>
            <w:r w:rsidR="000B17A3">
              <w:rPr>
                <w:noProof/>
                <w:webHidden/>
              </w:rPr>
            </w:r>
            <w:r w:rsidR="000B17A3">
              <w:rPr>
                <w:noProof/>
                <w:webHidden/>
              </w:rPr>
              <w:fldChar w:fldCharType="separate"/>
            </w:r>
            <w:r w:rsidR="000B17A3">
              <w:rPr>
                <w:noProof/>
                <w:webHidden/>
              </w:rPr>
              <w:t>10</w:t>
            </w:r>
            <w:r w:rsidR="000B17A3">
              <w:rPr>
                <w:noProof/>
                <w:webHidden/>
              </w:rPr>
              <w:fldChar w:fldCharType="end"/>
            </w:r>
          </w:hyperlink>
        </w:p>
        <w:p w14:paraId="30224033"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4" w:history="1">
            <w:r w:rsidR="000B17A3" w:rsidRPr="00DF7624">
              <w:rPr>
                <w:rStyle w:val="Hyperlnk"/>
                <w:noProof/>
              </w:rPr>
              <w:t>3.2</w:t>
            </w:r>
            <w:r w:rsidR="000B17A3">
              <w:rPr>
                <w:rFonts w:asciiTheme="minorHAnsi" w:eastAsiaTheme="minorEastAsia" w:hAnsiTheme="minorHAnsi" w:cstheme="minorBidi"/>
                <w:noProof/>
                <w:sz w:val="22"/>
                <w:lang w:eastAsia="sv-SE"/>
              </w:rPr>
              <w:tab/>
            </w:r>
            <w:r w:rsidR="000B17A3" w:rsidRPr="00DF7624">
              <w:rPr>
                <w:rStyle w:val="Hyperlnk"/>
                <w:noProof/>
              </w:rPr>
              <w:t>Adressering</w:t>
            </w:r>
            <w:r w:rsidR="000B17A3">
              <w:rPr>
                <w:noProof/>
                <w:webHidden/>
              </w:rPr>
              <w:tab/>
            </w:r>
            <w:r w:rsidR="000B17A3">
              <w:rPr>
                <w:noProof/>
                <w:webHidden/>
              </w:rPr>
              <w:fldChar w:fldCharType="begin"/>
            </w:r>
            <w:r w:rsidR="000B17A3">
              <w:rPr>
                <w:noProof/>
                <w:webHidden/>
              </w:rPr>
              <w:instrText xml:space="preserve"> PAGEREF _Toc411633234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2D05B42D"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5" w:history="1">
            <w:r w:rsidR="000B17A3" w:rsidRPr="00DF7624">
              <w:rPr>
                <w:rStyle w:val="Hyperlnk"/>
                <w:noProof/>
              </w:rPr>
              <w:t>3.2.1</w:t>
            </w:r>
            <w:r w:rsidR="000B17A3">
              <w:rPr>
                <w:rFonts w:asciiTheme="minorHAnsi" w:eastAsiaTheme="minorEastAsia" w:hAnsiTheme="minorHAnsi" w:cstheme="minorBidi"/>
                <w:noProof/>
                <w:sz w:val="22"/>
                <w:lang w:eastAsia="sv-SE"/>
              </w:rPr>
              <w:tab/>
            </w:r>
            <w:r w:rsidR="000B17A3" w:rsidRPr="00DF7624">
              <w:rPr>
                <w:rStyle w:val="Hyperlnk"/>
                <w:noProof/>
              </w:rPr>
              <w:t>Sammanfattning av adresseringsmodell</w:t>
            </w:r>
            <w:r w:rsidR="000B17A3">
              <w:rPr>
                <w:noProof/>
                <w:webHidden/>
              </w:rPr>
              <w:tab/>
            </w:r>
            <w:r w:rsidR="000B17A3">
              <w:rPr>
                <w:noProof/>
                <w:webHidden/>
              </w:rPr>
              <w:fldChar w:fldCharType="begin"/>
            </w:r>
            <w:r w:rsidR="000B17A3">
              <w:rPr>
                <w:noProof/>
                <w:webHidden/>
              </w:rPr>
              <w:instrText xml:space="preserve"> PAGEREF _Toc411633235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4EDDFF68"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6" w:history="1">
            <w:r w:rsidR="000B17A3" w:rsidRPr="00DF7624">
              <w:rPr>
                <w:rStyle w:val="Hyperlnk"/>
                <w:noProof/>
              </w:rPr>
              <w:t>3.3</w:t>
            </w:r>
            <w:r w:rsidR="000B17A3">
              <w:rPr>
                <w:rFonts w:asciiTheme="minorHAnsi" w:eastAsiaTheme="minorEastAsia" w:hAnsiTheme="minorHAnsi" w:cstheme="minorBidi"/>
                <w:noProof/>
                <w:sz w:val="22"/>
                <w:lang w:eastAsia="sv-SE"/>
              </w:rPr>
              <w:tab/>
            </w:r>
            <w:r w:rsidR="000B17A3" w:rsidRPr="00DF7624">
              <w:rPr>
                <w:rStyle w:val="Hyperlnk"/>
                <w:noProof/>
              </w:rPr>
              <w:t>Aggregering och engagemangsindex</w:t>
            </w:r>
            <w:r w:rsidR="000B17A3">
              <w:rPr>
                <w:noProof/>
                <w:webHidden/>
              </w:rPr>
              <w:tab/>
            </w:r>
            <w:r w:rsidR="000B17A3">
              <w:rPr>
                <w:noProof/>
                <w:webHidden/>
              </w:rPr>
              <w:fldChar w:fldCharType="begin"/>
            </w:r>
            <w:r w:rsidR="000B17A3">
              <w:rPr>
                <w:noProof/>
                <w:webHidden/>
              </w:rPr>
              <w:instrText xml:space="preserve"> PAGEREF _Toc411633236 \h </w:instrText>
            </w:r>
            <w:r w:rsidR="000B17A3">
              <w:rPr>
                <w:noProof/>
                <w:webHidden/>
              </w:rPr>
            </w:r>
            <w:r w:rsidR="000B17A3">
              <w:rPr>
                <w:noProof/>
                <w:webHidden/>
              </w:rPr>
              <w:fldChar w:fldCharType="separate"/>
            </w:r>
            <w:r w:rsidR="000B17A3">
              <w:rPr>
                <w:noProof/>
                <w:webHidden/>
              </w:rPr>
              <w:t>14</w:t>
            </w:r>
            <w:r w:rsidR="000B17A3">
              <w:rPr>
                <w:noProof/>
                <w:webHidden/>
              </w:rPr>
              <w:fldChar w:fldCharType="end"/>
            </w:r>
          </w:hyperlink>
        </w:p>
        <w:p w14:paraId="359C298D" w14:textId="77777777" w:rsidR="000B17A3" w:rsidRDefault="0068398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7" w:history="1">
            <w:r w:rsidR="000B17A3" w:rsidRPr="00DF7624">
              <w:rPr>
                <w:rStyle w:val="Hyperlnk"/>
                <w:noProof/>
              </w:rPr>
              <w:t>4</w:t>
            </w:r>
            <w:r w:rsidR="000B17A3">
              <w:rPr>
                <w:rFonts w:asciiTheme="minorHAnsi" w:eastAsiaTheme="minorEastAsia" w:hAnsiTheme="minorHAnsi" w:cstheme="minorBidi"/>
                <w:noProof/>
                <w:sz w:val="22"/>
                <w:lang w:eastAsia="sv-SE"/>
              </w:rPr>
              <w:tab/>
            </w:r>
            <w:r w:rsidR="000B17A3" w:rsidRPr="00DF7624">
              <w:rPr>
                <w:rStyle w:val="Hyperlnk"/>
                <w:noProof/>
              </w:rPr>
              <w:t>Tjänstedomänens krav och regler</w:t>
            </w:r>
            <w:r w:rsidR="000B17A3">
              <w:rPr>
                <w:noProof/>
                <w:webHidden/>
              </w:rPr>
              <w:tab/>
            </w:r>
            <w:r w:rsidR="000B17A3">
              <w:rPr>
                <w:noProof/>
                <w:webHidden/>
              </w:rPr>
              <w:fldChar w:fldCharType="begin"/>
            </w:r>
            <w:r w:rsidR="000B17A3">
              <w:rPr>
                <w:noProof/>
                <w:webHidden/>
              </w:rPr>
              <w:instrText xml:space="preserve"> PAGEREF _Toc411633237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42F2C7DC"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8" w:history="1">
            <w:r w:rsidR="000B17A3" w:rsidRPr="00DF7624">
              <w:rPr>
                <w:rStyle w:val="Hyperlnk"/>
                <w:noProof/>
              </w:rPr>
              <w:t>4.1</w:t>
            </w:r>
            <w:r w:rsidR="000B17A3">
              <w:rPr>
                <w:rFonts w:asciiTheme="minorHAnsi" w:eastAsiaTheme="minorEastAsia" w:hAnsiTheme="minorHAnsi" w:cstheme="minorBidi"/>
                <w:noProof/>
                <w:sz w:val="22"/>
                <w:lang w:eastAsia="sv-SE"/>
              </w:rPr>
              <w:tab/>
            </w:r>
            <w:r w:rsidR="000B17A3" w:rsidRPr="00DF7624">
              <w:rPr>
                <w:rStyle w:val="Hyperlnk"/>
                <w:noProof/>
              </w:rPr>
              <w:t>Uppdatering av engagemangsindex</w:t>
            </w:r>
            <w:r w:rsidR="000B17A3">
              <w:rPr>
                <w:noProof/>
                <w:webHidden/>
              </w:rPr>
              <w:tab/>
            </w:r>
            <w:r w:rsidR="000B17A3">
              <w:rPr>
                <w:noProof/>
                <w:webHidden/>
              </w:rPr>
              <w:fldChar w:fldCharType="begin"/>
            </w:r>
            <w:r w:rsidR="000B17A3">
              <w:rPr>
                <w:noProof/>
                <w:webHidden/>
              </w:rPr>
              <w:instrText xml:space="preserve"> PAGEREF _Toc411633238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76EA2141"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9" w:history="1">
            <w:r w:rsidR="000B17A3" w:rsidRPr="00DF7624">
              <w:rPr>
                <w:rStyle w:val="Hyperlnk"/>
                <w:noProof/>
              </w:rPr>
              <w:t>4.2</w:t>
            </w:r>
            <w:r w:rsidR="000B17A3">
              <w:rPr>
                <w:rFonts w:asciiTheme="minorHAnsi" w:eastAsiaTheme="minorEastAsia" w:hAnsiTheme="minorHAnsi" w:cstheme="minorBidi"/>
                <w:noProof/>
                <w:sz w:val="22"/>
                <w:lang w:eastAsia="sv-SE"/>
              </w:rPr>
              <w:tab/>
            </w:r>
            <w:r w:rsidR="000B17A3" w:rsidRPr="00DF7624">
              <w:rPr>
                <w:rStyle w:val="Hyperlnk"/>
                <w:noProof/>
              </w:rPr>
              <w:t>Informationssäkerhet och juridik</w:t>
            </w:r>
            <w:r w:rsidR="000B17A3">
              <w:rPr>
                <w:noProof/>
                <w:webHidden/>
              </w:rPr>
              <w:tab/>
            </w:r>
            <w:r w:rsidR="000B17A3">
              <w:rPr>
                <w:noProof/>
                <w:webHidden/>
              </w:rPr>
              <w:fldChar w:fldCharType="begin"/>
            </w:r>
            <w:r w:rsidR="000B17A3">
              <w:rPr>
                <w:noProof/>
                <w:webHidden/>
              </w:rPr>
              <w:instrText xml:space="preserve"> PAGEREF _Toc411633239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0F0AAEC1"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0" w:history="1">
            <w:r w:rsidR="000B17A3" w:rsidRPr="00DF7624">
              <w:rPr>
                <w:rStyle w:val="Hyperlnk"/>
                <w:noProof/>
              </w:rPr>
              <w:t>4.2.1</w:t>
            </w:r>
            <w:r w:rsidR="000B17A3">
              <w:rPr>
                <w:rFonts w:asciiTheme="minorHAnsi" w:eastAsiaTheme="minorEastAsia" w:hAnsiTheme="minorHAnsi" w:cstheme="minorBidi"/>
                <w:noProof/>
                <w:sz w:val="22"/>
                <w:lang w:eastAsia="sv-SE"/>
              </w:rPr>
              <w:tab/>
            </w:r>
            <w:r w:rsidR="000B17A3" w:rsidRPr="00DF7624">
              <w:rPr>
                <w:rStyle w:val="Hyperlnk"/>
                <w:noProof/>
              </w:rPr>
              <w:t>Medarbetarens direktåtkomst</w:t>
            </w:r>
            <w:r w:rsidR="000B17A3">
              <w:rPr>
                <w:noProof/>
                <w:webHidden/>
              </w:rPr>
              <w:tab/>
            </w:r>
            <w:r w:rsidR="000B17A3">
              <w:rPr>
                <w:noProof/>
                <w:webHidden/>
              </w:rPr>
              <w:fldChar w:fldCharType="begin"/>
            </w:r>
            <w:r w:rsidR="000B17A3">
              <w:rPr>
                <w:noProof/>
                <w:webHidden/>
              </w:rPr>
              <w:instrText xml:space="preserve"> PAGEREF _Toc411633240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7DEEA92"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1" w:history="1">
            <w:r w:rsidR="000B17A3" w:rsidRPr="00DF7624">
              <w:rPr>
                <w:rStyle w:val="Hyperlnk"/>
                <w:noProof/>
              </w:rPr>
              <w:t>4.2.2</w:t>
            </w:r>
            <w:r w:rsidR="000B17A3">
              <w:rPr>
                <w:rFonts w:asciiTheme="minorHAnsi" w:eastAsiaTheme="minorEastAsia" w:hAnsiTheme="minorHAnsi" w:cstheme="minorBidi"/>
                <w:noProof/>
                <w:sz w:val="22"/>
                <w:lang w:eastAsia="sv-SE"/>
              </w:rPr>
              <w:tab/>
            </w:r>
            <w:r w:rsidR="000B17A3" w:rsidRPr="00DF7624">
              <w:rPr>
                <w:rStyle w:val="Hyperlnk"/>
                <w:noProof/>
              </w:rPr>
              <w:t>Patientens direktåtkomst</w:t>
            </w:r>
            <w:r w:rsidR="000B17A3">
              <w:rPr>
                <w:noProof/>
                <w:webHidden/>
              </w:rPr>
              <w:tab/>
            </w:r>
            <w:r w:rsidR="000B17A3">
              <w:rPr>
                <w:noProof/>
                <w:webHidden/>
              </w:rPr>
              <w:fldChar w:fldCharType="begin"/>
            </w:r>
            <w:r w:rsidR="000B17A3">
              <w:rPr>
                <w:noProof/>
                <w:webHidden/>
              </w:rPr>
              <w:instrText xml:space="preserve"> PAGEREF _Toc411633241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DD9AF51"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2" w:history="1">
            <w:r w:rsidR="000B17A3" w:rsidRPr="00DF7624">
              <w:rPr>
                <w:rStyle w:val="Hyperlnk"/>
                <w:noProof/>
              </w:rPr>
              <w:t>4.2.3</w:t>
            </w:r>
            <w:r w:rsidR="000B17A3">
              <w:rPr>
                <w:rFonts w:asciiTheme="minorHAnsi" w:eastAsiaTheme="minorEastAsia" w:hAnsiTheme="minorHAnsi" w:cstheme="minorBidi"/>
                <w:noProof/>
                <w:sz w:val="22"/>
                <w:lang w:eastAsia="sv-SE"/>
              </w:rPr>
              <w:tab/>
            </w:r>
            <w:r w:rsidR="000B17A3" w:rsidRPr="00DF7624">
              <w:rPr>
                <w:rStyle w:val="Hyperlnk"/>
                <w:noProof/>
              </w:rPr>
              <w:t>Generellt</w:t>
            </w:r>
            <w:r w:rsidR="000B17A3">
              <w:rPr>
                <w:noProof/>
                <w:webHidden/>
              </w:rPr>
              <w:tab/>
            </w:r>
            <w:r w:rsidR="000B17A3">
              <w:rPr>
                <w:noProof/>
                <w:webHidden/>
              </w:rPr>
              <w:fldChar w:fldCharType="begin"/>
            </w:r>
            <w:r w:rsidR="000B17A3">
              <w:rPr>
                <w:noProof/>
                <w:webHidden/>
              </w:rPr>
              <w:instrText xml:space="preserve"> PAGEREF _Toc411633242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13278CD2"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3" w:history="1">
            <w:r w:rsidR="000B17A3" w:rsidRPr="00DF7624">
              <w:rPr>
                <w:rStyle w:val="Hyperlnk"/>
                <w:noProof/>
              </w:rPr>
              <w:t>4.3</w:t>
            </w:r>
            <w:r w:rsidR="000B17A3">
              <w:rPr>
                <w:rFonts w:asciiTheme="minorHAnsi" w:eastAsiaTheme="minorEastAsia" w:hAnsiTheme="minorHAnsi" w:cstheme="minorBidi"/>
                <w:noProof/>
                <w:sz w:val="22"/>
                <w:lang w:eastAsia="sv-SE"/>
              </w:rPr>
              <w:tab/>
            </w:r>
            <w:r w:rsidR="000B17A3" w:rsidRPr="00DF7624">
              <w:rPr>
                <w:rStyle w:val="Hyperlnk"/>
                <w:noProof/>
              </w:rPr>
              <w:t>Icke funktionella krav</w:t>
            </w:r>
            <w:r w:rsidR="000B17A3">
              <w:rPr>
                <w:noProof/>
                <w:webHidden/>
              </w:rPr>
              <w:tab/>
            </w:r>
            <w:r w:rsidR="000B17A3">
              <w:rPr>
                <w:noProof/>
                <w:webHidden/>
              </w:rPr>
              <w:fldChar w:fldCharType="begin"/>
            </w:r>
            <w:r w:rsidR="000B17A3">
              <w:rPr>
                <w:noProof/>
                <w:webHidden/>
              </w:rPr>
              <w:instrText xml:space="preserve"> PAGEREF _Toc411633243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F521852"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4" w:history="1">
            <w:r w:rsidR="000B17A3" w:rsidRPr="00DF7624">
              <w:rPr>
                <w:rStyle w:val="Hyperlnk"/>
                <w:noProof/>
              </w:rPr>
              <w:t>4.3.1</w:t>
            </w:r>
            <w:r w:rsidR="000B17A3">
              <w:rPr>
                <w:rFonts w:asciiTheme="minorHAnsi" w:eastAsiaTheme="minorEastAsia" w:hAnsiTheme="minorHAnsi" w:cstheme="minorBidi"/>
                <w:noProof/>
                <w:sz w:val="22"/>
                <w:lang w:eastAsia="sv-SE"/>
              </w:rPr>
              <w:tab/>
            </w:r>
            <w:r w:rsidR="000B17A3" w:rsidRPr="00DF7624">
              <w:rPr>
                <w:rStyle w:val="Hyperlnk"/>
                <w:noProof/>
              </w:rPr>
              <w:t>SLA krav</w:t>
            </w:r>
            <w:r w:rsidR="000B17A3">
              <w:rPr>
                <w:noProof/>
                <w:webHidden/>
              </w:rPr>
              <w:tab/>
            </w:r>
            <w:r w:rsidR="000B17A3">
              <w:rPr>
                <w:noProof/>
                <w:webHidden/>
              </w:rPr>
              <w:fldChar w:fldCharType="begin"/>
            </w:r>
            <w:r w:rsidR="000B17A3">
              <w:rPr>
                <w:noProof/>
                <w:webHidden/>
              </w:rPr>
              <w:instrText xml:space="preserve"> PAGEREF _Toc411633244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3B7BFF4B"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5" w:history="1">
            <w:r w:rsidR="000B17A3" w:rsidRPr="00DF7624">
              <w:rPr>
                <w:rStyle w:val="Hyperlnk"/>
                <w:noProof/>
              </w:rPr>
              <w:t>4.3.2</w:t>
            </w:r>
            <w:r w:rsidR="000B17A3">
              <w:rPr>
                <w:rFonts w:asciiTheme="minorHAnsi" w:eastAsiaTheme="minorEastAsia" w:hAnsiTheme="minorHAnsi" w:cstheme="minorBidi"/>
                <w:noProof/>
                <w:sz w:val="22"/>
                <w:lang w:eastAsia="sv-SE"/>
              </w:rPr>
              <w:tab/>
            </w:r>
            <w:r w:rsidR="000B17A3" w:rsidRPr="00DF7624">
              <w:rPr>
                <w:rStyle w:val="Hyperlnk"/>
                <w:noProof/>
              </w:rPr>
              <w:t>Övriga krav</w:t>
            </w:r>
            <w:r w:rsidR="000B17A3">
              <w:rPr>
                <w:noProof/>
                <w:webHidden/>
              </w:rPr>
              <w:tab/>
            </w:r>
            <w:r w:rsidR="000B17A3">
              <w:rPr>
                <w:noProof/>
                <w:webHidden/>
              </w:rPr>
              <w:fldChar w:fldCharType="begin"/>
            </w:r>
            <w:r w:rsidR="000B17A3">
              <w:rPr>
                <w:noProof/>
                <w:webHidden/>
              </w:rPr>
              <w:instrText xml:space="preserve"> PAGEREF _Toc411633245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1EFDC3AE"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6" w:history="1">
            <w:r w:rsidR="000B17A3" w:rsidRPr="00DF7624">
              <w:rPr>
                <w:rStyle w:val="Hyperlnk"/>
                <w:noProof/>
              </w:rPr>
              <w:t>4.4</w:t>
            </w:r>
            <w:r w:rsidR="000B17A3">
              <w:rPr>
                <w:rFonts w:asciiTheme="minorHAnsi" w:eastAsiaTheme="minorEastAsia" w:hAnsiTheme="minorHAnsi" w:cstheme="minorBidi"/>
                <w:noProof/>
                <w:sz w:val="22"/>
                <w:lang w:eastAsia="sv-SE"/>
              </w:rPr>
              <w:tab/>
            </w:r>
            <w:r w:rsidR="000B17A3" w:rsidRPr="00DF7624">
              <w:rPr>
                <w:rStyle w:val="Hyperlnk"/>
                <w:noProof/>
              </w:rPr>
              <w:t>Felhantering</w:t>
            </w:r>
            <w:r w:rsidR="000B17A3">
              <w:rPr>
                <w:noProof/>
                <w:webHidden/>
              </w:rPr>
              <w:tab/>
            </w:r>
            <w:r w:rsidR="000B17A3">
              <w:rPr>
                <w:noProof/>
                <w:webHidden/>
              </w:rPr>
              <w:fldChar w:fldCharType="begin"/>
            </w:r>
            <w:r w:rsidR="000B17A3">
              <w:rPr>
                <w:noProof/>
                <w:webHidden/>
              </w:rPr>
              <w:instrText xml:space="preserve"> PAGEREF _Toc411633246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08489F1D"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7" w:history="1">
            <w:r w:rsidR="000B17A3" w:rsidRPr="00DF7624">
              <w:rPr>
                <w:rStyle w:val="Hyperlnk"/>
                <w:noProof/>
              </w:rPr>
              <w:t>4.4.1</w:t>
            </w:r>
            <w:r w:rsidR="000B17A3">
              <w:rPr>
                <w:rFonts w:asciiTheme="minorHAnsi" w:eastAsiaTheme="minorEastAsia" w:hAnsiTheme="minorHAnsi" w:cstheme="minorBidi"/>
                <w:noProof/>
                <w:sz w:val="22"/>
                <w:lang w:eastAsia="sv-SE"/>
              </w:rPr>
              <w:tab/>
            </w:r>
            <w:r w:rsidR="000B17A3" w:rsidRPr="00DF7624">
              <w:rPr>
                <w:rStyle w:val="Hyperlnk"/>
                <w:noProof/>
              </w:rPr>
              <w:t>Krav på en tjänsteproducent</w:t>
            </w:r>
            <w:r w:rsidR="000B17A3">
              <w:rPr>
                <w:noProof/>
                <w:webHidden/>
              </w:rPr>
              <w:tab/>
            </w:r>
            <w:r w:rsidR="000B17A3">
              <w:rPr>
                <w:noProof/>
                <w:webHidden/>
              </w:rPr>
              <w:fldChar w:fldCharType="begin"/>
            </w:r>
            <w:r w:rsidR="000B17A3">
              <w:rPr>
                <w:noProof/>
                <w:webHidden/>
              </w:rPr>
              <w:instrText xml:space="preserve"> PAGEREF _Toc411633247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50CD826"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8" w:history="1">
            <w:r w:rsidR="000B17A3" w:rsidRPr="00DF7624">
              <w:rPr>
                <w:rStyle w:val="Hyperlnk"/>
                <w:noProof/>
              </w:rPr>
              <w:t>4.4.2</w:t>
            </w:r>
            <w:r w:rsidR="000B17A3">
              <w:rPr>
                <w:rFonts w:asciiTheme="minorHAnsi" w:eastAsiaTheme="minorEastAsia" w:hAnsiTheme="minorHAnsi" w:cstheme="minorBidi"/>
                <w:noProof/>
                <w:sz w:val="22"/>
                <w:lang w:eastAsia="sv-SE"/>
              </w:rPr>
              <w:tab/>
            </w:r>
            <w:r w:rsidR="000B17A3" w:rsidRPr="00DF7624">
              <w:rPr>
                <w:rStyle w:val="Hyperlnk"/>
                <w:noProof/>
              </w:rPr>
              <w:t>Krav på en tjänstekonsument</w:t>
            </w:r>
            <w:r w:rsidR="000B17A3">
              <w:rPr>
                <w:noProof/>
                <w:webHidden/>
              </w:rPr>
              <w:tab/>
            </w:r>
            <w:r w:rsidR="000B17A3">
              <w:rPr>
                <w:noProof/>
                <w:webHidden/>
              </w:rPr>
              <w:fldChar w:fldCharType="begin"/>
            </w:r>
            <w:r w:rsidR="000B17A3">
              <w:rPr>
                <w:noProof/>
                <w:webHidden/>
              </w:rPr>
              <w:instrText xml:space="preserve"> PAGEREF _Toc411633248 \h </w:instrText>
            </w:r>
            <w:r w:rsidR="000B17A3">
              <w:rPr>
                <w:noProof/>
                <w:webHidden/>
              </w:rPr>
            </w:r>
            <w:r w:rsidR="000B17A3">
              <w:rPr>
                <w:noProof/>
                <w:webHidden/>
              </w:rPr>
              <w:fldChar w:fldCharType="separate"/>
            </w:r>
            <w:r w:rsidR="000B17A3">
              <w:rPr>
                <w:noProof/>
                <w:webHidden/>
              </w:rPr>
              <w:t>20</w:t>
            </w:r>
            <w:r w:rsidR="000B17A3">
              <w:rPr>
                <w:noProof/>
                <w:webHidden/>
              </w:rPr>
              <w:fldChar w:fldCharType="end"/>
            </w:r>
          </w:hyperlink>
        </w:p>
        <w:p w14:paraId="38CD27FC" w14:textId="77777777" w:rsidR="000B17A3" w:rsidRDefault="0068398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49" w:history="1">
            <w:r w:rsidR="000B17A3" w:rsidRPr="00DF7624">
              <w:rPr>
                <w:rStyle w:val="Hyperlnk"/>
                <w:noProof/>
              </w:rPr>
              <w:t>5</w:t>
            </w:r>
            <w:r w:rsidR="000B17A3">
              <w:rPr>
                <w:rFonts w:asciiTheme="minorHAnsi" w:eastAsiaTheme="minorEastAsia" w:hAnsiTheme="minorHAnsi" w:cstheme="minorBidi"/>
                <w:noProof/>
                <w:sz w:val="22"/>
                <w:lang w:eastAsia="sv-SE"/>
              </w:rPr>
              <w:tab/>
            </w:r>
            <w:r w:rsidR="000B17A3" w:rsidRPr="00DF7624">
              <w:rPr>
                <w:rStyle w:val="Hyperlnk"/>
                <w:noProof/>
              </w:rPr>
              <w:t>Tjänstedomänens meddelandemodeller</w:t>
            </w:r>
            <w:r w:rsidR="000B17A3">
              <w:rPr>
                <w:noProof/>
                <w:webHidden/>
              </w:rPr>
              <w:tab/>
            </w:r>
            <w:r w:rsidR="000B17A3">
              <w:rPr>
                <w:noProof/>
                <w:webHidden/>
              </w:rPr>
              <w:fldChar w:fldCharType="begin"/>
            </w:r>
            <w:r w:rsidR="000B17A3">
              <w:rPr>
                <w:noProof/>
                <w:webHidden/>
              </w:rPr>
              <w:instrText xml:space="preserve"> PAGEREF _Toc411633249 \h </w:instrText>
            </w:r>
            <w:r w:rsidR="000B17A3">
              <w:rPr>
                <w:noProof/>
                <w:webHidden/>
              </w:rPr>
            </w:r>
            <w:r w:rsidR="000B17A3">
              <w:rPr>
                <w:noProof/>
                <w:webHidden/>
              </w:rPr>
              <w:fldChar w:fldCharType="separate"/>
            </w:r>
            <w:r w:rsidR="000B17A3">
              <w:rPr>
                <w:noProof/>
                <w:webHidden/>
              </w:rPr>
              <w:t>21</w:t>
            </w:r>
            <w:r w:rsidR="000B17A3">
              <w:rPr>
                <w:noProof/>
                <w:webHidden/>
              </w:rPr>
              <w:fldChar w:fldCharType="end"/>
            </w:r>
          </w:hyperlink>
        </w:p>
        <w:p w14:paraId="3183C3E4"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0" w:history="1">
            <w:r w:rsidR="000B17A3" w:rsidRPr="00DF7624">
              <w:rPr>
                <w:rStyle w:val="Hyperlnk"/>
                <w:noProof/>
              </w:rPr>
              <w:t>5.1</w:t>
            </w:r>
            <w:r w:rsidR="000B17A3">
              <w:rPr>
                <w:rFonts w:asciiTheme="minorHAnsi" w:eastAsiaTheme="minorEastAsia" w:hAnsiTheme="minorHAnsi" w:cstheme="minorBidi"/>
                <w:noProof/>
                <w:sz w:val="22"/>
                <w:lang w:eastAsia="sv-SE"/>
              </w:rPr>
              <w:tab/>
            </w:r>
            <w:r w:rsidR="000B17A3" w:rsidRPr="00DF7624">
              <w:rPr>
                <w:rStyle w:val="Hyperlnk"/>
                <w:noProof/>
              </w:rPr>
              <w:t>V-MIM - Observationer</w:t>
            </w:r>
            <w:r w:rsidR="000B17A3">
              <w:rPr>
                <w:noProof/>
                <w:webHidden/>
              </w:rPr>
              <w:tab/>
            </w:r>
            <w:r w:rsidR="000B17A3">
              <w:rPr>
                <w:noProof/>
                <w:webHidden/>
              </w:rPr>
              <w:fldChar w:fldCharType="begin"/>
            </w:r>
            <w:r w:rsidR="000B17A3">
              <w:rPr>
                <w:noProof/>
                <w:webHidden/>
              </w:rPr>
              <w:instrText xml:space="preserve"> PAGEREF _Toc411633250 \h </w:instrText>
            </w:r>
            <w:r w:rsidR="000B17A3">
              <w:rPr>
                <w:noProof/>
                <w:webHidden/>
              </w:rPr>
            </w:r>
            <w:r w:rsidR="000B17A3">
              <w:rPr>
                <w:noProof/>
                <w:webHidden/>
              </w:rPr>
              <w:fldChar w:fldCharType="separate"/>
            </w:r>
            <w:r w:rsidR="000B17A3">
              <w:rPr>
                <w:noProof/>
                <w:webHidden/>
              </w:rPr>
              <w:t>22</w:t>
            </w:r>
            <w:r w:rsidR="000B17A3">
              <w:rPr>
                <w:noProof/>
                <w:webHidden/>
              </w:rPr>
              <w:fldChar w:fldCharType="end"/>
            </w:r>
          </w:hyperlink>
        </w:p>
        <w:p w14:paraId="26FED766"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1" w:history="1">
            <w:r w:rsidR="000B17A3" w:rsidRPr="00DF7624">
              <w:rPr>
                <w:rStyle w:val="Hyperlnk"/>
                <w:noProof/>
              </w:rPr>
              <w:t>5.2</w:t>
            </w:r>
            <w:r w:rsidR="000B17A3">
              <w:rPr>
                <w:rFonts w:asciiTheme="minorHAnsi" w:eastAsiaTheme="minorEastAsia" w:hAnsiTheme="minorHAnsi" w:cstheme="minorBidi"/>
                <w:noProof/>
                <w:sz w:val="22"/>
                <w:lang w:eastAsia="sv-SE"/>
              </w:rPr>
              <w:tab/>
            </w:r>
            <w:r w:rsidR="000B17A3" w:rsidRPr="00DF7624">
              <w:rPr>
                <w:rStyle w:val="Hyperlnk"/>
                <w:noProof/>
              </w:rPr>
              <w:t>Formatregler</w:t>
            </w:r>
            <w:r w:rsidR="000B17A3">
              <w:rPr>
                <w:noProof/>
                <w:webHidden/>
              </w:rPr>
              <w:tab/>
            </w:r>
            <w:r w:rsidR="000B17A3">
              <w:rPr>
                <w:noProof/>
                <w:webHidden/>
              </w:rPr>
              <w:fldChar w:fldCharType="begin"/>
            </w:r>
            <w:r w:rsidR="000B17A3">
              <w:rPr>
                <w:noProof/>
                <w:webHidden/>
              </w:rPr>
              <w:instrText xml:space="preserve"> PAGEREF _Toc411633251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199A282B"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2" w:history="1">
            <w:r w:rsidR="000B17A3" w:rsidRPr="00DF7624">
              <w:rPr>
                <w:rStyle w:val="Hyperlnk"/>
                <w:noProof/>
              </w:rPr>
              <w:t>5.2.1</w:t>
            </w:r>
            <w:r w:rsidR="000B17A3">
              <w:rPr>
                <w:rFonts w:asciiTheme="minorHAnsi" w:eastAsiaTheme="minorEastAsia" w:hAnsiTheme="minorHAnsi" w:cstheme="minorBidi"/>
                <w:noProof/>
                <w:sz w:val="22"/>
                <w:lang w:eastAsia="sv-SE"/>
              </w:rPr>
              <w:tab/>
            </w:r>
            <w:r w:rsidR="000B17A3" w:rsidRPr="00DF7624">
              <w:rPr>
                <w:rStyle w:val="Hyperlnk"/>
                <w:noProof/>
              </w:rPr>
              <w:t>Regel 1 – ReferredInformation.time</w:t>
            </w:r>
            <w:r w:rsidR="000B17A3">
              <w:rPr>
                <w:noProof/>
                <w:webHidden/>
              </w:rPr>
              <w:tab/>
            </w:r>
            <w:r w:rsidR="000B17A3">
              <w:rPr>
                <w:noProof/>
                <w:webHidden/>
              </w:rPr>
              <w:fldChar w:fldCharType="begin"/>
            </w:r>
            <w:r w:rsidR="000B17A3">
              <w:rPr>
                <w:noProof/>
                <w:webHidden/>
              </w:rPr>
              <w:instrText xml:space="preserve"> PAGEREF _Toc411633252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4A03B15E" w14:textId="77777777" w:rsidR="000B17A3" w:rsidRDefault="0068398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53" w:history="1">
            <w:r w:rsidR="000B17A3" w:rsidRPr="00DF7624">
              <w:rPr>
                <w:rStyle w:val="Hyperlnk"/>
                <w:noProof/>
              </w:rPr>
              <w:t>6</w:t>
            </w:r>
            <w:r w:rsidR="000B17A3">
              <w:rPr>
                <w:rFonts w:asciiTheme="minorHAnsi" w:eastAsiaTheme="minorEastAsia" w:hAnsiTheme="minorHAnsi" w:cstheme="minorBidi"/>
                <w:noProof/>
                <w:sz w:val="22"/>
                <w:lang w:eastAsia="sv-SE"/>
              </w:rPr>
              <w:tab/>
            </w:r>
            <w:r w:rsidR="000B17A3" w:rsidRPr="00DF7624">
              <w:rPr>
                <w:rStyle w:val="Hyperlnk"/>
                <w:noProof/>
              </w:rPr>
              <w:t>Tjänstekontrakt</w:t>
            </w:r>
            <w:r w:rsidR="000B17A3">
              <w:rPr>
                <w:noProof/>
                <w:webHidden/>
              </w:rPr>
              <w:tab/>
            </w:r>
            <w:r w:rsidR="000B17A3">
              <w:rPr>
                <w:noProof/>
                <w:webHidden/>
              </w:rPr>
              <w:fldChar w:fldCharType="begin"/>
            </w:r>
            <w:r w:rsidR="000B17A3">
              <w:rPr>
                <w:noProof/>
                <w:webHidden/>
              </w:rPr>
              <w:instrText xml:space="preserve"> PAGEREF _Toc411633253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AB84263" w14:textId="77777777" w:rsidR="000B17A3" w:rsidRDefault="0068398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4" w:history="1">
            <w:r w:rsidR="000B17A3" w:rsidRPr="00DF7624">
              <w:rPr>
                <w:rStyle w:val="Hyperlnk"/>
                <w:noProof/>
              </w:rPr>
              <w:t>6.1</w:t>
            </w:r>
            <w:r w:rsidR="000B17A3">
              <w:rPr>
                <w:rFonts w:asciiTheme="minorHAnsi" w:eastAsiaTheme="minorEastAsia" w:hAnsiTheme="minorHAnsi" w:cstheme="minorBidi"/>
                <w:noProof/>
                <w:sz w:val="22"/>
                <w:lang w:eastAsia="sv-SE"/>
              </w:rPr>
              <w:tab/>
            </w:r>
            <w:r w:rsidR="000B17A3" w:rsidRPr="00DF7624">
              <w:rPr>
                <w:rStyle w:val="Hyperlnk"/>
                <w:noProof/>
              </w:rPr>
              <w:t>GetObservations</w:t>
            </w:r>
            <w:r w:rsidR="000B17A3">
              <w:rPr>
                <w:noProof/>
                <w:webHidden/>
              </w:rPr>
              <w:tab/>
            </w:r>
            <w:r w:rsidR="000B17A3">
              <w:rPr>
                <w:noProof/>
                <w:webHidden/>
              </w:rPr>
              <w:fldChar w:fldCharType="begin"/>
            </w:r>
            <w:r w:rsidR="000B17A3">
              <w:rPr>
                <w:noProof/>
                <w:webHidden/>
              </w:rPr>
              <w:instrText xml:space="preserve"> PAGEREF _Toc411633254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59D77E45"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5" w:history="1">
            <w:r w:rsidR="000B17A3" w:rsidRPr="00DF7624">
              <w:rPr>
                <w:rStyle w:val="Hyperlnk"/>
                <w:noProof/>
              </w:rPr>
              <w:t>6.1.1</w:t>
            </w:r>
            <w:r w:rsidR="000B17A3">
              <w:rPr>
                <w:rFonts w:asciiTheme="minorHAnsi" w:eastAsiaTheme="minorEastAsia" w:hAnsiTheme="minorHAnsi" w:cstheme="minorBidi"/>
                <w:noProof/>
                <w:sz w:val="22"/>
                <w:lang w:eastAsia="sv-SE"/>
              </w:rPr>
              <w:tab/>
            </w:r>
            <w:r w:rsidR="000B17A3" w:rsidRPr="00DF7624">
              <w:rPr>
                <w:rStyle w:val="Hyperlnk"/>
                <w:noProof/>
              </w:rPr>
              <w:t>Version</w:t>
            </w:r>
            <w:r w:rsidR="000B17A3">
              <w:rPr>
                <w:noProof/>
                <w:webHidden/>
              </w:rPr>
              <w:tab/>
            </w:r>
            <w:r w:rsidR="000B17A3">
              <w:rPr>
                <w:noProof/>
                <w:webHidden/>
              </w:rPr>
              <w:fldChar w:fldCharType="begin"/>
            </w:r>
            <w:r w:rsidR="000B17A3">
              <w:rPr>
                <w:noProof/>
                <w:webHidden/>
              </w:rPr>
              <w:instrText xml:space="preserve"> PAGEREF _Toc411633255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3B1400A6"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6" w:history="1">
            <w:r w:rsidR="000B17A3" w:rsidRPr="00DF7624">
              <w:rPr>
                <w:rStyle w:val="Hyperlnk"/>
                <w:noProof/>
              </w:rPr>
              <w:t>6.1.2</w:t>
            </w:r>
            <w:r w:rsidR="000B17A3">
              <w:rPr>
                <w:rFonts w:asciiTheme="minorHAnsi" w:eastAsiaTheme="minorEastAsia" w:hAnsiTheme="minorHAnsi" w:cstheme="minorBidi"/>
                <w:noProof/>
                <w:sz w:val="22"/>
                <w:lang w:eastAsia="sv-SE"/>
              </w:rPr>
              <w:tab/>
            </w:r>
            <w:r w:rsidR="000B17A3" w:rsidRPr="00DF7624">
              <w:rPr>
                <w:rStyle w:val="Hyperlnk"/>
                <w:noProof/>
              </w:rPr>
              <w:t>Fältregler</w:t>
            </w:r>
            <w:r w:rsidR="000B17A3">
              <w:rPr>
                <w:noProof/>
                <w:webHidden/>
              </w:rPr>
              <w:tab/>
            </w:r>
            <w:r w:rsidR="000B17A3">
              <w:rPr>
                <w:noProof/>
                <w:webHidden/>
              </w:rPr>
              <w:fldChar w:fldCharType="begin"/>
            </w:r>
            <w:r w:rsidR="000B17A3">
              <w:rPr>
                <w:noProof/>
                <w:webHidden/>
              </w:rPr>
              <w:instrText xml:space="preserve"> PAGEREF _Toc411633256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969A325"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7" w:history="1">
            <w:r w:rsidR="000B17A3" w:rsidRPr="00DF7624">
              <w:rPr>
                <w:rStyle w:val="Hyperlnk"/>
                <w:noProof/>
              </w:rPr>
              <w:t>6.1.3</w:t>
            </w:r>
            <w:r w:rsidR="000B17A3">
              <w:rPr>
                <w:rFonts w:asciiTheme="minorHAnsi" w:eastAsiaTheme="minorEastAsia" w:hAnsiTheme="minorHAnsi" w:cstheme="minorBidi"/>
                <w:noProof/>
                <w:sz w:val="22"/>
                <w:lang w:eastAsia="sv-SE"/>
              </w:rPr>
              <w:tab/>
            </w:r>
            <w:r w:rsidR="000B17A3" w:rsidRPr="00DF7624">
              <w:rPr>
                <w:rStyle w:val="Hyperlnk"/>
                <w:noProof/>
              </w:rPr>
              <w:t>Övriga regler</w:t>
            </w:r>
            <w:r w:rsidR="000B17A3">
              <w:rPr>
                <w:noProof/>
                <w:webHidden/>
              </w:rPr>
              <w:tab/>
            </w:r>
            <w:r w:rsidR="000B17A3">
              <w:rPr>
                <w:noProof/>
                <w:webHidden/>
              </w:rPr>
              <w:fldChar w:fldCharType="begin"/>
            </w:r>
            <w:r w:rsidR="000B17A3">
              <w:rPr>
                <w:noProof/>
                <w:webHidden/>
              </w:rPr>
              <w:instrText xml:space="preserve"> PAGEREF _Toc411633257 \h </w:instrText>
            </w:r>
            <w:r w:rsidR="000B17A3">
              <w:rPr>
                <w:noProof/>
                <w:webHidden/>
              </w:rPr>
            </w:r>
            <w:r w:rsidR="000B17A3">
              <w:rPr>
                <w:noProof/>
                <w:webHidden/>
              </w:rPr>
              <w:fldChar w:fldCharType="separate"/>
            </w:r>
            <w:r w:rsidR="000B17A3">
              <w:rPr>
                <w:noProof/>
                <w:webHidden/>
              </w:rPr>
              <w:t>49</w:t>
            </w:r>
            <w:r w:rsidR="000B17A3">
              <w:rPr>
                <w:noProof/>
                <w:webHidden/>
              </w:rPr>
              <w:fldChar w:fldCharType="end"/>
            </w:r>
          </w:hyperlink>
        </w:p>
        <w:p w14:paraId="34A476D1" w14:textId="77777777" w:rsidR="000B17A3" w:rsidRDefault="0068398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8" w:history="1">
            <w:r w:rsidR="000B17A3" w:rsidRPr="00DF7624">
              <w:rPr>
                <w:rStyle w:val="Hyperlnk"/>
                <w:noProof/>
              </w:rPr>
              <w:t>6.1.4</w:t>
            </w:r>
            <w:r w:rsidR="000B17A3">
              <w:rPr>
                <w:rFonts w:asciiTheme="minorHAnsi" w:eastAsiaTheme="minorEastAsia" w:hAnsiTheme="minorHAnsi" w:cstheme="minorBidi"/>
                <w:noProof/>
                <w:sz w:val="22"/>
                <w:lang w:eastAsia="sv-SE"/>
              </w:rPr>
              <w:tab/>
            </w:r>
            <w:r w:rsidR="000B17A3" w:rsidRPr="00DF7624">
              <w:rPr>
                <w:rStyle w:val="Hyperlnk"/>
                <w:noProof/>
              </w:rPr>
              <w:t>Annan information om kontraktet</w:t>
            </w:r>
            <w:r w:rsidR="000B17A3">
              <w:rPr>
                <w:noProof/>
                <w:webHidden/>
              </w:rPr>
              <w:tab/>
            </w:r>
            <w:r w:rsidR="000B17A3">
              <w:rPr>
                <w:noProof/>
                <w:webHidden/>
              </w:rPr>
              <w:fldChar w:fldCharType="begin"/>
            </w:r>
            <w:r w:rsidR="000B17A3">
              <w:rPr>
                <w:noProof/>
                <w:webHidden/>
              </w:rPr>
              <w:instrText xml:space="preserve"> PAGEREF _Toc411633258 \h </w:instrText>
            </w:r>
            <w:r w:rsidR="000B17A3">
              <w:rPr>
                <w:noProof/>
                <w:webHidden/>
              </w:rPr>
            </w:r>
            <w:r w:rsidR="000B17A3">
              <w:rPr>
                <w:noProof/>
                <w:webHidden/>
              </w:rPr>
              <w:fldChar w:fldCharType="separate"/>
            </w:r>
            <w:r w:rsidR="000B17A3">
              <w:rPr>
                <w:noProof/>
                <w:webHidden/>
              </w:rPr>
              <w:t>51</w:t>
            </w:r>
            <w:r w:rsidR="000B17A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97B48E8" w:rsidR="000D3E6C" w:rsidRDefault="00043077" w:rsidP="003117E0">
            <w:pPr>
              <w:pStyle w:val="TableText"/>
            </w:pPr>
            <w:r>
              <w:t>2015-02-</w:t>
            </w:r>
            <w:r w:rsidR="003117E0">
              <w:t>25</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fält</w:t>
            </w:r>
            <w:r>
              <w:t xml:space="preserve"> med mera</w:t>
            </w:r>
          </w:p>
          <w:p w14:paraId="6361E733" w14:textId="28618204" w:rsidR="00EB26FE" w:rsidRDefault="00EB26FE">
            <w:pPr>
              <w:pStyle w:val="TableText"/>
              <w:numPr>
                <w:ilvl w:val="0"/>
                <w:numId w:val="40"/>
              </w:numPr>
              <w:tabs>
                <w:tab w:val="right" w:pos="3176"/>
              </w:tabs>
              <w:ind w:left="113" w:hanging="113"/>
              <w:jc w:val="left"/>
            </w:pPr>
            <w:r>
              <w:t xml:space="preserve">Ändrat villkor för tidsbaserade utsökningar. Nu matchas denna parameter endast om </w:t>
            </w:r>
            <w:proofErr w:type="spellStart"/>
            <w:r>
              <w:t>observation.time</w:t>
            </w:r>
            <w:proofErr w:type="spellEnd"/>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 xml:space="preserve">Lagt till </w:t>
            </w:r>
            <w:proofErr w:type="spellStart"/>
            <w:r>
              <w:t>optional</w:t>
            </w:r>
            <w:proofErr w:type="spellEnd"/>
            <w:r>
              <w:t xml:space="preserve"> attribut </w:t>
            </w:r>
            <w:proofErr w:type="spellStart"/>
            <w:r>
              <w:t>observation.status</w:t>
            </w:r>
            <w:proofErr w:type="spellEnd"/>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w:t>
            </w:r>
            <w:proofErr w:type="spellStart"/>
            <w:r>
              <w:t>device</w:t>
            </w:r>
            <w:proofErr w:type="spellEnd"/>
            <w:r>
              <w:t xml:space="preserve"> och </w:t>
            </w:r>
            <w:proofErr w:type="spellStart"/>
            <w:r>
              <w:t>location</w:t>
            </w:r>
            <w:proofErr w:type="spellEnd"/>
            <w:r>
              <w:t xml:space="preserve"> från observation </w:t>
            </w:r>
            <w:proofErr w:type="spellStart"/>
            <w:r>
              <w:t>group</w:t>
            </w:r>
            <w:proofErr w:type="spellEnd"/>
            <w:r>
              <w:t xml:space="preserve">. Dessa </w:t>
            </w:r>
            <w:r w:rsidR="00361574">
              <w:t>är nu typer av</w:t>
            </w:r>
            <w:r>
              <w:t xml:space="preserve"> </w:t>
            </w:r>
            <w:proofErr w:type="spellStart"/>
            <w:r>
              <w:t>additionalParticipant</w:t>
            </w:r>
            <w:proofErr w:type="spellEnd"/>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 xml:space="preserve">Ny del i ANY-datatypen för </w:t>
            </w:r>
            <w:proofErr w:type="spellStart"/>
            <w:r>
              <w:t>observation.value</w:t>
            </w:r>
            <w:proofErr w:type="spellEnd"/>
            <w:r>
              <w:t>.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proofErr w:type="spellStart"/>
            <w:r w:rsidR="000F7C5D">
              <w:t>datatyp</w:t>
            </w:r>
            <w:proofErr w:type="spellEnd"/>
            <w:r w:rsidR="000F7C5D">
              <w:t xml:space="preserve"> på </w:t>
            </w:r>
            <w:proofErr w:type="spellStart"/>
            <w:r w:rsidR="000F7C5D" w:rsidRPr="000F7C5D">
              <w:t>ReferredInformationType</w:t>
            </w:r>
            <w:proofErr w:type="spellEnd"/>
            <w:r w:rsidR="000F7C5D">
              <w:t xml:space="preserve"> till </w:t>
            </w:r>
            <w:proofErr w:type="spellStart"/>
            <w:proofErr w:type="gramStart"/>
            <w:r w:rsidR="000F7C5D">
              <w:t>xs:string</w:t>
            </w:r>
            <w:proofErr w:type="spellEnd"/>
            <w:proofErr w:type="gramEnd"/>
            <w:r w:rsidR="000F7C5D">
              <w:t>.</w:t>
            </w:r>
          </w:p>
          <w:p w14:paraId="2C10F1B3" w14:textId="424EF9E1" w:rsidR="00EB64A0" w:rsidRPr="00043077" w:rsidRDefault="00EB64A0" w:rsidP="000F7C5D">
            <w:pPr>
              <w:pStyle w:val="TableText"/>
              <w:numPr>
                <w:ilvl w:val="0"/>
                <w:numId w:val="40"/>
              </w:numPr>
              <w:tabs>
                <w:tab w:val="right" w:pos="3176"/>
              </w:tabs>
              <w:ind w:left="113" w:hanging="113"/>
              <w:jc w:val="left"/>
            </w:pPr>
            <w:proofErr w:type="spellStart"/>
            <w:r w:rsidRPr="00043077">
              <w:t>observationType.codeSystemVersion</w:t>
            </w:r>
            <w:proofErr w:type="spellEnd"/>
            <w:r w:rsidRPr="00043077">
              <w:t xml:space="preserve">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proofErr w:type="spellStart"/>
            <w:r w:rsidRPr="00043077">
              <w:t>referredInformationType</w:t>
            </w:r>
            <w:proofErr w:type="spellEnd"/>
            <w:r w:rsidRPr="00043077">
              <w:t xml:space="preserv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w:t>
            </w:r>
            <w:proofErr w:type="gramStart"/>
            <w:r w:rsidRPr="00043077">
              <w:t>..</w:t>
            </w:r>
            <w:proofErr w:type="gramEnd"/>
            <w:r w:rsidRPr="00043077">
              <w:t>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Default="00321D0E" w:rsidP="00043077">
            <w:pPr>
              <w:pStyle w:val="TableText"/>
              <w:numPr>
                <w:ilvl w:val="0"/>
                <w:numId w:val="40"/>
              </w:numPr>
              <w:tabs>
                <w:tab w:val="right" w:pos="3176"/>
              </w:tabs>
              <w:ind w:left="113" w:hanging="113"/>
              <w:jc w:val="left"/>
            </w:pPr>
            <w:proofErr w:type="spellStart"/>
            <w:r>
              <w:t>Location</w:t>
            </w:r>
            <w:proofErr w:type="spellEnd"/>
            <w:r>
              <w:t xml:space="preserve"> kan vara </w:t>
            </w:r>
            <w:proofErr w:type="spellStart"/>
            <w:r>
              <w:t>AdditionalParticipant</w:t>
            </w:r>
            <w:proofErr w:type="spellEnd"/>
          </w:p>
          <w:p w14:paraId="4043337F" w14:textId="5F694F50" w:rsidR="002D399A" w:rsidRDefault="00BB0169" w:rsidP="006174CA">
            <w:pPr>
              <w:pStyle w:val="TableText"/>
              <w:numPr>
                <w:ilvl w:val="0"/>
                <w:numId w:val="40"/>
              </w:numPr>
              <w:tabs>
                <w:tab w:val="right" w:pos="3176"/>
              </w:tabs>
              <w:ind w:left="113" w:hanging="113"/>
              <w:jc w:val="left"/>
            </w:pPr>
            <w:r>
              <w:t xml:space="preserve">Attributet </w:t>
            </w:r>
            <w:proofErr w:type="spellStart"/>
            <w:r>
              <w:t>telecom</w:t>
            </w:r>
            <w:proofErr w:type="spellEnd"/>
            <w:r>
              <w:t xml:space="preserve"> har bytt namn </w:t>
            </w:r>
            <w:r>
              <w:lastRenderedPageBreak/>
              <w:t xml:space="preserve">till </w:t>
            </w:r>
            <w:proofErr w:type="spellStart"/>
            <w:r w:rsidRPr="00BB0169">
              <w:t>electronicAddress</w:t>
            </w:r>
            <w:proofErr w:type="spellEnd"/>
            <w:r>
              <w:t xml:space="preserve"> för att överensstämma med NI 2015:1</w:t>
            </w:r>
          </w:p>
          <w:p w14:paraId="5281161D" w14:textId="4212D739" w:rsidR="00A6442A" w:rsidRDefault="00A6442A" w:rsidP="006174CA">
            <w:pPr>
              <w:pStyle w:val="TableText"/>
              <w:numPr>
                <w:ilvl w:val="0"/>
                <w:numId w:val="40"/>
              </w:numPr>
              <w:tabs>
                <w:tab w:val="right" w:pos="3176"/>
              </w:tabs>
              <w:ind w:left="113" w:hanging="113"/>
              <w:jc w:val="left"/>
            </w:pPr>
            <w:r>
              <w:t xml:space="preserve">Tidsattribut på </w:t>
            </w:r>
            <w:proofErr w:type="spellStart"/>
            <w:r>
              <w:t>additionalParticipant</w:t>
            </w:r>
            <w:proofErr w:type="spellEnd"/>
            <w:r>
              <w:t xml:space="preserve"> är nu frivilligt.</w:t>
            </w:r>
          </w:p>
          <w:p w14:paraId="7EAB4EBE" w14:textId="0CF8DBBF" w:rsidR="00A6442A" w:rsidRPr="00043077" w:rsidRDefault="00A6442A" w:rsidP="006174CA">
            <w:pPr>
              <w:pStyle w:val="TableText"/>
              <w:numPr>
                <w:ilvl w:val="0"/>
                <w:numId w:val="40"/>
              </w:numPr>
              <w:tabs>
                <w:tab w:val="right" w:pos="3176"/>
              </w:tabs>
              <w:ind w:left="113" w:hanging="113"/>
              <w:jc w:val="left"/>
            </w:pPr>
            <w:r>
              <w:t>Tidsformatet hanterar nu variabel precision från sekund till att ange endast år.</w:t>
            </w:r>
          </w:p>
          <w:p w14:paraId="17621EB0" w14:textId="3D37F83F" w:rsidR="00EB26FE" w:rsidRDefault="00111851" w:rsidP="00CF3EE5">
            <w:pPr>
              <w:pStyle w:val="TableText"/>
              <w:tabs>
                <w:tab w:val="right" w:pos="3176"/>
              </w:tabs>
              <w:ind w:left="113"/>
              <w:jc w:val="left"/>
            </w:pPr>
            <w:proofErr w:type="gramStart"/>
            <w:r>
              <w:t>-</w:t>
            </w:r>
            <w:proofErr w:type="gramEnd"/>
            <w:r>
              <w:t xml:space="preserve"> </w:t>
            </w:r>
            <w:proofErr w:type="spellStart"/>
            <w:r>
              <w:t>AddressType</w:t>
            </w:r>
            <w:proofErr w:type="spellEnd"/>
            <w:r>
              <w:t xml:space="preserve"> använder nu </w:t>
            </w:r>
            <w:proofErr w:type="spellStart"/>
            <w:r w:rsidRPr="00111851">
              <w:t>PostalAddressUseEnum</w:t>
            </w:r>
            <w:proofErr w:type="spellEnd"/>
            <w:r>
              <w:t xml:space="preserve"> enligt specifikation.</w:t>
            </w:r>
          </w:p>
        </w:tc>
        <w:tc>
          <w:tcPr>
            <w:tcW w:w="1559" w:type="dxa"/>
          </w:tcPr>
          <w:p w14:paraId="55E5D7B8" w14:textId="77777777" w:rsidR="000D3E6C" w:rsidRDefault="00EB26FE" w:rsidP="00C73247">
            <w:pPr>
              <w:pStyle w:val="TableText"/>
            </w:pPr>
            <w:r>
              <w:lastRenderedPageBreak/>
              <w:t>Torbjörn Dahlin</w:t>
            </w:r>
          </w:p>
          <w:p w14:paraId="5BDF4CC6" w14:textId="0BA87DB5" w:rsidR="00EB26FE" w:rsidRDefault="00EB26FE" w:rsidP="00C73247">
            <w:pPr>
              <w:pStyle w:val="TableText"/>
            </w:pPr>
            <w:r>
              <w:t>Erik Niss</w:t>
            </w:r>
            <w:r w:rsidR="00B807DB">
              <w:t>e</w:t>
            </w:r>
            <w:r>
              <w:t>n</w:t>
            </w:r>
          </w:p>
          <w:p w14:paraId="2A400E65" w14:textId="209125F8" w:rsidR="003117E0" w:rsidRDefault="003117E0" w:rsidP="00C73247">
            <w:pPr>
              <w:pStyle w:val="TableText"/>
            </w:pPr>
            <w:r>
              <w:t>Khaled Daham</w:t>
            </w:r>
          </w:p>
        </w:tc>
        <w:tc>
          <w:tcPr>
            <w:tcW w:w="1418" w:type="dxa"/>
          </w:tcPr>
          <w:p w14:paraId="767504F7" w14:textId="77777777" w:rsidR="000D3E6C" w:rsidRPr="000C2908" w:rsidRDefault="000D3E6C" w:rsidP="007C1FB9">
            <w:pPr>
              <w:pStyle w:val="TableText"/>
              <w:rPr>
                <w:rFonts w:ascii="Georgia" w:hAnsi="Georgia"/>
              </w:rPr>
            </w:pPr>
          </w:p>
        </w:tc>
      </w:tr>
      <w:tr w:rsidR="0046271D" w:rsidRPr="000C2908" w14:paraId="62014FBE" w14:textId="77777777" w:rsidTr="00C73247">
        <w:trPr>
          <w:ins w:id="2" w:author="Torbjörn Dahlin" w:date="2015-03-09T07:43:00Z"/>
        </w:trPr>
        <w:tc>
          <w:tcPr>
            <w:tcW w:w="1304" w:type="dxa"/>
          </w:tcPr>
          <w:p w14:paraId="12615CDE" w14:textId="075A93B8" w:rsidR="0046271D" w:rsidRDefault="0046271D" w:rsidP="0046271D">
            <w:pPr>
              <w:pStyle w:val="TableText"/>
              <w:rPr>
                <w:ins w:id="3" w:author="Torbjörn Dahlin" w:date="2015-03-09T07:43:00Z"/>
                <w:rFonts w:ascii="Georgia" w:hAnsi="Georgia"/>
              </w:rPr>
            </w:pPr>
            <w:ins w:id="4" w:author="Torbjörn Dahlin" w:date="2015-03-09T07:44:00Z">
              <w:r>
                <w:rPr>
                  <w:rFonts w:ascii="Georgia" w:hAnsi="Georgia"/>
                </w:rPr>
                <w:lastRenderedPageBreak/>
                <w:t>1.0_RC6</w:t>
              </w:r>
            </w:ins>
          </w:p>
        </w:tc>
        <w:tc>
          <w:tcPr>
            <w:tcW w:w="992" w:type="dxa"/>
            <w:shd w:val="clear" w:color="auto" w:fill="auto"/>
          </w:tcPr>
          <w:p w14:paraId="3C345B48" w14:textId="77777777" w:rsidR="0046271D" w:rsidRPr="00992906" w:rsidRDefault="0046271D" w:rsidP="007C1FB9">
            <w:pPr>
              <w:pStyle w:val="TableText"/>
              <w:rPr>
                <w:ins w:id="5" w:author="Torbjörn Dahlin" w:date="2015-03-09T07:43:00Z"/>
                <w:rFonts w:ascii="Georgia" w:hAnsi="Georgia"/>
              </w:rPr>
            </w:pPr>
          </w:p>
        </w:tc>
        <w:tc>
          <w:tcPr>
            <w:tcW w:w="1560" w:type="dxa"/>
          </w:tcPr>
          <w:p w14:paraId="3F9EC08F" w14:textId="38E1A920" w:rsidR="0046271D" w:rsidRDefault="0046271D" w:rsidP="003117E0">
            <w:pPr>
              <w:pStyle w:val="TableText"/>
              <w:rPr>
                <w:ins w:id="6" w:author="Torbjörn Dahlin" w:date="2015-03-09T07:43:00Z"/>
              </w:rPr>
            </w:pPr>
            <w:ins w:id="7" w:author="Torbjörn Dahlin" w:date="2015-03-09T07:44:00Z">
              <w:r>
                <w:t>2015-03-09</w:t>
              </w:r>
            </w:ins>
          </w:p>
        </w:tc>
        <w:tc>
          <w:tcPr>
            <w:tcW w:w="3260" w:type="dxa"/>
          </w:tcPr>
          <w:p w14:paraId="0AEEFF29" w14:textId="77777777" w:rsidR="0046271D" w:rsidRDefault="0046271D" w:rsidP="000D3E6C">
            <w:pPr>
              <w:pStyle w:val="TableText"/>
              <w:numPr>
                <w:ilvl w:val="0"/>
                <w:numId w:val="40"/>
              </w:numPr>
              <w:tabs>
                <w:tab w:val="right" w:pos="3176"/>
              </w:tabs>
              <w:ind w:left="113" w:hanging="113"/>
              <w:jc w:val="left"/>
              <w:rPr>
                <w:ins w:id="8" w:author="Torbjörn Dahlin" w:date="2015-03-09T07:44:00Z"/>
              </w:rPr>
            </w:pPr>
            <w:ins w:id="9" w:author="Torbjörn Dahlin" w:date="2015-03-09T07:44:00Z">
              <w:r>
                <w:t>Justeringar i inledande texter</w:t>
              </w:r>
            </w:ins>
          </w:p>
          <w:p w14:paraId="08879F2F" w14:textId="77777777" w:rsidR="0046271D" w:rsidRDefault="0046271D" w:rsidP="000D3E6C">
            <w:pPr>
              <w:pStyle w:val="TableText"/>
              <w:numPr>
                <w:ilvl w:val="0"/>
                <w:numId w:val="40"/>
              </w:numPr>
              <w:tabs>
                <w:tab w:val="right" w:pos="3176"/>
              </w:tabs>
              <w:ind w:left="113" w:hanging="113"/>
              <w:jc w:val="left"/>
              <w:rPr>
                <w:ins w:id="10" w:author="Torbjörn Dahlin" w:date="2015-03-09T07:44:00Z"/>
              </w:rPr>
            </w:pPr>
            <w:ins w:id="11" w:author="Torbjörn Dahlin" w:date="2015-03-09T07:44:00Z">
              <w:r>
                <w:t>Id i relationer är unika inom vårdgivare, inte inom system</w:t>
              </w:r>
            </w:ins>
          </w:p>
          <w:p w14:paraId="484DFAE7" w14:textId="53C28B7F" w:rsidR="0046271D" w:rsidRDefault="0046271D" w:rsidP="000D3E6C">
            <w:pPr>
              <w:pStyle w:val="TableText"/>
              <w:numPr>
                <w:ilvl w:val="0"/>
                <w:numId w:val="40"/>
              </w:numPr>
              <w:tabs>
                <w:tab w:val="right" w:pos="3176"/>
              </w:tabs>
              <w:ind w:left="113" w:hanging="113"/>
              <w:jc w:val="left"/>
              <w:rPr>
                <w:ins w:id="12" w:author="Torbjörn Dahlin" w:date="2015-03-09T07:43:00Z"/>
              </w:rPr>
            </w:pPr>
            <w:ins w:id="13" w:author="Torbjörn Dahlin" w:date="2015-03-09T07:45:00Z">
              <w:r>
                <w:t>Beskrivning av behovet av interaktionsöverenskommelser och tillämpningsanvisningar</w:t>
              </w:r>
            </w:ins>
          </w:p>
        </w:tc>
        <w:tc>
          <w:tcPr>
            <w:tcW w:w="1559" w:type="dxa"/>
          </w:tcPr>
          <w:p w14:paraId="66C20261" w14:textId="3BE222D9" w:rsidR="0046271D" w:rsidRDefault="0046271D" w:rsidP="00C73247">
            <w:pPr>
              <w:pStyle w:val="TableText"/>
              <w:rPr>
                <w:ins w:id="14" w:author="Torbjörn Dahlin" w:date="2015-03-09T07:44:00Z"/>
              </w:rPr>
            </w:pPr>
            <w:ins w:id="15" w:author="Torbjörn Dahlin" w:date="2015-03-09T07:44:00Z">
              <w:r>
                <w:t>Johan Eltes</w:t>
              </w:r>
            </w:ins>
          </w:p>
          <w:p w14:paraId="729F384C" w14:textId="6D5FAFFA" w:rsidR="0046271D" w:rsidRDefault="0046271D" w:rsidP="00C73247">
            <w:pPr>
              <w:pStyle w:val="TableText"/>
              <w:rPr>
                <w:ins w:id="16" w:author="Torbjörn Dahlin" w:date="2015-03-09T07:43:00Z"/>
              </w:rPr>
            </w:pPr>
            <w:ins w:id="17" w:author="Torbjörn Dahlin" w:date="2015-03-09T07:44:00Z">
              <w:r>
                <w:t>Torbjörn Dahlin</w:t>
              </w:r>
            </w:ins>
          </w:p>
        </w:tc>
        <w:tc>
          <w:tcPr>
            <w:tcW w:w="1418" w:type="dxa"/>
          </w:tcPr>
          <w:p w14:paraId="613FA748" w14:textId="77777777" w:rsidR="0046271D" w:rsidRPr="000C2908" w:rsidRDefault="0046271D" w:rsidP="007C1FB9">
            <w:pPr>
              <w:pStyle w:val="TableText"/>
              <w:rPr>
                <w:ins w:id="18" w:author="Torbjörn Dahlin" w:date="2015-03-09T07:43:00Z"/>
                <w:rFonts w:ascii="Georgia" w:hAnsi="Georgia"/>
              </w:rPr>
            </w:pPr>
          </w:p>
        </w:tc>
      </w:tr>
    </w:tbl>
    <w:p w14:paraId="073E0FED" w14:textId="55F28419"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 xml:space="preserve">RIVTA </w:t>
            </w:r>
            <w:proofErr w:type="spellStart"/>
            <w:r w:rsidRPr="00C6110A">
              <w:rPr>
                <w:rFonts w:ascii="Georgia" w:hAnsi="Georgia"/>
                <w:lang w:val="en-US"/>
              </w:rPr>
              <w:t>flera</w:t>
            </w:r>
            <w:proofErr w:type="spellEnd"/>
            <w:r w:rsidRPr="00C6110A">
              <w:rPr>
                <w:rFonts w:ascii="Georgia" w:hAnsi="Georgia"/>
                <w:lang w:val="en-US"/>
              </w:rPr>
              <w:t xml:space="preserve"> </w:t>
            </w:r>
            <w:proofErr w:type="spellStart"/>
            <w:r w:rsidRPr="00C6110A">
              <w:rPr>
                <w:rFonts w:ascii="Georgia" w:hAnsi="Georgia"/>
                <w:lang w:val="en-US"/>
              </w:rPr>
              <w:t>dokument</w:t>
            </w:r>
            <w:proofErr w:type="spellEnd"/>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 xml:space="preserve">Finns </w:t>
            </w:r>
            <w:proofErr w:type="spellStart"/>
            <w:r w:rsidRPr="003910DE">
              <w:rPr>
                <w:rFonts w:ascii="Georgia" w:hAnsi="Georgia"/>
                <w:lang w:val="en-US"/>
              </w:rPr>
              <w:t>på</w:t>
            </w:r>
            <w:proofErr w:type="spellEnd"/>
            <w:r w:rsidRPr="003910DE">
              <w:rPr>
                <w:rFonts w:ascii="Georgia" w:hAnsi="Georgia"/>
                <w:lang w:val="en-US"/>
              </w:rPr>
              <w:t xml:space="preserve"> </w:t>
            </w:r>
            <w:proofErr w:type="spellStart"/>
            <w:r w:rsidRPr="003910DE">
              <w:rPr>
                <w:rFonts w:ascii="Georgia" w:hAnsi="Georgia"/>
                <w:lang w:val="en-US"/>
              </w:rPr>
              <w:t>webben</w:t>
            </w:r>
            <w:proofErr w:type="spellEnd"/>
          </w:p>
        </w:tc>
        <w:tc>
          <w:tcPr>
            <w:tcW w:w="3765" w:type="dxa"/>
          </w:tcPr>
          <w:p w14:paraId="162F4979" w14:textId="2F225EB4" w:rsidR="00C6110A" w:rsidRPr="00C6110A" w:rsidRDefault="00683986" w:rsidP="00C6110A">
            <w:pPr>
              <w:pStyle w:val="TableText"/>
              <w:jc w:val="left"/>
              <w:rPr>
                <w:rFonts w:ascii="Georgia" w:hAnsi="Georgia"/>
                <w:lang w:val="en-US"/>
              </w:rPr>
            </w:pPr>
            <w:hyperlink r:id="rId9" w:history="1">
              <w:r w:rsidR="00000E6B"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proofErr w:type="spellStart"/>
            <w:r w:rsidRPr="003910DE">
              <w:rPr>
                <w:rFonts w:ascii="Georgia" w:hAnsi="Georgia"/>
                <w:lang w:val="en-US"/>
              </w:rPr>
              <w:t>Obligatoriskt</w:t>
            </w:r>
            <w:proofErr w:type="spellEnd"/>
          </w:p>
        </w:tc>
        <w:tc>
          <w:tcPr>
            <w:tcW w:w="3765" w:type="dxa"/>
          </w:tcPr>
          <w:p w14:paraId="19EED1F6" w14:textId="491F1C73" w:rsidR="00534FBE" w:rsidRPr="003910DE" w:rsidRDefault="00534FBE" w:rsidP="00202B3B">
            <w:pPr>
              <w:pStyle w:val="TableText"/>
              <w:ind w:left="0"/>
              <w:jc w:val="left"/>
              <w:rPr>
                <w:rFonts w:ascii="Georgia" w:hAnsi="Georgia"/>
                <w:lang w:val="en-US"/>
              </w:rPr>
            </w:pPr>
            <w:proofErr w:type="spellStart"/>
            <w:r w:rsidRPr="003910DE">
              <w:rPr>
                <w:rFonts w:ascii="Georgia" w:hAnsi="Georgia"/>
                <w:lang w:val="en-US"/>
              </w:rPr>
              <w:t>bilaga</w:t>
            </w:r>
            <w:proofErr w:type="spellEnd"/>
            <w:r w:rsidRPr="003910DE">
              <w:rPr>
                <w:rFonts w:ascii="Georgia" w:hAnsi="Georgia"/>
                <w:lang w:val="en-US"/>
              </w:rPr>
              <w:t xml:space="preserve"> </w:t>
            </w:r>
          </w:p>
        </w:tc>
      </w:tr>
      <w:tr w:rsidR="00534FBE" w:rsidRPr="00683986"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 xml:space="preserve">RIV </w:t>
            </w:r>
            <w:proofErr w:type="spellStart"/>
            <w:r w:rsidRPr="00C6110A">
              <w:rPr>
                <w:rFonts w:ascii="Georgia" w:hAnsi="Georgia"/>
                <w:lang w:val="en-US"/>
              </w:rPr>
              <w:t>Tekniska</w:t>
            </w:r>
            <w:proofErr w:type="spellEnd"/>
            <w:r w:rsidRPr="00C6110A">
              <w:rPr>
                <w:rFonts w:ascii="Georgia" w:hAnsi="Georgia"/>
                <w:lang w:val="en-US"/>
              </w:rPr>
              <w:t xml:space="preserve"> </w:t>
            </w:r>
            <w:proofErr w:type="spellStart"/>
            <w:r w:rsidRPr="00C6110A">
              <w:rPr>
                <w:rFonts w:ascii="Georgia" w:hAnsi="Georgia"/>
                <w:lang w:val="en-US"/>
              </w:rPr>
              <w:t>Anvisningar</w:t>
            </w:r>
            <w:proofErr w:type="spellEnd"/>
            <w:r w:rsidRPr="00C6110A">
              <w:rPr>
                <w:rFonts w:ascii="Georgia" w:hAnsi="Georgia"/>
                <w:lang w:val="en-US"/>
              </w:rPr>
              <w:t xml:space="preserve"> </w:t>
            </w:r>
            <w:proofErr w:type="spellStart"/>
            <w:r w:rsidRPr="00C6110A">
              <w:rPr>
                <w:rFonts w:ascii="Georgia" w:hAnsi="Georgia"/>
                <w:lang w:val="en-US"/>
              </w:rPr>
              <w:t>Översikt</w:t>
            </w:r>
            <w:proofErr w:type="spellEnd"/>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 xml:space="preserve">Finns </w:t>
            </w:r>
            <w:proofErr w:type="spellStart"/>
            <w:r w:rsidRPr="003910DE">
              <w:rPr>
                <w:rFonts w:ascii="Georgia" w:hAnsi="Georgia"/>
                <w:lang w:val="en-US"/>
              </w:rPr>
              <w:t>på</w:t>
            </w:r>
            <w:proofErr w:type="spellEnd"/>
            <w:r w:rsidRPr="003910DE">
              <w:rPr>
                <w:rFonts w:ascii="Georgia" w:hAnsi="Georgia"/>
                <w:lang w:val="en-US"/>
              </w:rPr>
              <w:t xml:space="preserve"> </w:t>
            </w:r>
            <w:proofErr w:type="spellStart"/>
            <w:r w:rsidRPr="003910DE">
              <w:rPr>
                <w:rFonts w:ascii="Georgia" w:hAnsi="Georgia"/>
                <w:lang w:val="en-US"/>
              </w:rPr>
              <w:t>Webben</w:t>
            </w:r>
            <w:proofErr w:type="spellEnd"/>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556286"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6174CA" w:rsidRDefault="00C6110A" w:rsidP="00202B3B">
            <w:pPr>
              <w:pStyle w:val="TableText"/>
              <w:jc w:val="left"/>
              <w:rPr>
                <w:rFonts w:ascii="Georgia" w:hAnsi="Georgia"/>
              </w:rPr>
            </w:pPr>
            <w:r w:rsidRPr="006174CA">
              <w:rPr>
                <w:rFonts w:ascii="Georgia" w:hAnsi="Georgia"/>
              </w:rPr>
              <w:t>Standardmåttenheter för att använda som enhet för mätvärden</w:t>
            </w:r>
          </w:p>
        </w:tc>
        <w:tc>
          <w:tcPr>
            <w:tcW w:w="3765" w:type="dxa"/>
          </w:tcPr>
          <w:p w14:paraId="2E53152C" w14:textId="4DC9F8A9" w:rsidR="00000E6B" w:rsidRPr="00556286" w:rsidRDefault="00C6110A" w:rsidP="00556286">
            <w:pPr>
              <w:pStyle w:val="TableText"/>
              <w:ind w:left="0"/>
              <w:jc w:val="left"/>
              <w:rPr>
                <w:rFonts w:ascii="Georgia" w:hAnsi="Georgia"/>
              </w:rPr>
            </w:pPr>
            <w:r w:rsidRPr="00556286">
              <w:rPr>
                <w:rFonts w:ascii="Georgia" w:hAnsi="Georgia"/>
              </w:rPr>
              <w:t>http://unitsofmeasure.org/</w:t>
            </w:r>
            <w:r w:rsidR="00556286" w:rsidRPr="00556286">
              <w:rPr>
                <w:rFonts w:ascii="Georgia" w:hAnsi="Georgia"/>
              </w:rPr>
              <w:br/>
              <w:t xml:space="preserve">Version </w:t>
            </w:r>
            <w:r w:rsidR="00556286" w:rsidRPr="00556286">
              <w:rPr>
                <w:rFonts w:ascii="Verdana" w:hAnsi="Verdana"/>
                <w:color w:val="000000"/>
              </w:rPr>
              <w:t>1.9 (2013-10-22) eller senare.</w:t>
            </w:r>
          </w:p>
        </w:tc>
      </w:tr>
    </w:tbl>
    <w:p w14:paraId="7676F572" w14:textId="77777777" w:rsidR="007C1FB9" w:rsidRPr="00556286"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w:t>
            </w:r>
            <w:r>
              <w:rPr>
                <w:rFonts w:ascii="Georgia" w:hAnsi="Georgia"/>
              </w:rPr>
              <w:lastRenderedPageBreak/>
              <w:t xml:space="preserve">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lastRenderedPageBreak/>
              <w:t>Se referens [R3]</w:t>
            </w:r>
          </w:p>
        </w:tc>
      </w:tr>
    </w:tbl>
    <w:p w14:paraId="0453C321" w14:textId="77777777" w:rsidR="0039481C" w:rsidRPr="00340B65" w:rsidRDefault="0039481C" w:rsidP="0039481C">
      <w:pPr>
        <w:rPr>
          <w:b/>
        </w:rPr>
      </w:pPr>
    </w:p>
    <w:p w14:paraId="594512BB" w14:textId="2FCAD11F" w:rsidR="00A6442A" w:rsidRDefault="00A6442A">
      <w:pPr>
        <w:spacing w:line="240" w:lineRule="auto"/>
      </w:pPr>
      <w:bookmarkStart w:id="19" w:name="_Toc357754843"/>
      <w:bookmarkStart w:id="20" w:name="_Toc243452541"/>
      <w:r>
        <w:br w:type="page"/>
      </w:r>
    </w:p>
    <w:p w14:paraId="12C56A15" w14:textId="77777777" w:rsidR="00D72C00" w:rsidRDefault="00D72C00">
      <w:pPr>
        <w:spacing w:line="240" w:lineRule="auto"/>
        <w:rPr>
          <w:rFonts w:eastAsia="Times New Roman"/>
          <w:bCs/>
          <w:sz w:val="30"/>
          <w:szCs w:val="28"/>
        </w:rPr>
      </w:pPr>
    </w:p>
    <w:p w14:paraId="3B67BAEE" w14:textId="662FF7DF" w:rsidR="0039481C" w:rsidRDefault="0039481C" w:rsidP="0039481C">
      <w:pPr>
        <w:pStyle w:val="Rubrik1"/>
      </w:pPr>
      <w:bookmarkStart w:id="21" w:name="_Toc411633220"/>
      <w:r>
        <w:t>Inledning</w:t>
      </w:r>
      <w:bookmarkEnd w:id="19"/>
      <w:bookmarkEnd w:id="20"/>
      <w:bookmarkEnd w:id="2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79741063"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0B17A3" w:rsidRPr="002D39D1">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0B17A3" w:rsidRPr="002D39D1">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0B17A3" w:rsidRPr="002D39D1">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0F0C1ED5"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22" w:name="_Toc411633221"/>
      <w:bookmarkStart w:id="23" w:name="_Toc269040962"/>
      <w:r>
        <w:t>Svenskt namn</w:t>
      </w:r>
      <w:bookmarkEnd w:id="22"/>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B17A3">
        <w:rPr>
          <w:color w:val="76923C" w:themeColor="accent3" w:themeShade="BF"/>
        </w:rPr>
        <w:t xml:space="preserve">Vård- och omsorg </w:t>
      </w:r>
      <w:proofErr w:type="spellStart"/>
      <w:proofErr w:type="gramStart"/>
      <w:r w:rsidR="000B17A3">
        <w:rPr>
          <w:color w:val="76923C" w:themeColor="accent3" w:themeShade="BF"/>
        </w:rPr>
        <w:t>kärnprocess:hantera</w:t>
      </w:r>
      <w:proofErr w:type="spellEnd"/>
      <w:proofErr w:type="gramEnd"/>
      <w:r w:rsidR="000B17A3">
        <w:rPr>
          <w:color w:val="76923C" w:themeColor="accent3" w:themeShade="BF"/>
        </w:rPr>
        <w:t xml:space="preserve"> hälsorelaterade </w:t>
      </w:r>
      <w:proofErr w:type="spellStart"/>
      <w:r w:rsidR="000B17A3">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B17A3">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23"/>
    <w:p w14:paraId="379952D3" w14:textId="77777777" w:rsidR="005F3FF0" w:rsidRDefault="005F3FF0" w:rsidP="005F3FF0"/>
    <w:p w14:paraId="100B360E" w14:textId="77777777" w:rsidR="005F3FF0" w:rsidRDefault="005F3FF0" w:rsidP="005F3FF0">
      <w:pPr>
        <w:pStyle w:val="Rubrik2"/>
      </w:pPr>
      <w:bookmarkStart w:id="24" w:name="_Toc398042046"/>
      <w:bookmarkStart w:id="25" w:name="_Toc411633222"/>
      <w:r>
        <w:t>WEB beskrivning</w:t>
      </w:r>
      <w:bookmarkEnd w:id="24"/>
      <w:bookmarkEnd w:id="25"/>
    </w:p>
    <w:p w14:paraId="473709EA" w14:textId="24E5C279" w:rsidR="001D3344" w:rsidRDefault="001D3344" w:rsidP="001D3344">
      <w:r>
        <w:t xml:space="preserve">Syftet med denna domän är att </w:t>
      </w:r>
      <w:r w:rsidR="00387EAD">
        <w:t>tillgängliggöra journalförd strukturerad</w:t>
      </w:r>
      <w:r>
        <w:t xml:space="preserve"> </w:t>
      </w:r>
      <w:r w:rsidR="00387EAD">
        <w:t xml:space="preserve">information </w:t>
      </w:r>
      <w:r>
        <w:t xml:space="preserve">om </w:t>
      </w:r>
      <w:r w:rsidR="00DD1A6E">
        <w:t>observationer</w:t>
      </w:r>
      <w:r>
        <w:t xml:space="preserve"> och </w:t>
      </w:r>
      <w:r w:rsidR="00DD1A6E">
        <w:t xml:space="preserve">mätvärden </w:t>
      </w:r>
      <w:r w:rsidR="002E6E06">
        <w:t>från</w:t>
      </w:r>
      <w:r>
        <w:t xml:space="preserve"> </w:t>
      </w:r>
      <w:r w:rsidR="008B3F63">
        <w:t xml:space="preserve">vårdverksamheter </w:t>
      </w:r>
      <w:r w:rsidR="00387EAD">
        <w:t>för återanvändning i olika syften</w:t>
      </w:r>
      <w:r>
        <w:t xml:space="preserve">.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035D33C0" w:rsidR="00992906" w:rsidRPr="00992906" w:rsidRDefault="00DD1A6E" w:rsidP="00992906">
      <w:r>
        <w:t>Tjänstedomänen</w:t>
      </w:r>
      <w:r w:rsidR="001D3344">
        <w:t xml:space="preserve"> ställer krav på att informationen är strukturerad och kodad. Denna domän</w:t>
      </w:r>
      <w:r w:rsidR="00824BCA">
        <w:t xml:space="preserve"> ska </w:t>
      </w:r>
      <w:r w:rsidR="001D3344">
        <w:t xml:space="preserve">tillgodose </w:t>
      </w:r>
      <w:r w:rsidR="00824BCA">
        <w:t xml:space="preserve">behov av återanvändning av strukturerad observationsinformation som finns </w:t>
      </w:r>
      <w:r w:rsidR="001D3344">
        <w:t>hos exempelvis kvalitetsregister</w:t>
      </w:r>
      <w:r w:rsidR="00824BCA">
        <w:t xml:space="preserve">, </w:t>
      </w:r>
      <w:r w:rsidR="001D3344">
        <w:t>uppföljningssystem</w:t>
      </w:r>
      <w:r w:rsidR="00824BCA">
        <w:t>, system för den enskildes direktåtkomst, system för utlämnande, system för professionens åtkomst till sammanhållen journalföring och centrala system för rapportering till olika former av myndighetsregister.</w:t>
      </w:r>
      <w:bookmarkStart w:id="26" w:name="_Toc198086678"/>
      <w:bookmarkStart w:id="27" w:name="_Toc224960918"/>
      <w:bookmarkStart w:id="28" w:name="_Toc357754844"/>
      <w:bookmarkStart w:id="29" w:name="_Toc243452542"/>
      <w:bookmarkStart w:id="30" w:name="_Toc163300578"/>
      <w:bookmarkStart w:id="31" w:name="_Toc163300880"/>
      <w:bookmarkStart w:id="32" w:name="_Toc198366954"/>
      <w:r w:rsidR="00992906">
        <w:br w:type="page"/>
      </w:r>
    </w:p>
    <w:p w14:paraId="6A4B8311" w14:textId="50ED723C" w:rsidR="0039481C" w:rsidRDefault="0039481C" w:rsidP="0039481C">
      <w:pPr>
        <w:pStyle w:val="Rubrik1"/>
      </w:pPr>
      <w:bookmarkStart w:id="33" w:name="_Toc411633223"/>
      <w:r>
        <w:lastRenderedPageBreak/>
        <w:t>Versionsinformation</w:t>
      </w:r>
      <w:bookmarkEnd w:id="26"/>
      <w:bookmarkEnd w:id="27"/>
      <w:bookmarkEnd w:id="28"/>
      <w:bookmarkEnd w:id="29"/>
      <w:bookmarkEnd w:id="33"/>
    </w:p>
    <w:p w14:paraId="2F36E12C" w14:textId="000EBA68"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34" w:name="_Toc357754845"/>
      <w:bookmarkStart w:id="35" w:name="_Toc243452543"/>
      <w:bookmarkStart w:id="36" w:name="_Toc411633224"/>
      <w:bookmarkStart w:id="37" w:name="_Toc163300882"/>
      <w:r w:rsidRPr="00526B30">
        <w:rPr>
          <w:lang w:val="en-US"/>
        </w:rPr>
        <w:t xml:space="preserve">Version </w:t>
      </w:r>
      <w:bookmarkEnd w:id="34"/>
      <w:bookmarkEnd w:id="35"/>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B17A3">
        <w:rPr>
          <w:color w:val="008000"/>
          <w:lang w:val="en-US"/>
        </w:rPr>
        <w:t>1.0</w:t>
      </w:r>
      <w:bookmarkEnd w:id="36"/>
      <w:r w:rsidR="00E57C71">
        <w:rPr>
          <w:color w:val="008000"/>
        </w:rPr>
        <w:fldChar w:fldCharType="end"/>
      </w:r>
    </w:p>
    <w:p w14:paraId="2619F25A" w14:textId="77777777" w:rsidR="0039481C" w:rsidRDefault="0039481C" w:rsidP="0039481C">
      <w:pPr>
        <w:pStyle w:val="Rubrik3"/>
      </w:pPr>
      <w:bookmarkStart w:id="38" w:name="_Toc243452544"/>
      <w:bookmarkStart w:id="39" w:name="_Toc411633225"/>
      <w:r>
        <w:t>Oförändrade tjänstekontrakt</w:t>
      </w:r>
      <w:bookmarkEnd w:id="38"/>
      <w:bookmarkEnd w:id="39"/>
    </w:p>
    <w:p w14:paraId="51263932" w14:textId="77777777" w:rsidR="005F3FF0" w:rsidRPr="005F3FF0" w:rsidRDefault="005F3FF0" w:rsidP="005F3FF0"/>
    <w:p w14:paraId="00D1F070" w14:textId="77777777" w:rsidR="0039481C" w:rsidRDefault="0039481C" w:rsidP="0039481C">
      <w:pPr>
        <w:pStyle w:val="Rubrik3"/>
      </w:pPr>
      <w:bookmarkStart w:id="40" w:name="_Toc243452545"/>
      <w:bookmarkStart w:id="41" w:name="_Toc411633226"/>
      <w:r>
        <w:t>Nya tjänstekontrakt</w:t>
      </w:r>
      <w:bookmarkEnd w:id="40"/>
      <w:bookmarkEnd w:id="41"/>
    </w:p>
    <w:p w14:paraId="1101B2AF" w14:textId="77777777" w:rsidR="0039481C" w:rsidRPr="007E3F3B" w:rsidRDefault="0039481C" w:rsidP="0039481C">
      <w:pPr>
        <w:rPr>
          <w:i/>
        </w:rPr>
      </w:pPr>
      <w:r w:rsidRPr="007E3F3B">
        <w:rPr>
          <w:i/>
        </w:rPr>
        <w:t>Följande nya tjänstekontrakt finns från och med denna version:</w:t>
      </w:r>
    </w:p>
    <w:p w14:paraId="079DC266" w14:textId="0AC79058" w:rsidR="005F3FF0" w:rsidRDefault="005F3FF0" w:rsidP="005F3FF0">
      <w:pPr>
        <w:numPr>
          <w:ilvl w:val="0"/>
          <w:numId w:val="27"/>
        </w:numPr>
      </w:pPr>
      <w:proofErr w:type="spellStart"/>
      <w:r w:rsidRPr="0007501F">
        <w:t>GetObservation</w:t>
      </w:r>
      <w:r w:rsidR="00147133">
        <w:t>s</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42" w:name="_Toc243452546"/>
      <w:bookmarkStart w:id="43" w:name="_Toc411633227"/>
      <w:r>
        <w:t>Förändrade tjänstekontrakt</w:t>
      </w:r>
      <w:bookmarkEnd w:id="42"/>
      <w:bookmarkEnd w:id="43"/>
    </w:p>
    <w:p w14:paraId="6D97361C" w14:textId="76CCB711" w:rsidR="00992906" w:rsidRDefault="00992906" w:rsidP="00992906">
      <w:bookmarkStart w:id="44"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45" w:name="_Toc411633228"/>
      <w:r>
        <w:t>Utgångna tjänstekontrakt</w:t>
      </w:r>
      <w:bookmarkEnd w:id="44"/>
      <w:bookmarkEnd w:id="45"/>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46" w:name="_Toc357754846"/>
      <w:bookmarkStart w:id="47" w:name="_Toc243452548"/>
      <w:bookmarkStart w:id="48" w:name="_Toc411633229"/>
      <w:r w:rsidRPr="0028759B">
        <w:t>Version tidigare</w:t>
      </w:r>
      <w:bookmarkEnd w:id="46"/>
      <w:bookmarkEnd w:id="47"/>
      <w:bookmarkEnd w:id="48"/>
    </w:p>
    <w:p w14:paraId="2FEA36CC" w14:textId="357D3BA2" w:rsidR="005464FE" w:rsidRDefault="005464FE" w:rsidP="005464FE">
      <w:bookmarkStart w:id="49"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50" w:name="_Toc411633230"/>
      <w:commentRangeStart w:id="51"/>
      <w:commentRangeStart w:id="52"/>
      <w:r>
        <w:lastRenderedPageBreak/>
        <w:t>Tjänstedomänens arkitektur</w:t>
      </w:r>
      <w:bookmarkEnd w:id="49"/>
      <w:bookmarkEnd w:id="50"/>
      <w:commentRangeEnd w:id="51"/>
      <w:r w:rsidR="00FD2055">
        <w:rPr>
          <w:rStyle w:val="Kommentarsreferens"/>
          <w:rFonts w:eastAsia="Calibri"/>
          <w:bCs w:val="0"/>
        </w:rPr>
        <w:commentReference w:id="51"/>
      </w:r>
      <w:commentRangeEnd w:id="52"/>
      <w:r w:rsidR="0046271D">
        <w:rPr>
          <w:rStyle w:val="Kommentarsreferens"/>
          <w:rFonts w:eastAsia="Calibri"/>
          <w:bCs w:val="0"/>
        </w:rPr>
        <w:commentReference w:id="52"/>
      </w:r>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74BE3C7F"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00084BED">
        <w:t xml:space="preserve">är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r w:rsidR="00084BED">
        <w:t xml:space="preserve"> </w:t>
      </w:r>
      <w:r w:rsidR="008234B1">
        <w:t>Som en följd av detta</w:t>
      </w:r>
      <w:r w:rsidR="00084BED">
        <w:t xml:space="preserve"> kravställer tjänstedomänen uppdatering av engagemangsindex.</w:t>
      </w:r>
    </w:p>
    <w:p w14:paraId="5E86CC21" w14:textId="77777777" w:rsidR="005464FE" w:rsidRDefault="005464FE" w:rsidP="005464FE"/>
    <w:p w14:paraId="7451FBE8" w14:textId="4123D743"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r w:rsidR="00997547">
        <w:t xml:space="preserve">, i syfte att söka fram information om just den händelse som orsakade </w:t>
      </w:r>
      <w:proofErr w:type="gramStart"/>
      <w:r w:rsidR="00997547">
        <w:t>notifieringen</w:t>
      </w:r>
      <w:proofErr w:type="gramEnd"/>
      <w:r w:rsidR="00997547">
        <w:t>.</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53" w:name="_Toc398042055"/>
      <w:bookmarkStart w:id="54" w:name="_Toc411633231"/>
      <w:r>
        <w:t>Flöden</w:t>
      </w:r>
      <w:bookmarkEnd w:id="53"/>
      <w:bookmarkEnd w:id="54"/>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55" w:name="_Toc398042056"/>
      <w:bookmarkStart w:id="56" w:name="_Toc411633232"/>
      <w:r w:rsidRPr="0071169E">
        <w:t>Hämta observationer</w:t>
      </w:r>
      <w:bookmarkEnd w:id="55"/>
      <w:bookmarkEnd w:id="56"/>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3">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697CA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503A0" w:rsidRPr="008A6814" w14:paraId="0E6896DF" w14:textId="77777777" w:rsidTr="005464FE">
        <w:tc>
          <w:tcPr>
            <w:tcW w:w="2409" w:type="dxa"/>
            <w:tcBorders>
              <w:top w:val="single" w:sz="6" w:space="0" w:color="auto"/>
            </w:tcBorders>
          </w:tcPr>
          <w:p w14:paraId="66F9B3F3" w14:textId="7BC51BAC" w:rsidR="003503A0" w:rsidRDefault="003503A0" w:rsidP="003503A0">
            <w:pPr>
              <w:spacing w:before="40" w:after="40"/>
            </w:pPr>
            <w:r w:rsidRPr="00F81A41">
              <w:t>Patienten</w:t>
            </w:r>
          </w:p>
        </w:tc>
        <w:tc>
          <w:tcPr>
            <w:tcW w:w="6863" w:type="dxa"/>
            <w:tcBorders>
              <w:top w:val="single" w:sz="6" w:space="0" w:color="auto"/>
            </w:tcBorders>
          </w:tcPr>
          <w:p w14:paraId="1479596E" w14:textId="5B6361A9" w:rsidR="003503A0" w:rsidRPr="00211EF1" w:rsidRDefault="003503A0" w:rsidP="00596574">
            <w:pPr>
              <w:spacing w:before="40" w:after="40"/>
            </w:pPr>
            <w:r w:rsidRPr="00F81A41">
              <w:t>Den patient som vill få tillgång till sin</w:t>
            </w:r>
            <w:r>
              <w:t>a</w:t>
            </w:r>
            <w:r w:rsidRPr="00F81A41">
              <w:t xml:space="preserve"> </w:t>
            </w:r>
            <w:r w:rsidR="00596574">
              <w:t>observationer</w:t>
            </w:r>
            <w:r w:rsidR="00553ECE">
              <w:t xml:space="preserve"> inom ramen för aktuell interaktionsöverenskommelse</w:t>
            </w:r>
            <w:r w:rsidRPr="00F81A41">
              <w:t>.</w:t>
            </w:r>
          </w:p>
        </w:tc>
      </w:tr>
      <w:tr w:rsidR="003503A0" w:rsidRPr="008A6814" w14:paraId="7DFC1F81" w14:textId="77777777" w:rsidTr="005464FE">
        <w:tc>
          <w:tcPr>
            <w:tcW w:w="2409" w:type="dxa"/>
            <w:tcBorders>
              <w:top w:val="single" w:sz="6" w:space="0" w:color="auto"/>
            </w:tcBorders>
          </w:tcPr>
          <w:p w14:paraId="372A90B1" w14:textId="28B2F2DD" w:rsidR="003503A0" w:rsidRPr="008A6814" w:rsidRDefault="003503A0" w:rsidP="003503A0">
            <w:pPr>
              <w:spacing w:before="40" w:after="40"/>
            </w:pPr>
            <w:r>
              <w:t>Tjänstekonsument</w:t>
            </w:r>
          </w:p>
        </w:tc>
        <w:tc>
          <w:tcPr>
            <w:tcW w:w="6863" w:type="dxa"/>
            <w:tcBorders>
              <w:top w:val="single" w:sz="6" w:space="0" w:color="auto"/>
            </w:tcBorders>
          </w:tcPr>
          <w:p w14:paraId="76FDB455" w14:textId="2D7D611E" w:rsidR="003503A0" w:rsidRPr="008A6814" w:rsidRDefault="003503A0" w:rsidP="003503A0">
            <w:pPr>
              <w:spacing w:before="40" w:after="40"/>
            </w:pPr>
            <w:r w:rsidRPr="00211EF1">
              <w:t xml:space="preserve">Det system som </w:t>
            </w:r>
            <w:r>
              <w:t>används för att konsumera information. D.v.s. det system som använder tjänster enligt ett tjänstekontrakt.</w:t>
            </w:r>
          </w:p>
        </w:tc>
      </w:tr>
      <w:tr w:rsidR="003503A0" w:rsidRPr="008A6814" w14:paraId="1D8E6868" w14:textId="77777777" w:rsidTr="005464FE">
        <w:tc>
          <w:tcPr>
            <w:tcW w:w="2409" w:type="dxa"/>
          </w:tcPr>
          <w:p w14:paraId="4C51972B" w14:textId="6EFB0A0E" w:rsidR="003503A0" w:rsidRPr="008A6814" w:rsidRDefault="003503A0" w:rsidP="003503A0">
            <w:pPr>
              <w:spacing w:before="40" w:after="40"/>
            </w:pPr>
            <w:r w:rsidRPr="008A6814">
              <w:t>Tjänsteplattform</w:t>
            </w:r>
          </w:p>
        </w:tc>
        <w:tc>
          <w:tcPr>
            <w:tcW w:w="6863" w:type="dxa"/>
          </w:tcPr>
          <w:p w14:paraId="71211779" w14:textId="1C7C1AFF" w:rsidR="003503A0" w:rsidRPr="008A6814" w:rsidRDefault="003503A0" w:rsidP="003503A0">
            <w:pPr>
              <w:spacing w:before="40" w:after="40"/>
            </w:pPr>
            <w:r w:rsidRPr="008A6814">
              <w:t xml:space="preserve">Tjänsteplattformen är </w:t>
            </w:r>
            <w:r>
              <w:t>det lager som hanterar virtuella tjänster, aggregerande tjänster samt anpassningstjänster.</w:t>
            </w:r>
          </w:p>
        </w:tc>
      </w:tr>
      <w:tr w:rsidR="003503A0" w:rsidRPr="008A6814" w14:paraId="1B82C12B" w14:textId="77777777" w:rsidTr="005464FE">
        <w:tc>
          <w:tcPr>
            <w:tcW w:w="2409" w:type="dxa"/>
          </w:tcPr>
          <w:p w14:paraId="7B482389" w14:textId="6CAFA63C" w:rsidR="003503A0" w:rsidRPr="008A6814" w:rsidRDefault="003503A0" w:rsidP="003503A0">
            <w:pPr>
              <w:spacing w:before="40" w:after="40"/>
            </w:pPr>
            <w:r>
              <w:t>Källsystem</w:t>
            </w:r>
          </w:p>
        </w:tc>
        <w:tc>
          <w:tcPr>
            <w:tcW w:w="6863" w:type="dxa"/>
          </w:tcPr>
          <w:p w14:paraId="19884318" w14:textId="2816BC77" w:rsidR="003503A0" w:rsidRPr="008A6814" w:rsidRDefault="003503A0" w:rsidP="003503A0">
            <w:r>
              <w:t>Det system som i detta fall utgör källsystemet som vårdpersonal direkt registrerar/uppdaterar/raderar information i.</w:t>
            </w:r>
          </w:p>
        </w:tc>
      </w:tr>
    </w:tbl>
    <w:p w14:paraId="35991818" w14:textId="77777777" w:rsidR="003C3375" w:rsidRDefault="003C3375" w:rsidP="003C3375"/>
    <w:p w14:paraId="73703A06" w14:textId="1CC304B0" w:rsidR="00E356CD" w:rsidRPr="00E356CD" w:rsidRDefault="005464FE">
      <w:pPr>
        <w:pPrChange w:id="57" w:author="Johan Eltes" w:date="2015-03-03T21:47:00Z">
          <w:pPr>
            <w:pStyle w:val="Rubrik3"/>
          </w:pPr>
        </w:pPrChange>
      </w:pPr>
      <w:bookmarkStart w:id="58" w:name="_Toc277330953"/>
      <w:bookmarkStart w:id="59" w:name="_Toc411633233"/>
      <w:r>
        <w:t>Beskrivning</w:t>
      </w:r>
      <w:r w:rsidRPr="00631F04">
        <w:t xml:space="preserve"> av relationskonceptet.</w:t>
      </w:r>
      <w:bookmarkEnd w:id="58"/>
      <w:bookmarkEnd w:id="59"/>
    </w:p>
    <w:p w14:paraId="51EBA9B1" w14:textId="083B02C6" w:rsidR="005464FE" w:rsidRDefault="00114699" w:rsidP="005464FE">
      <w:r>
        <w:t>K</w:t>
      </w:r>
      <w:r w:rsidR="005464FE">
        <w:t xml:space="preserve">ontrakt i tjänstedomänen har stöd för att peka ut </w:t>
      </w:r>
      <w:r w:rsidR="0078166B">
        <w:t>relaterade</w:t>
      </w:r>
      <w:r w:rsidR="005464FE">
        <w:t xml:space="preserve"> informationsmängder</w:t>
      </w:r>
      <w:r w:rsidR="0078166B">
        <w:t>.</w:t>
      </w:r>
      <w:r w:rsidR="005464FE">
        <w:t xml:space="preserve"> </w:t>
      </w:r>
      <w:r w:rsidR="0078166B">
        <w:t>K</w:t>
      </w:r>
      <w:r w:rsidR="005464FE">
        <w:t>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38D2F012"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w:t>
      </w:r>
      <w:r w:rsidR="0078166B">
        <w:t xml:space="preserve">informationstyp </w:t>
      </w:r>
      <w:r>
        <w:t>som är refererad och följer tabell</w:t>
      </w:r>
      <w:r w:rsidR="00F20932">
        <w:t>en</w:t>
      </w:r>
      <w:r>
        <w:t xml:space="preserve"> för </w:t>
      </w:r>
      <w:r w:rsidR="00F20932">
        <w:t>e</w:t>
      </w:r>
      <w:r>
        <w:t>ngagemangs</w:t>
      </w:r>
      <w:r w:rsidR="00F20932">
        <w:t>i</w:t>
      </w:r>
      <w:r>
        <w:t>ndex-kategori</w:t>
      </w:r>
      <w:r w:rsidR="003503A0">
        <w:t>, enligt fältet ”</w:t>
      </w:r>
      <w:proofErr w:type="spellStart"/>
      <w:r w:rsidR="003503A0">
        <w:t>categorization</w:t>
      </w:r>
      <w:proofErr w:type="spellEnd"/>
      <w:r w:rsidR="003503A0">
        <w:t>”,</w:t>
      </w:r>
      <w:r>
        <w:t xml:space="preserve"> t.ex. </w:t>
      </w:r>
      <w:proofErr w:type="spellStart"/>
      <w:r>
        <w:t>voo</w:t>
      </w:r>
      <w:proofErr w:type="spellEnd"/>
      <w:r>
        <w:t xml:space="preserve"> för </w:t>
      </w:r>
      <w:r w:rsidR="00F20932">
        <w:t>vårddokumentation.</w:t>
      </w:r>
      <w:r>
        <w:t xml:space="preserve"> </w:t>
      </w:r>
      <w:r w:rsidR="00F20932">
        <w:t>F</w:t>
      </w:r>
      <w:r>
        <w:t xml:space="preserve">ör att </w:t>
      </w:r>
      <w:ins w:id="60" w:author="Torbjörn Dahlin" w:date="2015-03-06T08:19:00Z">
        <w:r w:rsidR="008234B1">
          <w:t>filtrera ut den källa som lagrar den relaterade informationsmängden</w:t>
        </w:r>
      </w:ins>
      <w:ins w:id="61" w:author="Torbjörn Dahlin" w:date="2015-03-06T08:20:00Z">
        <w:r w:rsidR="008234B1">
          <w:t xml:space="preserve"> används det HSA-id som återfinns i </w:t>
        </w:r>
        <w:proofErr w:type="spellStart"/>
        <w:r w:rsidR="008234B1" w:rsidRPr="0036048B">
          <w:t>informati</w:t>
        </w:r>
        <w:r w:rsidR="008234B1">
          <w:t>onOwner.id.extension</w:t>
        </w:r>
        <w:proofErr w:type="spellEnd"/>
        <w:r w:rsidR="008234B1">
          <w:t xml:space="preserve"> som värde i sökparametern </w:t>
        </w:r>
        <w:proofErr w:type="spellStart"/>
        <w:proofErr w:type="gramStart"/>
        <w:r w:rsidR="008234B1">
          <w:t>CareGiver</w:t>
        </w:r>
        <w:proofErr w:type="spellEnd"/>
        <w:proofErr w:type="gramEnd"/>
        <w:r w:rsidR="008234B1">
          <w:t xml:space="preserve"> (dvs. </w:t>
        </w:r>
      </w:ins>
      <w:ins w:id="62" w:author="Torbjörn Dahlin" w:date="2015-03-06T08:21:00Z">
        <w:r w:rsidR="008234B1">
          <w:t xml:space="preserve">vårdgivare). </w:t>
        </w:r>
      </w:ins>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r>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commentRangeStart w:id="63"/>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4">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commentRangeEnd w:id="63"/>
      <w:r w:rsidR="00695631">
        <w:rPr>
          <w:rStyle w:val="Kommentarsreferens"/>
        </w:rPr>
        <w:commentReference w:id="63"/>
      </w:r>
    </w:p>
    <w:p w14:paraId="12DB1618" w14:textId="77777777" w:rsidR="005A7FC6" w:rsidRDefault="005A7FC6" w:rsidP="005A7FC6"/>
    <w:p w14:paraId="595B00F9" w14:textId="7AE2F7B7" w:rsidR="004604C8" w:rsidRDefault="008E537E" w:rsidP="005A7FC6">
      <w:pPr>
        <w:rPr>
          <w:ins w:id="64" w:author="Torbjörn Dahlin" w:date="2015-03-06T08:24:00Z"/>
        </w:rPr>
      </w:pPr>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ins w:id="65" w:author="Torbjörn Dahlin" w:date="2015-03-06T08:24:00Z">
        <w:r w:rsidR="004604C8">
          <w:t xml:space="preserve">Ovanstående modell skulle kunna tänkas återspegla att en patient på en </w:t>
        </w:r>
        <w:proofErr w:type="spellStart"/>
        <w:r w:rsidR="004604C8">
          <w:t>närakut</w:t>
        </w:r>
        <w:proofErr w:type="spellEnd"/>
        <w:r w:rsidR="004604C8">
          <w:t xml:space="preserve"> får diagnosen </w:t>
        </w:r>
      </w:ins>
      <w:ins w:id="66" w:author="Torbjörn Dahlin" w:date="2015-03-06T08:25:00Z">
        <w:r w:rsidR="004604C8">
          <w:t xml:space="preserve">Akut Appendicit och sänds med en akutremiss till det lokala sjukhuset. Via remissen förmedlas identiteten på den satta diagnosen i primärvårdssystemets journalsystem. </w:t>
        </w:r>
      </w:ins>
      <w:ins w:id="67" w:author="Torbjörn Dahlin" w:date="2015-03-06T08:26:00Z">
        <w:r w:rsidR="004604C8">
          <w:t xml:space="preserve">När sedan operationen dokumenteras skapas ett explicit orsakssamband till den tidigare diagnosen. Tre veckor efter operationen kommer patienten tillbaka till primärvården för att operationssåret inte vill läka. </w:t>
        </w:r>
      </w:ins>
      <w:ins w:id="68" w:author="Torbjörn Dahlin" w:date="2015-03-06T08:27:00Z">
        <w:r w:rsidR="004604C8">
          <w:t xml:space="preserve">Efter ett labbprov konstateras en MRSA-infektion. Läkaren använder </w:t>
        </w:r>
      </w:ins>
      <w:ins w:id="69" w:author="Torbjörn Dahlin" w:date="2015-03-06T08:28:00Z">
        <w:r w:rsidR="004604C8">
          <w:t xml:space="preserve">möjligheten att söka i sammanhållen journal efter patientens samtycke och hittar då den dokumenterade aktiviteten </w:t>
        </w:r>
        <w:proofErr w:type="spellStart"/>
        <w:r w:rsidR="004604C8">
          <w:t>Appendektomi</w:t>
        </w:r>
        <w:proofErr w:type="spellEnd"/>
        <w:r w:rsidR="004604C8">
          <w:t xml:space="preserve"> som utfördes på sjukhuset. Genom att skapa ett orsakssamband mellan MRSA-infektionen och ingreppet får den </w:t>
        </w:r>
        <w:r w:rsidR="004604C8">
          <w:lastRenderedPageBreak/>
          <w:t>opererande verksamheten möjlighet att följa upp sina operationskomplikationer även om patienten inte kom direkt till dem med det uppkomna problemet.</w:t>
        </w:r>
      </w:ins>
      <w:ins w:id="70" w:author="Torbjörn Dahlin" w:date="2015-03-06T08:27:00Z">
        <w:r w:rsidR="004604C8">
          <w:t xml:space="preserve"> </w:t>
        </w:r>
      </w:ins>
    </w:p>
    <w:p w14:paraId="5CD98A01" w14:textId="52ACB44E" w:rsidR="008E537E" w:rsidRDefault="008E537E"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0ED57E44" w14:textId="4271DE44"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697CA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r w:rsidRPr="00F81A41">
        <w:lastRenderedPageBreak/>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16A01494" w:rsidR="005464FE" w:rsidRPr="00F81A41" w:rsidRDefault="005464FE" w:rsidP="002E6E06">
            <w:pPr>
              <w:spacing w:before="40" w:after="40"/>
            </w:pPr>
            <w:r w:rsidRPr="008A6814">
              <w:t>Tjänsteplattform</w:t>
            </w:r>
            <w:r w:rsidR="003503A0">
              <w:br/>
              <w:t>(</w:t>
            </w:r>
            <w:proofErr w:type="spellStart"/>
            <w:r w:rsidR="003503A0">
              <w:t>GetActivity</w:t>
            </w:r>
            <w:proofErr w:type="spellEnd"/>
            <w:r w:rsidR="003503A0">
              <w:t xml:space="preserve"> &amp; </w:t>
            </w:r>
            <w:proofErr w:type="spellStart"/>
            <w:r w:rsidR="003503A0">
              <w:t>GetObservation</w:t>
            </w:r>
            <w:proofErr w:type="spellEnd"/>
            <w:r w:rsidR="003503A0">
              <w:t>)</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0D76FE9D" w:rsidR="005464FE" w:rsidRPr="00F81A41" w:rsidRDefault="005464FE" w:rsidP="002E6E06">
            <w:pPr>
              <w:spacing w:before="40" w:after="40"/>
            </w:pPr>
            <w:r>
              <w:t>Vårdinformationssystem</w:t>
            </w:r>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71" w:name="_Toc398042064"/>
      <w:bookmarkStart w:id="72" w:name="_Toc411633234"/>
      <w:r w:rsidRPr="009C0282">
        <w:t>Adressering</w:t>
      </w:r>
      <w:bookmarkEnd w:id="71"/>
      <w:bookmarkEnd w:id="72"/>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73" w:name="_Toc383167586"/>
      <w:bookmarkStart w:id="74" w:name="_Toc277330956"/>
      <w:bookmarkStart w:id="75" w:name="_Toc411633235"/>
      <w:r w:rsidRPr="00DF207A">
        <w:t>Sammanfattning av adresseringsmodell</w:t>
      </w:r>
      <w:bookmarkEnd w:id="73"/>
      <w:bookmarkEnd w:id="74"/>
      <w:bookmarkEnd w:id="75"/>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76" w:name="_Toc398042069"/>
      <w:bookmarkStart w:id="77" w:name="_Toc411633236"/>
      <w:r w:rsidRPr="00AB0642">
        <w:t>Aggregering och engagemangsindex</w:t>
      </w:r>
      <w:bookmarkEnd w:id="76"/>
      <w:bookmarkEnd w:id="77"/>
    </w:p>
    <w:p w14:paraId="2F665C7C" w14:textId="77777777" w:rsidR="00DF5FE6" w:rsidRDefault="00DF5FE6" w:rsidP="00DF5FE6">
      <w:bookmarkStart w:id="78" w:name="_Toc357754847"/>
      <w:bookmarkStart w:id="79" w:name="_Toc243452549"/>
      <w:bookmarkEnd w:id="37"/>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Default="00DF5FE6" w:rsidP="00DF5FE6">
      <w:pPr>
        <w:rPr>
          <w:ins w:id="80" w:author="Torbjörn Dahlin" w:date="2015-03-06T08:34:00Z"/>
        </w:rPr>
      </w:pPr>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72CD5CE1" w14:textId="77777777" w:rsidR="000F5C05" w:rsidRDefault="000F5C05" w:rsidP="00DF5FE6">
      <w:pPr>
        <w:rPr>
          <w:ins w:id="81" w:author="Torbjörn Dahlin" w:date="2015-03-06T08:34:00Z"/>
        </w:rPr>
      </w:pPr>
    </w:p>
    <w:p w14:paraId="4B7117A7" w14:textId="2E725214" w:rsidR="000F5C05" w:rsidRDefault="000F5C05">
      <w:pPr>
        <w:pStyle w:val="Rubrik2"/>
        <w:rPr>
          <w:ins w:id="82" w:author="Torbjörn Dahlin" w:date="2015-03-06T08:34:00Z"/>
        </w:rPr>
        <w:pPrChange w:id="83" w:author="Torbjörn Dahlin" w:date="2015-03-06T08:34:00Z">
          <w:pPr/>
        </w:pPrChange>
      </w:pPr>
      <w:ins w:id="84" w:author="Torbjörn Dahlin" w:date="2015-03-06T08:34:00Z">
        <w:r>
          <w:t>Interaktionsöverenskommelser</w:t>
        </w:r>
      </w:ins>
      <w:ins w:id="85" w:author="Torbjörn Dahlin" w:date="2015-03-06T08:55:00Z">
        <w:r w:rsidR="000B24C9">
          <w:t xml:space="preserve"> och tillämpningsanvisningar</w:t>
        </w:r>
      </w:ins>
    </w:p>
    <w:p w14:paraId="707D3FF1" w14:textId="31809F76" w:rsidR="000F5C05" w:rsidRDefault="003472E9">
      <w:pPr>
        <w:rPr>
          <w:ins w:id="86" w:author="Torbjörn Dahlin" w:date="2015-03-06T08:55:00Z"/>
        </w:rPr>
      </w:pPr>
      <w:ins w:id="87" w:author="Torbjörn Dahlin" w:date="2015-03-06T08:50:00Z">
        <w:r>
          <w:t xml:space="preserve">Konsumenter och producenter av information inom denna tjänstedomän kan inte enbart förlita sig på enbart informationsspecifikation och tjänstekontraktsbeskrivning för att uppnå semantisk interoperabilitet. </w:t>
        </w:r>
      </w:ins>
      <w:ins w:id="88" w:author="Torbjörn Dahlin" w:date="2015-03-06T08:52:00Z">
        <w:r>
          <w:t xml:space="preserve">Skälet till detta är att </w:t>
        </w:r>
        <w:r w:rsidR="000B24C9">
          <w:t xml:space="preserve">kombinationen av typade relationer och möjligheten att använda godtyckliga </w:t>
        </w:r>
        <w:proofErr w:type="spellStart"/>
        <w:r w:rsidR="000B24C9">
          <w:t>kodverk</w:t>
        </w:r>
        <w:proofErr w:type="spellEnd"/>
        <w:r w:rsidR="000B24C9">
          <w:t xml:space="preserve"> för att beskriva en viss klinisk händelse ger möjlighet att skapa komplicerade modeller byggda ovanpå dessa tjänster. </w:t>
        </w:r>
      </w:ins>
      <w:ins w:id="89" w:author="Torbjörn Dahlin" w:date="2015-03-06T08:53:00Z">
        <w:r w:rsidR="000B24C9">
          <w:t xml:space="preserve">Detta medför att för den specifika kliniska situationen krävs det tilläggsspecifikationer. </w:t>
        </w:r>
      </w:ins>
      <w:ins w:id="90" w:author="Torbjörn Dahlin" w:date="2015-03-06T08:54:00Z">
        <w:r w:rsidR="000B24C9">
          <w:t>Dessa förekommer i två olika nivåer:</w:t>
        </w:r>
      </w:ins>
    </w:p>
    <w:p w14:paraId="0804EA76" w14:textId="77777777" w:rsidR="000B24C9" w:rsidRDefault="000B24C9">
      <w:pPr>
        <w:rPr>
          <w:ins w:id="91" w:author="Torbjörn Dahlin" w:date="2015-03-06T08:54:00Z"/>
        </w:rPr>
      </w:pPr>
    </w:p>
    <w:p w14:paraId="51EDF945" w14:textId="1D4C0267" w:rsidR="000B24C9" w:rsidRPr="000B24C9" w:rsidRDefault="000B24C9">
      <w:pPr>
        <w:pStyle w:val="Rubrik3"/>
        <w:rPr>
          <w:ins w:id="92" w:author="Torbjörn Dahlin" w:date="2015-03-06T08:55:00Z"/>
          <w:highlight w:val="yellow"/>
          <w:rPrChange w:id="93" w:author="Torbjörn Dahlin" w:date="2015-03-06T08:57:00Z">
            <w:rPr>
              <w:ins w:id="94" w:author="Torbjörn Dahlin" w:date="2015-03-06T08:55:00Z"/>
            </w:rPr>
          </w:rPrChange>
        </w:rPr>
        <w:pPrChange w:id="95" w:author="Torbjörn Dahlin" w:date="2015-03-06T08:55:00Z">
          <w:pPr/>
        </w:pPrChange>
      </w:pPr>
      <w:ins w:id="96" w:author="Torbjörn Dahlin" w:date="2015-03-06T08:55:00Z">
        <w:r w:rsidRPr="000B24C9">
          <w:rPr>
            <w:highlight w:val="yellow"/>
            <w:rPrChange w:id="97" w:author="Torbjörn Dahlin" w:date="2015-03-06T08:57:00Z">
              <w:rPr>
                <w:bCs/>
              </w:rPr>
            </w:rPrChange>
          </w:rPr>
          <w:t>Interaktionsöverenskommelse</w:t>
        </w:r>
      </w:ins>
    </w:p>
    <w:p w14:paraId="3FA35775" w14:textId="03129D1B" w:rsidR="000B24C9" w:rsidRPr="000B24C9" w:rsidRDefault="000B24C9">
      <w:pPr>
        <w:rPr>
          <w:ins w:id="98" w:author="Torbjörn Dahlin" w:date="2015-03-06T08:55:00Z"/>
          <w:highlight w:val="yellow"/>
          <w:rPrChange w:id="99" w:author="Torbjörn Dahlin" w:date="2015-03-06T08:57:00Z">
            <w:rPr>
              <w:ins w:id="100" w:author="Torbjörn Dahlin" w:date="2015-03-06T08:55:00Z"/>
            </w:rPr>
          </w:rPrChange>
        </w:rPr>
      </w:pPr>
      <w:ins w:id="101" w:author="Torbjörn Dahlin" w:date="2015-03-06T08:55:00Z">
        <w:r w:rsidRPr="000B24C9">
          <w:rPr>
            <w:highlight w:val="yellow"/>
            <w:rPrChange w:id="102" w:author="Torbjörn Dahlin" w:date="2015-03-06T08:57:00Z">
              <w:rPr/>
            </w:rPrChange>
          </w:rPr>
          <w:t xml:space="preserve">En interaktionsöverenskommelse beskriver hur en viss del av ett kliniskt sammanhang beskrivs </w:t>
        </w:r>
      </w:ins>
      <w:ins w:id="103" w:author="Torbjörn Dahlin" w:date="2015-03-09T07:46:00Z">
        <w:r w:rsidR="0046271D">
          <w:rPr>
            <w:highlight w:val="yellow"/>
          </w:rPr>
          <w:t>i en interaktion med en specifik tjänst.</w:t>
        </w:r>
      </w:ins>
      <w:ins w:id="104" w:author="Torbjörn Dahlin" w:date="2015-03-09T07:47:00Z">
        <w:r w:rsidR="0046271D">
          <w:rPr>
            <w:highlight w:val="yellow"/>
          </w:rPr>
          <w:t xml:space="preserve"> Denna överenskommelse kan exempelvis beskriva hur en kroppslängd mätt i centimeter representeras i </w:t>
        </w:r>
        <w:proofErr w:type="spellStart"/>
        <w:r w:rsidR="0046271D">
          <w:rPr>
            <w:highlight w:val="yellow"/>
          </w:rPr>
          <w:t>GetObservations</w:t>
        </w:r>
        <w:proofErr w:type="spellEnd"/>
        <w:r w:rsidR="0046271D">
          <w:rPr>
            <w:highlight w:val="yellow"/>
          </w:rPr>
          <w:t>-interaktionen, samt eventuella relationer till andra informationsmängder som ett producentsystem förväntas producera för denna överenskommelse.</w:t>
        </w:r>
      </w:ins>
      <w:ins w:id="105" w:author="Torbjörn Dahlin" w:date="2015-03-10T22:24:00Z">
        <w:r w:rsidR="00AB0E0D">
          <w:rPr>
            <w:highlight w:val="yellow"/>
          </w:rPr>
          <w:t xml:space="preserve"> Denna interaktionsöverenskommelse ges en identitet</w:t>
        </w:r>
      </w:ins>
      <w:ins w:id="106" w:author="Torbjörn Dahlin" w:date="2015-03-10T22:45:00Z">
        <w:r w:rsidR="00053EA6">
          <w:rPr>
            <w:highlight w:val="yellow"/>
          </w:rPr>
          <w:t>beteckning</w:t>
        </w:r>
      </w:ins>
      <w:ins w:id="107" w:author="Torbjörn Dahlin" w:date="2015-03-10T22:24:00Z">
        <w:r w:rsidR="00AB0E0D">
          <w:rPr>
            <w:highlight w:val="yellow"/>
          </w:rPr>
          <w:t xml:space="preserve"> som kan användas för att fråga </w:t>
        </w:r>
        <w:proofErr w:type="spellStart"/>
        <w:r w:rsidR="00AB0E0D">
          <w:rPr>
            <w:highlight w:val="yellow"/>
          </w:rPr>
          <w:t>Ineras</w:t>
        </w:r>
        <w:proofErr w:type="spellEnd"/>
        <w:r w:rsidR="00AB0E0D">
          <w:rPr>
            <w:highlight w:val="yellow"/>
          </w:rPr>
          <w:t xml:space="preserve"> </w:t>
        </w:r>
      </w:ins>
      <w:ins w:id="108" w:author="Torbjörn Dahlin" w:date="2015-03-10T22:44:00Z">
        <w:r w:rsidR="00053EA6" w:rsidRPr="00053EA6">
          <w:t>anslutningsplattform</w:t>
        </w:r>
        <w:r w:rsidR="00053EA6">
          <w:t xml:space="preserve"> ifall en given vårdgivare har deklarerat stöd för den speci</w:t>
        </w:r>
      </w:ins>
      <w:ins w:id="109" w:author="Torbjörn Dahlin" w:date="2015-03-10T22:45:00Z">
        <w:r w:rsidR="00053EA6">
          <w:t>fika överenskommelsen</w:t>
        </w:r>
      </w:ins>
      <w:ins w:id="110" w:author="Torbjörn Dahlin" w:date="2015-03-18T14:48:00Z">
        <w:r w:rsidR="00D55EF8">
          <w:t>, samt som filterparameter till denna tjänst för att säkerställa att endast information inom en viss överenskommelse returneras</w:t>
        </w:r>
      </w:ins>
      <w:ins w:id="111" w:author="Torbjörn Dahlin" w:date="2015-03-10T22:45:00Z">
        <w:r w:rsidR="00053EA6">
          <w:t>.</w:t>
        </w:r>
      </w:ins>
    </w:p>
    <w:p w14:paraId="785EEBE2" w14:textId="77777777" w:rsidR="000B24C9" w:rsidRPr="000B24C9" w:rsidRDefault="000B24C9">
      <w:pPr>
        <w:rPr>
          <w:ins w:id="112" w:author="Torbjörn Dahlin" w:date="2015-03-06T08:56:00Z"/>
          <w:highlight w:val="yellow"/>
          <w:rPrChange w:id="113" w:author="Torbjörn Dahlin" w:date="2015-03-06T08:57:00Z">
            <w:rPr>
              <w:ins w:id="114" w:author="Torbjörn Dahlin" w:date="2015-03-06T08:56:00Z"/>
            </w:rPr>
          </w:rPrChange>
        </w:rPr>
      </w:pPr>
    </w:p>
    <w:p w14:paraId="58050E84" w14:textId="550ACF05" w:rsidR="000B24C9" w:rsidRPr="000B24C9" w:rsidRDefault="000B24C9">
      <w:pPr>
        <w:pStyle w:val="Rubrik3"/>
        <w:rPr>
          <w:ins w:id="115" w:author="Torbjörn Dahlin" w:date="2015-03-06T08:56:00Z"/>
          <w:highlight w:val="yellow"/>
          <w:rPrChange w:id="116" w:author="Torbjörn Dahlin" w:date="2015-03-06T08:57:00Z">
            <w:rPr>
              <w:ins w:id="117" w:author="Torbjörn Dahlin" w:date="2015-03-06T08:56:00Z"/>
            </w:rPr>
          </w:rPrChange>
        </w:rPr>
        <w:pPrChange w:id="118" w:author="Torbjörn Dahlin" w:date="2015-03-06T08:56:00Z">
          <w:pPr/>
        </w:pPrChange>
      </w:pPr>
      <w:ins w:id="119" w:author="Torbjörn Dahlin" w:date="2015-03-06T08:56:00Z">
        <w:r w:rsidRPr="000B24C9">
          <w:rPr>
            <w:highlight w:val="yellow"/>
            <w:rPrChange w:id="120" w:author="Torbjörn Dahlin" w:date="2015-03-06T08:57:00Z">
              <w:rPr>
                <w:bCs/>
              </w:rPr>
            </w:rPrChange>
          </w:rPr>
          <w:t>Tillämpningsanvisning</w:t>
        </w:r>
      </w:ins>
    </w:p>
    <w:p w14:paraId="1AB4D054" w14:textId="201148FB" w:rsidR="000B24C9" w:rsidRPr="000B24C9" w:rsidRDefault="000B24C9">
      <w:ins w:id="121" w:author="Torbjörn Dahlin" w:date="2015-03-06T08:56:00Z">
        <w:r w:rsidRPr="000B24C9">
          <w:rPr>
            <w:highlight w:val="yellow"/>
            <w:rPrChange w:id="122" w:author="Torbjörn Dahlin" w:date="2015-03-06T08:57:00Z">
              <w:rPr/>
            </w:rPrChange>
          </w:rPr>
          <w:t>E</w:t>
        </w:r>
      </w:ins>
      <w:ins w:id="123" w:author="Torbjörn Dahlin" w:date="2015-03-09T07:49:00Z">
        <w:r w:rsidR="0046271D">
          <w:t xml:space="preserve">n tillämpningsanvisning sammanställer flera interaktionsöverenskommelser som representerar ett visst sammanhang som en eller flera konsumenter är intresserade av. </w:t>
        </w:r>
      </w:ins>
      <w:ins w:id="124" w:author="Torbjörn Dahlin" w:date="2015-03-09T07:50:00Z">
        <w:r w:rsidR="0046271D">
          <w:t xml:space="preserve">Detta kan exempelvis vara en tillväxtmätning inom barnhälsovård som består av tre </w:t>
        </w:r>
      </w:ins>
      <w:ins w:id="125" w:author="Torbjörn Dahlin" w:date="2015-03-09T07:52:00Z">
        <w:r w:rsidR="0046271D">
          <w:t>interaktionsöverenskommelser (längd, vikt och huvudomfång). En tillämpningsanvisning</w:t>
        </w:r>
      </w:ins>
      <w:ins w:id="126" w:author="Torbjörn Dahlin" w:date="2015-03-10T22:49:00Z">
        <w:r w:rsidR="001F5FBB">
          <w:t xml:space="preserve"> kan användas av en viss vårdgivare för att </w:t>
        </w:r>
        <w:proofErr w:type="spellStart"/>
        <w:r w:rsidR="001F5FBB">
          <w:t>kravställa</w:t>
        </w:r>
        <w:proofErr w:type="spellEnd"/>
        <w:r w:rsidR="001F5FBB">
          <w:t xml:space="preserve"> </w:t>
        </w:r>
      </w:ins>
      <w:ins w:id="127" w:author="Torbjörn Dahlin" w:date="2015-03-10T22:51:00Z">
        <w:r w:rsidR="001F5FBB">
          <w:t>utveckling eller konfiguration av ett eller flera av deras it stöd för att möjliggöra samarbete med en viss tjänstekonsument eller grupp av konsumenter.</w:t>
        </w:r>
      </w:ins>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128" w:name="_Toc411633237"/>
      <w:r>
        <w:lastRenderedPageBreak/>
        <w:t xml:space="preserve">Tjänstedomänens </w:t>
      </w:r>
      <w:bookmarkEnd w:id="78"/>
      <w:bookmarkEnd w:id="79"/>
      <w:r w:rsidR="00C10E29">
        <w:t>krav och regler</w:t>
      </w:r>
      <w:bookmarkEnd w:id="128"/>
    </w:p>
    <w:p w14:paraId="0B1FCF3C" w14:textId="77777777" w:rsidR="0015321D" w:rsidRDefault="0015321D" w:rsidP="0015321D">
      <w:pPr>
        <w:pStyle w:val="Rubrik2"/>
      </w:pPr>
      <w:bookmarkStart w:id="129" w:name="_Toc244018071"/>
      <w:bookmarkStart w:id="130" w:name="_Toc374962628"/>
      <w:bookmarkStart w:id="131" w:name="_Toc398042071"/>
      <w:bookmarkStart w:id="132" w:name="_Toc411633238"/>
      <w:r w:rsidRPr="00A0151E">
        <w:t>Uppdatering</w:t>
      </w:r>
      <w:r>
        <w:t xml:space="preserve"> av </w:t>
      </w:r>
      <w:r w:rsidRPr="00435396">
        <w:t>engagemangsindex</w:t>
      </w:r>
      <w:bookmarkEnd w:id="129"/>
      <w:bookmarkEnd w:id="130"/>
      <w:bookmarkEnd w:id="131"/>
      <w:bookmarkEnd w:id="132"/>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4604C8">
      <w:pPr>
        <w:pStyle w:val="Rubrik3"/>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4ECE9C52" w:rsidR="0015321D" w:rsidRPr="00F83C47" w:rsidRDefault="0015321D" w:rsidP="0015321D">
            <w:pPr>
              <w:rPr>
                <w:highlight w:val="yellow"/>
              </w:rPr>
            </w:pPr>
            <w:proofErr w:type="spellStart"/>
            <w:r w:rsidRPr="00F83C47">
              <w:t>G</w:t>
            </w:r>
            <w:ins w:id="133" w:author="Torbjörn Dahlin" w:date="2015-03-06T08:30:00Z">
              <w:r w:rsidR="004604C8">
                <w:t>et</w:t>
              </w:r>
            </w:ins>
            <w:r w:rsidRPr="00F83C47">
              <w:t>Observation</w:t>
            </w:r>
            <w:r w:rsidR="00131202">
              <w:t>s</w:t>
            </w:r>
            <w:proofErr w:type="spellEnd"/>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commentRangeStart w:id="134"/>
            <w:commentRangeStart w:id="135"/>
            <w:proofErr w:type="spellStart"/>
            <w:r w:rsidRPr="00F83C47">
              <w:rPr>
                <w:color w:val="000000"/>
              </w:rPr>
              <w:t>ch</w:t>
            </w:r>
            <w:r>
              <w:rPr>
                <w:color w:val="000000"/>
              </w:rPr>
              <w:t>b</w:t>
            </w:r>
            <w:proofErr w:type="spellEnd"/>
            <w:r w:rsidR="00635B8E">
              <w:rPr>
                <w:color w:val="000000"/>
              </w:rPr>
              <w:t>-</w:t>
            </w:r>
            <w:r w:rsidRPr="00F83C47">
              <w:rPr>
                <w:color w:val="000000"/>
              </w:rPr>
              <w:t>o</w:t>
            </w:r>
            <w:commentRangeEnd w:id="134"/>
            <w:r w:rsidR="008C5350">
              <w:rPr>
                <w:rStyle w:val="Kommentarsreferens"/>
              </w:rPr>
              <w:commentReference w:id="134"/>
            </w:r>
            <w:commentRangeEnd w:id="135"/>
            <w:r w:rsidR="00DE53E4">
              <w:rPr>
                <w:rStyle w:val="Kommentarsreferens"/>
              </w:rPr>
              <w:commentReference w:id="135"/>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136" w:name="_Toc398042072"/>
      <w:bookmarkStart w:id="137" w:name="_Toc411633239"/>
      <w:r>
        <w:lastRenderedPageBreak/>
        <w:t>Informationssäkerhet och juridik</w:t>
      </w:r>
      <w:bookmarkEnd w:id="136"/>
      <w:bookmarkEnd w:id="137"/>
    </w:p>
    <w:p w14:paraId="54F7F7D8" w14:textId="77777777" w:rsidR="0015321D" w:rsidRDefault="0015321D" w:rsidP="0015321D">
      <w:pPr>
        <w:pStyle w:val="Rubrik3"/>
      </w:pPr>
      <w:bookmarkStart w:id="138" w:name="_Toc374962630"/>
      <w:bookmarkStart w:id="139" w:name="_Toc398042073"/>
      <w:bookmarkStart w:id="140" w:name="_Toc411633240"/>
      <w:r>
        <w:t xml:space="preserve">Medarbetarens </w:t>
      </w:r>
      <w:r w:rsidRPr="004F0149">
        <w:t>direktåtkomst</w:t>
      </w:r>
      <w:bookmarkEnd w:id="138"/>
      <w:bookmarkEnd w:id="139"/>
      <w:bookmarkEnd w:id="140"/>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141" w:name="_Toc374962631"/>
      <w:bookmarkStart w:id="142" w:name="_Toc398042074"/>
      <w:bookmarkStart w:id="143" w:name="_Toc411633241"/>
      <w:r w:rsidRPr="00916805">
        <w:t>Patientens direktåtkomst</w:t>
      </w:r>
      <w:bookmarkEnd w:id="141"/>
      <w:bookmarkEnd w:id="142"/>
      <w:bookmarkEnd w:id="143"/>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144" w:name="_Toc219337773"/>
      <w:bookmarkStart w:id="145" w:name="_Toc227077997"/>
      <w:bookmarkStart w:id="146" w:name="_Toc245231401"/>
      <w:bookmarkStart w:id="147" w:name="_Toc374962632"/>
      <w:bookmarkStart w:id="148" w:name="_Toc398042075"/>
      <w:bookmarkStart w:id="149" w:name="_Toc411633242"/>
      <w:r w:rsidRPr="00E146AE">
        <w:t>Generellt</w:t>
      </w:r>
      <w:bookmarkEnd w:id="144"/>
      <w:bookmarkEnd w:id="145"/>
      <w:bookmarkEnd w:id="146"/>
      <w:bookmarkEnd w:id="147"/>
      <w:bookmarkEnd w:id="148"/>
      <w:bookmarkEnd w:id="149"/>
    </w:p>
    <w:p w14:paraId="62A637D2" w14:textId="6F361AC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w:t>
      </w:r>
      <w:r w:rsidRPr="00E146AE">
        <w:t>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150" w:name="_Toc398042076"/>
      <w:bookmarkStart w:id="151" w:name="_Toc411633243"/>
      <w:r>
        <w:lastRenderedPageBreak/>
        <w:t>Icke funktionella krav</w:t>
      </w:r>
      <w:bookmarkEnd w:id="150"/>
      <w:bookmarkEnd w:id="151"/>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152" w:name="_Toc398042077"/>
      <w:bookmarkStart w:id="153" w:name="_Toc411633244"/>
      <w:r>
        <w:t>SLA krav</w:t>
      </w:r>
      <w:bookmarkEnd w:id="152"/>
      <w:bookmarkEnd w:id="153"/>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09AEE5F8" w:rsidR="0015321D" w:rsidRPr="00E146AE" w:rsidRDefault="0015321D" w:rsidP="0015321D">
            <w:commentRangeStart w:id="154"/>
            <w:r w:rsidRPr="00E146AE">
              <w:t>Svarstiden får inte överstiga 5 sekunder</w:t>
            </w:r>
            <w:commentRangeEnd w:id="154"/>
            <w:r w:rsidR="00DA30C4">
              <w:rPr>
                <w:rStyle w:val="Kommentarsreferens"/>
              </w:rPr>
              <w:commentReference w:id="154"/>
            </w:r>
            <w:ins w:id="155" w:author="Torbjörn Dahlin" w:date="2015-03-06T08:31:00Z">
              <w:r w:rsidR="004604C8">
                <w:t xml:space="preserve"> för 100 observationer.</w:t>
              </w:r>
            </w:ins>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156" w:name="_Toc398042078"/>
      <w:bookmarkStart w:id="157" w:name="_Toc411633245"/>
      <w:r>
        <w:t>Övriga krav</w:t>
      </w:r>
      <w:bookmarkEnd w:id="156"/>
      <w:bookmarkEnd w:id="157"/>
    </w:p>
    <w:p w14:paraId="0A233D02" w14:textId="77777777" w:rsidR="0015321D" w:rsidRPr="007C5E55" w:rsidRDefault="0015321D" w:rsidP="0015321D"/>
    <w:p w14:paraId="04E83831" w14:textId="77777777" w:rsidR="0015321D" w:rsidRPr="00E146AE" w:rsidRDefault="0015321D" w:rsidP="0015321D">
      <w:pPr>
        <w:pStyle w:val="Rubrik2"/>
      </w:pPr>
      <w:bookmarkStart w:id="158" w:name="_Toc398042079"/>
      <w:bookmarkStart w:id="159" w:name="_Toc411633246"/>
      <w:r>
        <w:t>Felhantering</w:t>
      </w:r>
      <w:bookmarkEnd w:id="158"/>
      <w:bookmarkEnd w:id="159"/>
    </w:p>
    <w:p w14:paraId="5BC067B2" w14:textId="77777777" w:rsidR="0015321D" w:rsidRPr="00E146AE" w:rsidRDefault="0015321D" w:rsidP="0015321D">
      <w:pPr>
        <w:pStyle w:val="Rubrik3"/>
      </w:pPr>
      <w:bookmarkStart w:id="160" w:name="_Toc374962634"/>
      <w:bookmarkStart w:id="161" w:name="_Toc398042080"/>
      <w:bookmarkStart w:id="162" w:name="_Toc411633247"/>
      <w:r w:rsidRPr="00E146AE">
        <w:t>Krav på en tjänsteproducent</w:t>
      </w:r>
      <w:bookmarkEnd w:id="160"/>
      <w:bookmarkEnd w:id="161"/>
      <w:bookmarkEnd w:id="162"/>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63" w:name="_Toc398042081"/>
      <w:bookmarkStart w:id="164" w:name="_Toc411633248"/>
      <w:r w:rsidRPr="0002697A">
        <w:t>Krav på en tjänstekonsument</w:t>
      </w:r>
      <w:bookmarkEnd w:id="163"/>
      <w:bookmarkEnd w:id="164"/>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165" w:name="_Toc224960922"/>
      <w:bookmarkStart w:id="166" w:name="_Toc357754855"/>
      <w:bookmarkStart w:id="167" w:name="_Toc243452565"/>
      <w:bookmarkEnd w:id="30"/>
      <w:bookmarkEnd w:id="31"/>
      <w:bookmarkEnd w:id="32"/>
      <w:r>
        <w:br w:type="page"/>
      </w:r>
    </w:p>
    <w:p w14:paraId="2CBDBDA5" w14:textId="0DDFFE2F" w:rsidR="0039481C" w:rsidRDefault="0039481C" w:rsidP="0039481C">
      <w:pPr>
        <w:pStyle w:val="Rubrik1"/>
      </w:pPr>
      <w:bookmarkStart w:id="168" w:name="_Toc411633249"/>
      <w:r>
        <w:lastRenderedPageBreak/>
        <w:t xml:space="preserve">Tjänstedomänens </w:t>
      </w:r>
      <w:bookmarkEnd w:id="165"/>
      <w:r>
        <w:t>meddelandemodeller</w:t>
      </w:r>
      <w:bookmarkEnd w:id="166"/>
      <w:bookmarkEnd w:id="167"/>
      <w:bookmarkEnd w:id="168"/>
    </w:p>
    <w:p w14:paraId="062125DB" w14:textId="1EBCF968" w:rsidR="0039481C" w:rsidRPr="007E3F3B" w:rsidRDefault="0039481C" w:rsidP="0039481C">
      <w:pPr>
        <w:rPr>
          <w:i/>
        </w:rPr>
      </w:pPr>
      <w:bookmarkStart w:id="169"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170" w:name="_Toc368997123"/>
      <w:bookmarkStart w:id="171" w:name="_Ref371426457"/>
      <w:bookmarkStart w:id="172" w:name="_Toc374962639"/>
      <w:bookmarkStart w:id="173" w:name="_Toc398042083"/>
      <w:bookmarkStart w:id="174" w:name="_Ref405446111"/>
      <w:bookmarkStart w:id="175" w:name="_Ref405446118"/>
      <w:bookmarkStart w:id="176" w:name="_Toc411633250"/>
      <w:r>
        <w:t>V-MIM</w:t>
      </w:r>
      <w:bookmarkEnd w:id="170"/>
      <w:bookmarkEnd w:id="171"/>
      <w:r>
        <w:t xml:space="preserve"> - Observationer</w:t>
      </w:r>
      <w:bookmarkEnd w:id="172"/>
      <w:bookmarkEnd w:id="173"/>
      <w:bookmarkEnd w:id="174"/>
      <w:bookmarkEnd w:id="175"/>
      <w:bookmarkEnd w:id="176"/>
    </w:p>
    <w:p w14:paraId="01B20F22" w14:textId="40C92BD0" w:rsidR="0031241E" w:rsidRDefault="00A22A4C" w:rsidP="0031241E">
      <w:r>
        <w:rPr>
          <w:noProof/>
          <w:lang w:eastAsia="sv-SE"/>
        </w:rPr>
        <w:t xml:space="preserve"> </w:t>
      </w:r>
      <w:ins w:id="177" w:author="Torbjörn Dahlin" w:date="2015-03-06T08:32:00Z">
        <w:r w:rsidR="004604C8">
          <w:rPr>
            <w:noProof/>
            <w:lang w:eastAsia="sv-SE"/>
          </w:rPr>
          <w:drawing>
            <wp:inline distT="0" distB="0" distL="0" distR="0" wp14:anchorId="00A295DF" wp14:editId="3EDB2DE4">
              <wp:extent cx="6645910" cy="606044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MIM.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6060440"/>
                      </a:xfrm>
                      <a:prstGeom prst="rect">
                        <a:avLst/>
                      </a:prstGeom>
                    </pic:spPr>
                  </pic:pic>
                </a:graphicData>
              </a:graphic>
            </wp:inline>
          </w:drawing>
        </w:r>
      </w:ins>
    </w:p>
    <w:p w14:paraId="56E7F7C5" w14:textId="5472D40E" w:rsidR="00E24E60" w:rsidRPr="00E24E60" w:rsidRDefault="001F3C93" w:rsidP="0031241E">
      <w:pPr>
        <w:rPr>
          <w:i/>
        </w:rPr>
      </w:pPr>
      <w:r>
        <w:rPr>
          <w:i/>
        </w:rPr>
        <w:lastRenderedPageBreak/>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2EE8B528" w:rsidR="00B677FA" w:rsidRPr="00F71DFD" w:rsidRDefault="00B677FA" w:rsidP="00D07E6E">
            <w:pPr>
              <w:rPr>
                <w:b/>
                <w:szCs w:val="20"/>
              </w:rPr>
            </w:pPr>
            <w:r>
              <w:rPr>
                <w:b/>
                <w:szCs w:val="20"/>
              </w:rPr>
              <w:t>Mappning mot NI 201</w:t>
            </w:r>
            <w:r w:rsidR="00B069E3">
              <w:rPr>
                <w:b/>
                <w:szCs w:val="20"/>
              </w:rPr>
              <w:t>5</w:t>
            </w:r>
            <w:r>
              <w:rPr>
                <w:b/>
                <w:szCs w:val="20"/>
              </w:rPr>
              <w:t xml:space="preserve"> release 1</w:t>
            </w:r>
            <w:r w:rsidR="008028A4">
              <w:rPr>
                <w:b/>
                <w:szCs w:val="20"/>
              </w:rPr>
              <w:br/>
              <w:t xml:space="preserve">(eller </w:t>
            </w:r>
            <w:r w:rsidR="00D07E6E">
              <w:rPr>
                <w:b/>
                <w:szCs w:val="20"/>
              </w:rPr>
              <w:t xml:space="preserve">V-MIM </w:t>
            </w:r>
            <w:r w:rsidR="008028A4">
              <w:rPr>
                <w:b/>
                <w:szCs w:val="20"/>
              </w:rPr>
              <w:t>enligt ovan)</w:t>
            </w:r>
          </w:p>
        </w:tc>
      </w:tr>
      <w:tr w:rsidR="00D07E6E" w:rsidRPr="00410CFC" w14:paraId="725272DD" w14:textId="77777777" w:rsidTr="00B677FA">
        <w:trPr>
          <w:trHeight w:val="397"/>
        </w:trPr>
        <w:tc>
          <w:tcPr>
            <w:tcW w:w="3238" w:type="dxa"/>
            <w:vAlign w:val="center"/>
          </w:tcPr>
          <w:p w14:paraId="08A8CDEB" w14:textId="2728D22E" w:rsidR="00D07E6E" w:rsidRPr="006B6D62" w:rsidRDefault="00D07E6E" w:rsidP="0031241E">
            <w:proofErr w:type="spellStart"/>
            <w:r>
              <w:t>ObservationGroup</w:t>
            </w:r>
            <w:proofErr w:type="spellEnd"/>
            <w:r>
              <w:t xml:space="preserve">. </w:t>
            </w:r>
            <w:proofErr w:type="spellStart"/>
            <w:r w:rsidRPr="00D07E6E">
              <w:t>careProcessId</w:t>
            </w:r>
            <w:proofErr w:type="spellEnd"/>
          </w:p>
        </w:tc>
        <w:tc>
          <w:tcPr>
            <w:tcW w:w="3533" w:type="dxa"/>
            <w:vAlign w:val="center"/>
          </w:tcPr>
          <w:p w14:paraId="4EF06AF7" w14:textId="390E8B32" w:rsidR="00D07E6E" w:rsidRDefault="00D07E6E" w:rsidP="0031241E">
            <w:pPr>
              <w:rPr>
                <w:rFonts w:cs="Arial"/>
                <w:i/>
                <w:szCs w:val="20"/>
              </w:rPr>
            </w:pPr>
            <w:r>
              <w:rPr>
                <w:rFonts w:cs="Arial"/>
                <w:i/>
                <w:szCs w:val="20"/>
              </w:rPr>
              <w:t>Saknar motsvarighet i V-TIM 2.2</w:t>
            </w:r>
          </w:p>
        </w:tc>
        <w:tc>
          <w:tcPr>
            <w:tcW w:w="3827" w:type="dxa"/>
          </w:tcPr>
          <w:p w14:paraId="78446137" w14:textId="3457555D" w:rsidR="00D07E6E" w:rsidRPr="00EE04D9" w:rsidRDefault="00D07E6E" w:rsidP="008028A4">
            <w:pPr>
              <w:rPr>
                <w:rFonts w:cs="Arial"/>
                <w:szCs w:val="20"/>
              </w:rPr>
            </w:pPr>
            <w:r>
              <w:rPr>
                <w:rFonts w:cs="Arial"/>
                <w:szCs w:val="20"/>
              </w:rPr>
              <w:t>Individanpassad vårdprocess.id</w:t>
            </w:r>
          </w:p>
        </w:tc>
      </w:tr>
      <w:tr w:rsidR="00D07E6E" w:rsidRPr="00410CFC" w14:paraId="1923D101" w14:textId="77777777" w:rsidTr="00B677FA">
        <w:trPr>
          <w:trHeight w:val="397"/>
        </w:trPr>
        <w:tc>
          <w:tcPr>
            <w:tcW w:w="3238" w:type="dxa"/>
            <w:vAlign w:val="center"/>
          </w:tcPr>
          <w:p w14:paraId="600D7A19" w14:textId="22D2F180" w:rsidR="00D07E6E" w:rsidRPr="006B6D62" w:rsidRDefault="00D07E6E" w:rsidP="0031241E">
            <w:proofErr w:type="spellStart"/>
            <w:r>
              <w:t>ObservationGroup</w:t>
            </w:r>
            <w:proofErr w:type="spellEnd"/>
            <w:r>
              <w:t xml:space="preserve">. </w:t>
            </w:r>
            <w:proofErr w:type="spellStart"/>
            <w:r w:rsidRPr="00D07E6E">
              <w:t>sourceSystem</w:t>
            </w:r>
            <w:proofErr w:type="spellEnd"/>
          </w:p>
        </w:tc>
        <w:tc>
          <w:tcPr>
            <w:tcW w:w="3533" w:type="dxa"/>
            <w:vAlign w:val="center"/>
          </w:tcPr>
          <w:p w14:paraId="00120DFE" w14:textId="5801811F" w:rsidR="00D07E6E" w:rsidRDefault="00D07E6E" w:rsidP="0031241E">
            <w:pPr>
              <w:rPr>
                <w:rFonts w:cs="Arial"/>
                <w:i/>
                <w:szCs w:val="20"/>
              </w:rPr>
            </w:pPr>
            <w:r>
              <w:rPr>
                <w:rFonts w:cs="Arial"/>
                <w:i/>
                <w:szCs w:val="20"/>
              </w:rPr>
              <w:t>Saknar motsvarighet i V-TIM 2.2</w:t>
            </w:r>
          </w:p>
        </w:tc>
        <w:tc>
          <w:tcPr>
            <w:tcW w:w="3827" w:type="dxa"/>
          </w:tcPr>
          <w:p w14:paraId="71590F77" w14:textId="77777777" w:rsidR="00D07E6E" w:rsidRDefault="00D07E6E" w:rsidP="00D07E6E">
            <w:pPr>
              <w:rPr>
                <w:rFonts w:cs="Arial"/>
                <w:i/>
                <w:szCs w:val="20"/>
              </w:rPr>
            </w:pPr>
            <w:r>
              <w:rPr>
                <w:rFonts w:cs="Arial"/>
                <w:i/>
                <w:szCs w:val="20"/>
              </w:rPr>
              <w:t xml:space="preserve">NI </w:t>
            </w:r>
            <w:proofErr w:type="gramStart"/>
            <w:r>
              <w:rPr>
                <w:rFonts w:cs="Arial"/>
                <w:i/>
                <w:szCs w:val="20"/>
              </w:rPr>
              <w:t>2015.1</w:t>
            </w:r>
            <w:proofErr w:type="gramEnd"/>
          </w:p>
          <w:p w14:paraId="00B332A2" w14:textId="77777777" w:rsidR="00D07E6E" w:rsidRDefault="00D07E6E" w:rsidP="00D07E6E">
            <w:pPr>
              <w:rPr>
                <w:rFonts w:cs="Arial"/>
                <w:i/>
                <w:szCs w:val="20"/>
              </w:rPr>
            </w:pPr>
            <w:r>
              <w:rPr>
                <w:rFonts w:cs="Arial"/>
                <w:i/>
                <w:szCs w:val="20"/>
              </w:rPr>
              <w:t>Saknar motsvarighet</w:t>
            </w:r>
          </w:p>
          <w:p w14:paraId="75AA21A0" w14:textId="77777777" w:rsidR="00D07E6E" w:rsidRDefault="00D07E6E" w:rsidP="00D07E6E">
            <w:pPr>
              <w:rPr>
                <w:rFonts w:cs="Arial"/>
                <w:i/>
                <w:szCs w:val="20"/>
              </w:rPr>
            </w:pPr>
          </w:p>
          <w:p w14:paraId="1AD900D9" w14:textId="77777777" w:rsidR="00D07E6E" w:rsidRDefault="00D07E6E" w:rsidP="00D07E6E">
            <w:pPr>
              <w:rPr>
                <w:rFonts w:cs="Arial"/>
                <w:i/>
                <w:szCs w:val="20"/>
              </w:rPr>
            </w:pPr>
            <w:r>
              <w:rPr>
                <w:rFonts w:cs="Arial"/>
                <w:i/>
                <w:szCs w:val="20"/>
              </w:rPr>
              <w:t>I V-MIM</w:t>
            </w:r>
          </w:p>
          <w:p w14:paraId="4FAF74E2" w14:textId="48D3A9B5" w:rsidR="00D07E6E" w:rsidRPr="00EE04D9" w:rsidRDefault="00F04FD4" w:rsidP="00D07E6E">
            <w:pPr>
              <w:rPr>
                <w:rFonts w:cs="Arial"/>
                <w:szCs w:val="20"/>
              </w:rPr>
            </w:pPr>
            <w:r>
              <w:rPr>
                <w:rFonts w:cs="Arial"/>
                <w:szCs w:val="20"/>
              </w:rPr>
              <w:t>Källsystem.id</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proofErr w:type="spellStart"/>
            <w:r>
              <w:t>Observation.status</w:t>
            </w:r>
            <w:proofErr w:type="spellEnd"/>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proofErr w:type="spellStart"/>
            <w:r>
              <w:rPr>
                <w:rFonts w:cs="Arial"/>
                <w:szCs w:val="20"/>
              </w:rPr>
              <w:t>Observation.status</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F04FD4" w:rsidRPr="00410CFC" w14:paraId="18CB5050" w14:textId="77777777" w:rsidTr="00B677FA">
        <w:trPr>
          <w:trHeight w:val="397"/>
        </w:trPr>
        <w:tc>
          <w:tcPr>
            <w:tcW w:w="3238" w:type="dxa"/>
            <w:vAlign w:val="center"/>
          </w:tcPr>
          <w:p w14:paraId="47FE58C5" w14:textId="4AD4C40F" w:rsidR="00F04FD4" w:rsidRPr="006B6D62" w:rsidRDefault="00F04FD4" w:rsidP="0031241E">
            <w:proofErr w:type="spellStart"/>
            <w:r>
              <w:lastRenderedPageBreak/>
              <w:t>Observation</w:t>
            </w:r>
            <w:proofErr w:type="gramStart"/>
            <w:r>
              <w:t>.RegistrationTime</w:t>
            </w:r>
            <w:proofErr w:type="spellEnd"/>
            <w:proofErr w:type="gramEnd"/>
          </w:p>
        </w:tc>
        <w:tc>
          <w:tcPr>
            <w:tcW w:w="3533" w:type="dxa"/>
            <w:vAlign w:val="center"/>
          </w:tcPr>
          <w:p w14:paraId="03A052C4" w14:textId="478187D3" w:rsidR="00F04FD4" w:rsidRDefault="00F04FD4" w:rsidP="00491E29">
            <w:pPr>
              <w:rPr>
                <w:rFonts w:cs="Arial"/>
                <w:i/>
                <w:szCs w:val="20"/>
              </w:rPr>
            </w:pPr>
            <w:r>
              <w:rPr>
                <w:rFonts w:cs="Arial"/>
                <w:i/>
                <w:szCs w:val="20"/>
              </w:rPr>
              <w:t>Saknar motsvarighet i V-TIM 2.2</w:t>
            </w:r>
          </w:p>
        </w:tc>
        <w:tc>
          <w:tcPr>
            <w:tcW w:w="3827" w:type="dxa"/>
          </w:tcPr>
          <w:p w14:paraId="3893CA79" w14:textId="1449D55E" w:rsidR="00F04FD4" w:rsidRDefault="00F04FD4" w:rsidP="00046D89">
            <w:pPr>
              <w:rPr>
                <w:rFonts w:cs="Arial"/>
                <w:szCs w:val="20"/>
              </w:rPr>
            </w:pPr>
            <w:r>
              <w:rPr>
                <w:rFonts w:cs="Arial"/>
                <w:szCs w:val="20"/>
              </w:rPr>
              <w:t xml:space="preserve">Uppgift i </w:t>
            </w:r>
            <w:proofErr w:type="spellStart"/>
            <w:r>
              <w:rPr>
                <w:rFonts w:cs="Arial"/>
                <w:szCs w:val="20"/>
              </w:rPr>
              <w:t>patientjournal.dokumentationstidpunkt</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01AEC64F" w:rsidR="00B677FA" w:rsidRDefault="00B677FA" w:rsidP="00F04FD4">
            <w:proofErr w:type="spellStart"/>
            <w:r>
              <w:t>Location.</w:t>
            </w:r>
            <w:r w:rsidR="00F04FD4">
              <w:t>electronicAddress</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F04FD4" w:rsidRPr="00410CFC" w14:paraId="21703919" w14:textId="77777777" w:rsidTr="00B677FA">
        <w:trPr>
          <w:trHeight w:val="397"/>
        </w:trPr>
        <w:tc>
          <w:tcPr>
            <w:tcW w:w="3238" w:type="dxa"/>
            <w:vAlign w:val="center"/>
          </w:tcPr>
          <w:p w14:paraId="2B35985F" w14:textId="694B3A36" w:rsidR="00F04FD4" w:rsidRDefault="00F04FD4" w:rsidP="0031241E">
            <w:r>
              <w:t>Patient.name</w:t>
            </w:r>
          </w:p>
        </w:tc>
        <w:tc>
          <w:tcPr>
            <w:tcW w:w="3533" w:type="dxa"/>
            <w:vAlign w:val="center"/>
          </w:tcPr>
          <w:p w14:paraId="4223450F" w14:textId="06052A6C" w:rsidR="00F04FD4" w:rsidRDefault="00F04FD4" w:rsidP="0031241E">
            <w:pPr>
              <w:rPr>
                <w:rFonts w:cs="Arial"/>
                <w:szCs w:val="20"/>
              </w:rPr>
            </w:pPr>
            <w:proofErr w:type="spellStart"/>
            <w:r>
              <w:rPr>
                <w:rFonts w:cs="Arial"/>
                <w:szCs w:val="20"/>
              </w:rPr>
              <w:t>Patient.namn</w:t>
            </w:r>
            <w:proofErr w:type="spellEnd"/>
          </w:p>
        </w:tc>
        <w:tc>
          <w:tcPr>
            <w:tcW w:w="3827" w:type="dxa"/>
          </w:tcPr>
          <w:p w14:paraId="39DCD405" w14:textId="77777777" w:rsidR="00F04FD4" w:rsidRDefault="00F04FD4" w:rsidP="00046D89">
            <w:pPr>
              <w:rPr>
                <w:rFonts w:cs="Arial"/>
                <w:szCs w:val="20"/>
              </w:rPr>
            </w:pPr>
            <w:proofErr w:type="spellStart"/>
            <w:r>
              <w:rPr>
                <w:rFonts w:cs="Arial"/>
                <w:szCs w:val="20"/>
              </w:rPr>
              <w:t>Person.förnamn</w:t>
            </w:r>
            <w:proofErr w:type="spellEnd"/>
            <w:r>
              <w:rPr>
                <w:rFonts w:cs="Arial"/>
                <w:szCs w:val="20"/>
              </w:rPr>
              <w:br/>
            </w:r>
            <w:proofErr w:type="spellStart"/>
            <w:r>
              <w:rPr>
                <w:rFonts w:cs="Arial"/>
                <w:szCs w:val="20"/>
              </w:rPr>
              <w:t>Person.efternamn</w:t>
            </w:r>
            <w:proofErr w:type="spellEnd"/>
            <w:r>
              <w:rPr>
                <w:rFonts w:cs="Arial"/>
                <w:szCs w:val="20"/>
              </w:rPr>
              <w:br/>
            </w:r>
            <w:proofErr w:type="spellStart"/>
            <w:r>
              <w:rPr>
                <w:rFonts w:cs="Arial"/>
                <w:szCs w:val="20"/>
              </w:rPr>
              <w:t>Person.mellannamn</w:t>
            </w:r>
            <w:proofErr w:type="spellEnd"/>
          </w:p>
          <w:p w14:paraId="5E1D3467" w14:textId="14A7DF3E" w:rsidR="00F04FD4" w:rsidRDefault="00F04FD4" w:rsidP="00046D89">
            <w:pPr>
              <w:rPr>
                <w:rFonts w:cs="Arial"/>
                <w:szCs w:val="20"/>
              </w:rPr>
            </w:pPr>
            <w:proofErr w:type="spellStart"/>
            <w:r>
              <w:rPr>
                <w:rFonts w:cs="Arial"/>
                <w:szCs w:val="20"/>
              </w:rPr>
              <w:t>Person.tilltalsnamnsmarkering</w:t>
            </w:r>
            <w:proofErr w:type="spellEnd"/>
          </w:p>
        </w:tc>
      </w:tr>
      <w:tr w:rsidR="00B677FA" w:rsidRPr="00410CFC" w14:paraId="555AB7EA" w14:textId="2FCBB4CE" w:rsidTr="00B677FA">
        <w:trPr>
          <w:trHeight w:val="397"/>
        </w:trPr>
        <w:tc>
          <w:tcPr>
            <w:tcW w:w="3238" w:type="dxa"/>
            <w:vAlign w:val="center"/>
          </w:tcPr>
          <w:p w14:paraId="1EDB5778" w14:textId="67BE9004"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lastRenderedPageBreak/>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lastRenderedPageBreak/>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t>Deltagande-&gt;</w:t>
            </w:r>
            <w:proofErr w:type="spellStart"/>
            <w:r>
              <w:rPr>
                <w:rFonts w:cs="Arial"/>
                <w:szCs w:val="20"/>
              </w:rPr>
              <w:t>Roll.</w:t>
            </w:r>
            <w:r w:rsidR="00E3381F">
              <w:rPr>
                <w:rFonts w:cs="Arial"/>
                <w:szCs w:val="20"/>
              </w:rPr>
              <w:t>typ</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1371F14F" w14:textId="303DC9F3" w:rsidR="00F2566B"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
          <w:p w14:paraId="4A782409" w14:textId="4D79496A" w:rsidR="00F2566B" w:rsidRDefault="00B677FA" w:rsidP="00300051">
            <w:pPr>
              <w:rPr>
                <w:rFonts w:cs="Arial"/>
                <w:szCs w:val="20"/>
              </w:rPr>
            </w:pP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
          <w:p w14:paraId="7B8337C2" w14:textId="77777777" w:rsidR="00F2566B" w:rsidRDefault="00B677FA" w:rsidP="00300051">
            <w:pPr>
              <w:rPr>
                <w:rFonts w:cs="Arial"/>
                <w:szCs w:val="20"/>
              </w:rPr>
            </w:pPr>
            <w:proofErr w:type="spellStart"/>
            <w:r>
              <w:rPr>
                <w:rFonts w:cs="Arial"/>
                <w:szCs w:val="20"/>
              </w:rPr>
              <w:t>Person.</w:t>
            </w:r>
            <w:r w:rsidR="00300051">
              <w:rPr>
                <w:rFonts w:cs="Arial"/>
                <w:szCs w:val="20"/>
              </w:rPr>
              <w:t>e</w:t>
            </w:r>
            <w:r>
              <w:rPr>
                <w:rFonts w:cs="Arial"/>
                <w:szCs w:val="20"/>
              </w:rPr>
              <w:t>fternamn</w:t>
            </w:r>
            <w:proofErr w:type="spellEnd"/>
          </w:p>
          <w:p w14:paraId="67C5A643" w14:textId="73FF1159" w:rsidR="00B677FA" w:rsidRPr="00B677FA" w:rsidRDefault="00F2566B" w:rsidP="00300051">
            <w:pPr>
              <w:rPr>
                <w:rFonts w:cs="Arial"/>
                <w:szCs w:val="20"/>
              </w:rPr>
            </w:pPr>
            <w:proofErr w:type="spellStart"/>
            <w:r>
              <w:rPr>
                <w:rFonts w:cs="Arial"/>
                <w:szCs w:val="20"/>
              </w:rPr>
              <w:t>Person.tilltalsnamnsmarkering</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r w:rsidR="00D058B9" w:rsidRPr="006F7E12" w14:paraId="52316520" w14:textId="77777777" w:rsidTr="00B677FA">
        <w:trPr>
          <w:trHeight w:val="397"/>
        </w:trPr>
        <w:tc>
          <w:tcPr>
            <w:tcW w:w="3238" w:type="dxa"/>
            <w:vAlign w:val="center"/>
          </w:tcPr>
          <w:p w14:paraId="3BF0C9A6" w14:textId="6DC2FDD8" w:rsidR="00D058B9" w:rsidRPr="00C601A9" w:rsidRDefault="00D058B9" w:rsidP="0031241E">
            <w:pPr>
              <w:rPr>
                <w:szCs w:val="20"/>
              </w:rPr>
            </w:pPr>
            <w:r>
              <w:rPr>
                <w:szCs w:val="20"/>
              </w:rPr>
              <w:lastRenderedPageBreak/>
              <w:t>AdditionalParticipant.id</w:t>
            </w:r>
          </w:p>
        </w:tc>
        <w:tc>
          <w:tcPr>
            <w:tcW w:w="3533" w:type="dxa"/>
            <w:vAlign w:val="center"/>
          </w:tcPr>
          <w:p w14:paraId="1F74BE52" w14:textId="58DE63BF" w:rsidR="00D058B9" w:rsidRDefault="00D058B9" w:rsidP="0031241E">
            <w:pPr>
              <w:rPr>
                <w:szCs w:val="20"/>
              </w:rPr>
            </w:pPr>
            <w:r>
              <w:rPr>
                <w:rFonts w:cs="Arial"/>
                <w:i/>
                <w:szCs w:val="20"/>
              </w:rPr>
              <w:t>Saknar motsvarighet i V-TIM 2.2</w:t>
            </w:r>
          </w:p>
        </w:tc>
        <w:tc>
          <w:tcPr>
            <w:tcW w:w="3827" w:type="dxa"/>
          </w:tcPr>
          <w:p w14:paraId="2F5DDFFB"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3F66729B" w14:textId="77777777" w:rsidR="00D616FA" w:rsidRDefault="00D616FA" w:rsidP="00D616FA">
            <w:pPr>
              <w:rPr>
                <w:rFonts w:cs="Arial"/>
                <w:i/>
                <w:szCs w:val="20"/>
              </w:rPr>
            </w:pPr>
            <w:r>
              <w:rPr>
                <w:rFonts w:cs="Arial"/>
                <w:i/>
                <w:szCs w:val="20"/>
              </w:rPr>
              <w:t>Saknar motsvarighet</w:t>
            </w:r>
          </w:p>
          <w:p w14:paraId="584776A7" w14:textId="77777777" w:rsidR="00D058B9" w:rsidRDefault="00D058B9" w:rsidP="00EE04D9">
            <w:pPr>
              <w:rPr>
                <w:i/>
                <w:szCs w:val="20"/>
              </w:rPr>
            </w:pPr>
          </w:p>
          <w:p w14:paraId="36F149A5" w14:textId="77777777" w:rsidR="00D616FA" w:rsidRDefault="00D616FA" w:rsidP="00D616FA">
            <w:pPr>
              <w:rPr>
                <w:i/>
                <w:szCs w:val="20"/>
              </w:rPr>
            </w:pPr>
            <w:r>
              <w:rPr>
                <w:i/>
                <w:szCs w:val="20"/>
              </w:rPr>
              <w:t>V-MIM</w:t>
            </w:r>
          </w:p>
          <w:p w14:paraId="5CB62189" w14:textId="1CCE22E1" w:rsidR="00D616FA" w:rsidRPr="00CF0EC2" w:rsidRDefault="00D616FA" w:rsidP="00EE04D9">
            <w:pPr>
              <w:rPr>
                <w:szCs w:val="20"/>
              </w:rPr>
            </w:pPr>
            <w:r>
              <w:rPr>
                <w:szCs w:val="20"/>
              </w:rPr>
              <w:t>Professionell aktör.id</w:t>
            </w:r>
            <w:r w:rsidR="006814AB">
              <w:rPr>
                <w:szCs w:val="20"/>
              </w:rPr>
              <w:t xml:space="preserve"> (om sådan deltagare)</w:t>
            </w:r>
          </w:p>
        </w:tc>
      </w:tr>
      <w:tr w:rsidR="00D058B9" w:rsidRPr="006F7E12" w14:paraId="60D3BE7B" w14:textId="77777777" w:rsidTr="00B677FA">
        <w:trPr>
          <w:trHeight w:val="397"/>
        </w:trPr>
        <w:tc>
          <w:tcPr>
            <w:tcW w:w="3238" w:type="dxa"/>
            <w:vAlign w:val="center"/>
          </w:tcPr>
          <w:p w14:paraId="08E69CAF" w14:textId="0311FD3C" w:rsidR="00D058B9" w:rsidRDefault="00D058B9" w:rsidP="0031241E">
            <w:pPr>
              <w:rPr>
                <w:szCs w:val="20"/>
              </w:rPr>
            </w:pPr>
            <w:proofErr w:type="spellStart"/>
            <w:r>
              <w:rPr>
                <w:szCs w:val="20"/>
              </w:rPr>
              <w:t>AdditionalParticipant.type</w:t>
            </w:r>
            <w:proofErr w:type="spellEnd"/>
          </w:p>
        </w:tc>
        <w:tc>
          <w:tcPr>
            <w:tcW w:w="3533" w:type="dxa"/>
            <w:vAlign w:val="center"/>
          </w:tcPr>
          <w:p w14:paraId="1215929C" w14:textId="66A58700" w:rsidR="00D058B9" w:rsidRDefault="00D058B9" w:rsidP="0031241E">
            <w:pPr>
              <w:rPr>
                <w:szCs w:val="20"/>
              </w:rPr>
            </w:pPr>
            <w:r>
              <w:rPr>
                <w:rFonts w:cs="Arial"/>
                <w:i/>
                <w:szCs w:val="20"/>
              </w:rPr>
              <w:t>Saknar motsvarighet i V-TIM 2.2</w:t>
            </w:r>
          </w:p>
        </w:tc>
        <w:tc>
          <w:tcPr>
            <w:tcW w:w="3827" w:type="dxa"/>
          </w:tcPr>
          <w:p w14:paraId="18D739CC" w14:textId="77093434" w:rsidR="00D616FA" w:rsidRDefault="00D616FA" w:rsidP="00D616FA">
            <w:pPr>
              <w:rPr>
                <w:szCs w:val="20"/>
              </w:rPr>
            </w:pPr>
            <w:proofErr w:type="spellStart"/>
            <w:r>
              <w:rPr>
                <w:szCs w:val="20"/>
              </w:rPr>
              <w:t>Deltagande.typ</w:t>
            </w:r>
            <w:proofErr w:type="spellEnd"/>
          </w:p>
          <w:p w14:paraId="60A62484" w14:textId="77777777" w:rsidR="00D058B9" w:rsidRPr="0014679C" w:rsidRDefault="00D058B9" w:rsidP="00EE04D9">
            <w:pPr>
              <w:rPr>
                <w:i/>
                <w:szCs w:val="20"/>
              </w:rPr>
            </w:pPr>
          </w:p>
        </w:tc>
      </w:tr>
      <w:tr w:rsidR="00D058B9" w:rsidRPr="006F7E12" w14:paraId="32FEC3D2" w14:textId="77777777" w:rsidTr="00B677FA">
        <w:trPr>
          <w:trHeight w:val="397"/>
        </w:trPr>
        <w:tc>
          <w:tcPr>
            <w:tcW w:w="3238" w:type="dxa"/>
            <w:vAlign w:val="center"/>
          </w:tcPr>
          <w:p w14:paraId="4DFD4A24" w14:textId="75EE048F" w:rsidR="00D058B9" w:rsidRDefault="00D058B9" w:rsidP="0031241E">
            <w:pPr>
              <w:rPr>
                <w:szCs w:val="20"/>
              </w:rPr>
            </w:pPr>
            <w:proofErr w:type="spellStart"/>
            <w:r>
              <w:rPr>
                <w:szCs w:val="20"/>
              </w:rPr>
              <w:t>AdditionalParticipant.role</w:t>
            </w:r>
            <w:proofErr w:type="spellEnd"/>
          </w:p>
        </w:tc>
        <w:tc>
          <w:tcPr>
            <w:tcW w:w="3533" w:type="dxa"/>
            <w:vAlign w:val="center"/>
          </w:tcPr>
          <w:p w14:paraId="09121BD3" w14:textId="77390B6D" w:rsidR="00D058B9" w:rsidRDefault="00D058B9" w:rsidP="0031241E">
            <w:pPr>
              <w:rPr>
                <w:szCs w:val="20"/>
              </w:rPr>
            </w:pPr>
            <w:r>
              <w:rPr>
                <w:rFonts w:cs="Arial"/>
                <w:i/>
                <w:szCs w:val="20"/>
              </w:rPr>
              <w:t>Saknar motsvarighet i V-TIM 2.2</w:t>
            </w:r>
          </w:p>
        </w:tc>
        <w:tc>
          <w:tcPr>
            <w:tcW w:w="3827" w:type="dxa"/>
          </w:tcPr>
          <w:p w14:paraId="122E92FC"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1FC98E96" w14:textId="77777777" w:rsidR="00D616FA" w:rsidRDefault="00D616FA" w:rsidP="00D616FA">
            <w:pPr>
              <w:rPr>
                <w:rFonts w:cs="Arial"/>
                <w:i/>
                <w:szCs w:val="20"/>
              </w:rPr>
            </w:pPr>
            <w:r>
              <w:rPr>
                <w:rFonts w:cs="Arial"/>
                <w:i/>
                <w:szCs w:val="20"/>
              </w:rPr>
              <w:t>Saknar motsvarighet</w:t>
            </w:r>
          </w:p>
          <w:p w14:paraId="688F26CB" w14:textId="77777777" w:rsidR="00D058B9" w:rsidRDefault="00D058B9" w:rsidP="00EE04D9">
            <w:pPr>
              <w:rPr>
                <w:i/>
                <w:szCs w:val="20"/>
              </w:rPr>
            </w:pPr>
          </w:p>
          <w:p w14:paraId="56D0256B" w14:textId="77777777" w:rsidR="00D616FA" w:rsidRDefault="00D616FA" w:rsidP="00D616FA">
            <w:pPr>
              <w:rPr>
                <w:i/>
                <w:szCs w:val="20"/>
              </w:rPr>
            </w:pPr>
            <w:r>
              <w:rPr>
                <w:i/>
                <w:szCs w:val="20"/>
              </w:rPr>
              <w:t>V-MIM</w:t>
            </w:r>
          </w:p>
          <w:p w14:paraId="16C231D7" w14:textId="0A385463" w:rsidR="00D616FA" w:rsidRPr="00CF0EC2" w:rsidRDefault="00D616FA" w:rsidP="00EE04D9">
            <w:pPr>
              <w:rPr>
                <w:szCs w:val="20"/>
              </w:rPr>
            </w:pPr>
            <w:proofErr w:type="spellStart"/>
            <w:r w:rsidRPr="00CF0EC2">
              <w:rPr>
                <w:szCs w:val="20"/>
              </w:rPr>
              <w:t>Roll.typ</w:t>
            </w:r>
            <w:proofErr w:type="spellEnd"/>
          </w:p>
        </w:tc>
      </w:tr>
      <w:tr w:rsidR="00D058B9" w:rsidRPr="006F7E12" w14:paraId="5AA58E2E" w14:textId="77777777" w:rsidTr="00B677FA">
        <w:trPr>
          <w:trHeight w:val="397"/>
        </w:trPr>
        <w:tc>
          <w:tcPr>
            <w:tcW w:w="3238" w:type="dxa"/>
            <w:vAlign w:val="center"/>
          </w:tcPr>
          <w:p w14:paraId="1FE2E49B" w14:textId="461AC762" w:rsidR="00D058B9" w:rsidRDefault="00D058B9" w:rsidP="0031241E">
            <w:pPr>
              <w:rPr>
                <w:szCs w:val="20"/>
              </w:rPr>
            </w:pPr>
            <w:proofErr w:type="spellStart"/>
            <w:r>
              <w:rPr>
                <w:szCs w:val="20"/>
              </w:rPr>
              <w:t>AdditionalParticipant.</w:t>
            </w:r>
            <w:r w:rsidRPr="00D058B9">
              <w:rPr>
                <w:szCs w:val="20"/>
              </w:rPr>
              <w:t>time</w:t>
            </w:r>
            <w:proofErr w:type="spellEnd"/>
          </w:p>
        </w:tc>
        <w:tc>
          <w:tcPr>
            <w:tcW w:w="3533" w:type="dxa"/>
            <w:vAlign w:val="center"/>
          </w:tcPr>
          <w:p w14:paraId="5E68CD19" w14:textId="62783B2C" w:rsidR="00D058B9" w:rsidRDefault="00D058B9" w:rsidP="0031241E">
            <w:pPr>
              <w:rPr>
                <w:szCs w:val="20"/>
              </w:rPr>
            </w:pPr>
            <w:r>
              <w:rPr>
                <w:rFonts w:cs="Arial"/>
                <w:i/>
                <w:szCs w:val="20"/>
              </w:rPr>
              <w:t>Saknar motsvarighet i V-TIM 2.2</w:t>
            </w:r>
          </w:p>
        </w:tc>
        <w:tc>
          <w:tcPr>
            <w:tcW w:w="3827" w:type="dxa"/>
          </w:tcPr>
          <w:p w14:paraId="11EB8519" w14:textId="23D7A303" w:rsidR="00D616FA" w:rsidRDefault="00D616FA" w:rsidP="00D616FA">
            <w:pPr>
              <w:rPr>
                <w:szCs w:val="20"/>
              </w:rPr>
            </w:pPr>
            <w:proofErr w:type="spellStart"/>
            <w:r>
              <w:rPr>
                <w:szCs w:val="20"/>
              </w:rPr>
              <w:t>Deltagande.tid</w:t>
            </w:r>
            <w:proofErr w:type="spellEnd"/>
          </w:p>
          <w:p w14:paraId="75911A29" w14:textId="77777777" w:rsidR="00D058B9" w:rsidRPr="0014679C" w:rsidRDefault="00D058B9" w:rsidP="00EE04D9">
            <w:pPr>
              <w:rPr>
                <w:i/>
                <w:szCs w:val="20"/>
              </w:rPr>
            </w:pPr>
          </w:p>
        </w:tc>
      </w:tr>
      <w:tr w:rsidR="00D058B9" w:rsidRPr="006F7E12" w14:paraId="69C02673" w14:textId="77777777" w:rsidTr="00B677FA">
        <w:trPr>
          <w:trHeight w:val="397"/>
        </w:trPr>
        <w:tc>
          <w:tcPr>
            <w:tcW w:w="3238" w:type="dxa"/>
            <w:vAlign w:val="center"/>
          </w:tcPr>
          <w:p w14:paraId="1C9576BB" w14:textId="2BB143D6" w:rsidR="00D058B9" w:rsidRDefault="00D058B9" w:rsidP="0031241E">
            <w:pPr>
              <w:rPr>
                <w:szCs w:val="20"/>
              </w:rPr>
            </w:pPr>
            <w:r>
              <w:rPr>
                <w:szCs w:val="20"/>
              </w:rPr>
              <w:t>Device.id</w:t>
            </w:r>
          </w:p>
        </w:tc>
        <w:tc>
          <w:tcPr>
            <w:tcW w:w="3533" w:type="dxa"/>
            <w:vAlign w:val="center"/>
          </w:tcPr>
          <w:p w14:paraId="2CF8AB31" w14:textId="02096EC0" w:rsidR="00D058B9" w:rsidRDefault="001770B3" w:rsidP="0031241E">
            <w:pPr>
              <w:rPr>
                <w:szCs w:val="20"/>
              </w:rPr>
            </w:pPr>
            <w:proofErr w:type="spellStart"/>
            <w:r>
              <w:rPr>
                <w:szCs w:val="20"/>
              </w:rPr>
              <w:t>Resursspecifikation.resurs</w:t>
            </w:r>
            <w:proofErr w:type="spellEnd"/>
            <w:r>
              <w:rPr>
                <w:szCs w:val="20"/>
              </w:rPr>
              <w:t xml:space="preserve"> id</w:t>
            </w:r>
          </w:p>
        </w:tc>
        <w:tc>
          <w:tcPr>
            <w:tcW w:w="3827" w:type="dxa"/>
          </w:tcPr>
          <w:p w14:paraId="5F601AB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4ED678D" w14:textId="77777777" w:rsidR="002D302C" w:rsidRDefault="002D302C" w:rsidP="002D302C">
            <w:pPr>
              <w:rPr>
                <w:rFonts w:cs="Arial"/>
                <w:i/>
                <w:szCs w:val="20"/>
              </w:rPr>
            </w:pPr>
            <w:r>
              <w:rPr>
                <w:rFonts w:cs="Arial"/>
                <w:i/>
                <w:szCs w:val="20"/>
              </w:rPr>
              <w:t>Saknar motsvarighet</w:t>
            </w:r>
          </w:p>
          <w:p w14:paraId="4DCD7DCE" w14:textId="77777777" w:rsidR="002D302C" w:rsidRDefault="002D302C" w:rsidP="00D058B9">
            <w:pPr>
              <w:rPr>
                <w:rFonts w:cs="Arial"/>
                <w:szCs w:val="20"/>
              </w:rPr>
            </w:pPr>
          </w:p>
          <w:p w14:paraId="13A4E4AD" w14:textId="7ABA6E27" w:rsidR="002D302C" w:rsidRPr="00CF0EC2" w:rsidRDefault="002D302C" w:rsidP="00D058B9">
            <w:pPr>
              <w:rPr>
                <w:i/>
                <w:szCs w:val="20"/>
              </w:rPr>
            </w:pPr>
            <w:r>
              <w:rPr>
                <w:i/>
                <w:szCs w:val="20"/>
              </w:rPr>
              <w:t>V-MIM</w:t>
            </w:r>
          </w:p>
          <w:p w14:paraId="63655806" w14:textId="5D869FFD" w:rsidR="00D058B9" w:rsidRPr="00CF0EC2" w:rsidRDefault="002D302C" w:rsidP="00D058B9">
            <w:pPr>
              <w:rPr>
                <w:rFonts w:cs="Arial"/>
                <w:szCs w:val="20"/>
              </w:rPr>
            </w:pPr>
            <w:r>
              <w:rPr>
                <w:rFonts w:cs="Arial"/>
                <w:szCs w:val="20"/>
              </w:rPr>
              <w:t>Artefakt.id</w:t>
            </w:r>
          </w:p>
          <w:p w14:paraId="5ACC46AC" w14:textId="77777777" w:rsidR="00D058B9" w:rsidRPr="0014679C" w:rsidRDefault="00D058B9" w:rsidP="00EE04D9">
            <w:pPr>
              <w:rPr>
                <w:i/>
                <w:szCs w:val="20"/>
              </w:rPr>
            </w:pPr>
          </w:p>
        </w:tc>
      </w:tr>
      <w:tr w:rsidR="00D058B9" w:rsidRPr="006F7E12" w14:paraId="4AB48C07" w14:textId="77777777" w:rsidTr="00B677FA">
        <w:trPr>
          <w:trHeight w:val="397"/>
        </w:trPr>
        <w:tc>
          <w:tcPr>
            <w:tcW w:w="3238" w:type="dxa"/>
            <w:vAlign w:val="center"/>
          </w:tcPr>
          <w:p w14:paraId="70709015" w14:textId="656746E9" w:rsidR="00D058B9" w:rsidRDefault="00D058B9" w:rsidP="0031241E">
            <w:pPr>
              <w:rPr>
                <w:szCs w:val="20"/>
              </w:rPr>
            </w:pPr>
            <w:proofErr w:type="spellStart"/>
            <w:r>
              <w:rPr>
                <w:szCs w:val="20"/>
              </w:rPr>
              <w:t>Device.type</w:t>
            </w:r>
            <w:proofErr w:type="spellEnd"/>
          </w:p>
        </w:tc>
        <w:tc>
          <w:tcPr>
            <w:tcW w:w="3533" w:type="dxa"/>
            <w:vAlign w:val="center"/>
          </w:tcPr>
          <w:p w14:paraId="29547875" w14:textId="6C820375" w:rsidR="00D058B9" w:rsidRDefault="001770B3" w:rsidP="0031241E">
            <w:pPr>
              <w:rPr>
                <w:szCs w:val="20"/>
              </w:rPr>
            </w:pPr>
            <w:proofErr w:type="spellStart"/>
            <w:r>
              <w:rPr>
                <w:szCs w:val="20"/>
              </w:rPr>
              <w:t>Resursspecifikation.resurs</w:t>
            </w:r>
            <w:proofErr w:type="spellEnd"/>
            <w:r>
              <w:rPr>
                <w:szCs w:val="20"/>
              </w:rPr>
              <w:t xml:space="preserve"> typ</w:t>
            </w:r>
          </w:p>
        </w:tc>
        <w:tc>
          <w:tcPr>
            <w:tcW w:w="3827" w:type="dxa"/>
          </w:tcPr>
          <w:p w14:paraId="783AE91E"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70E2AA0" w14:textId="77777777" w:rsidR="002D302C" w:rsidRDefault="002D302C" w:rsidP="002D302C">
            <w:pPr>
              <w:rPr>
                <w:rFonts w:cs="Arial"/>
                <w:i/>
                <w:szCs w:val="20"/>
              </w:rPr>
            </w:pPr>
            <w:r>
              <w:rPr>
                <w:rFonts w:cs="Arial"/>
                <w:i/>
                <w:szCs w:val="20"/>
              </w:rPr>
              <w:t>Saknar motsvarighet</w:t>
            </w:r>
          </w:p>
          <w:p w14:paraId="22AA3EE0" w14:textId="77777777" w:rsidR="002D302C" w:rsidRDefault="002D302C" w:rsidP="002D302C">
            <w:pPr>
              <w:rPr>
                <w:rFonts w:cs="Arial"/>
                <w:szCs w:val="20"/>
              </w:rPr>
            </w:pPr>
          </w:p>
          <w:p w14:paraId="5D20DB08" w14:textId="4D4F9FFC" w:rsidR="002D302C" w:rsidRPr="00CF0EC2" w:rsidRDefault="002D302C" w:rsidP="002D302C">
            <w:pPr>
              <w:rPr>
                <w:i/>
                <w:szCs w:val="20"/>
              </w:rPr>
            </w:pPr>
            <w:r>
              <w:rPr>
                <w:i/>
                <w:szCs w:val="20"/>
              </w:rPr>
              <w:t>V-MIM</w:t>
            </w:r>
          </w:p>
          <w:p w14:paraId="3793F7E4" w14:textId="431F8B61" w:rsidR="002D302C" w:rsidRPr="009304E4" w:rsidRDefault="002D302C" w:rsidP="002D302C">
            <w:pPr>
              <w:rPr>
                <w:rFonts w:cs="Arial"/>
                <w:szCs w:val="20"/>
              </w:rPr>
            </w:pPr>
            <w:proofErr w:type="spellStart"/>
            <w:r>
              <w:rPr>
                <w:rFonts w:cs="Arial"/>
                <w:szCs w:val="20"/>
              </w:rPr>
              <w:t>Artefakt.typ</w:t>
            </w:r>
            <w:proofErr w:type="spellEnd"/>
          </w:p>
          <w:p w14:paraId="289DD9AD" w14:textId="77777777" w:rsidR="00D058B9" w:rsidRPr="0014679C" w:rsidRDefault="00D058B9" w:rsidP="00EE04D9">
            <w:pPr>
              <w:rPr>
                <w:i/>
                <w:szCs w:val="20"/>
              </w:rPr>
            </w:pPr>
          </w:p>
        </w:tc>
      </w:tr>
      <w:tr w:rsidR="00D058B9" w:rsidRPr="006F7E12" w14:paraId="42DCEA67" w14:textId="77777777" w:rsidTr="00B677FA">
        <w:trPr>
          <w:trHeight w:val="397"/>
        </w:trPr>
        <w:tc>
          <w:tcPr>
            <w:tcW w:w="3238" w:type="dxa"/>
            <w:vAlign w:val="center"/>
          </w:tcPr>
          <w:p w14:paraId="5C745C26" w14:textId="30194B7C" w:rsidR="00D058B9" w:rsidRDefault="00D058B9" w:rsidP="0031241E">
            <w:pPr>
              <w:rPr>
                <w:szCs w:val="20"/>
              </w:rPr>
            </w:pPr>
            <w:proofErr w:type="spellStart"/>
            <w:r>
              <w:rPr>
                <w:szCs w:val="20"/>
              </w:rPr>
              <w:t>Device.model</w:t>
            </w:r>
            <w:proofErr w:type="spellEnd"/>
          </w:p>
        </w:tc>
        <w:tc>
          <w:tcPr>
            <w:tcW w:w="3533" w:type="dxa"/>
            <w:vAlign w:val="center"/>
          </w:tcPr>
          <w:p w14:paraId="770015E9" w14:textId="7DB10E23" w:rsidR="00D058B9" w:rsidRDefault="001770B3" w:rsidP="0031241E">
            <w:pPr>
              <w:rPr>
                <w:szCs w:val="20"/>
              </w:rPr>
            </w:pPr>
            <w:r>
              <w:rPr>
                <w:rFonts w:cs="Arial"/>
                <w:i/>
                <w:szCs w:val="20"/>
              </w:rPr>
              <w:t>Saknar motsvarighet i V-TIM 2.2</w:t>
            </w:r>
          </w:p>
        </w:tc>
        <w:tc>
          <w:tcPr>
            <w:tcW w:w="3827" w:type="dxa"/>
          </w:tcPr>
          <w:p w14:paraId="3BEFD38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7A925587" w14:textId="77777777" w:rsidR="002D302C" w:rsidRDefault="002D302C" w:rsidP="002D302C">
            <w:pPr>
              <w:rPr>
                <w:rFonts w:cs="Arial"/>
                <w:i/>
                <w:szCs w:val="20"/>
              </w:rPr>
            </w:pPr>
            <w:r>
              <w:rPr>
                <w:rFonts w:cs="Arial"/>
                <w:i/>
                <w:szCs w:val="20"/>
              </w:rPr>
              <w:t>Saknar motsvarighet</w:t>
            </w:r>
          </w:p>
          <w:p w14:paraId="4585E004" w14:textId="77777777" w:rsidR="002D302C" w:rsidRDefault="002D302C" w:rsidP="002D302C">
            <w:pPr>
              <w:rPr>
                <w:rFonts w:cs="Arial"/>
                <w:szCs w:val="20"/>
              </w:rPr>
            </w:pPr>
          </w:p>
          <w:p w14:paraId="02B96DBA" w14:textId="5B5CF225" w:rsidR="002D302C" w:rsidRPr="00CF0EC2" w:rsidRDefault="002D302C" w:rsidP="002D302C">
            <w:pPr>
              <w:rPr>
                <w:i/>
                <w:szCs w:val="20"/>
              </w:rPr>
            </w:pPr>
            <w:r>
              <w:rPr>
                <w:i/>
                <w:szCs w:val="20"/>
              </w:rPr>
              <w:t>V-MIM</w:t>
            </w:r>
          </w:p>
          <w:p w14:paraId="4299A598" w14:textId="20337A32" w:rsidR="002D302C" w:rsidRPr="009304E4" w:rsidRDefault="002D302C" w:rsidP="002D302C">
            <w:pPr>
              <w:rPr>
                <w:rFonts w:cs="Arial"/>
                <w:szCs w:val="20"/>
              </w:rPr>
            </w:pPr>
            <w:proofErr w:type="spellStart"/>
            <w:r>
              <w:rPr>
                <w:rFonts w:cs="Arial"/>
                <w:szCs w:val="20"/>
              </w:rPr>
              <w:t>Artefakt.modell</w:t>
            </w:r>
            <w:proofErr w:type="spellEnd"/>
          </w:p>
          <w:p w14:paraId="5955925D" w14:textId="77777777" w:rsidR="00D058B9" w:rsidRPr="0014679C" w:rsidRDefault="00D058B9" w:rsidP="00EE04D9">
            <w:pPr>
              <w:rPr>
                <w:i/>
                <w:szCs w:val="20"/>
              </w:rPr>
            </w:pPr>
          </w:p>
        </w:tc>
      </w:tr>
    </w:tbl>
    <w:p w14:paraId="3471C933" w14:textId="77777777" w:rsidR="0031241E" w:rsidRPr="006C50FA" w:rsidRDefault="0031241E" w:rsidP="0031241E"/>
    <w:p w14:paraId="52F7E09E" w14:textId="0DA532EE" w:rsidR="00D07E6E" w:rsidRDefault="00D07E6E">
      <w:pPr>
        <w:spacing w:line="240" w:lineRule="auto"/>
      </w:pPr>
      <w:r>
        <w:br w:type="page"/>
      </w:r>
    </w:p>
    <w:p w14:paraId="159F90EE" w14:textId="77777777" w:rsidR="0031241E" w:rsidRPr="006C50FA" w:rsidRDefault="0031241E" w:rsidP="0031241E"/>
    <w:p w14:paraId="0A71019E" w14:textId="6B2132F0" w:rsidR="0031241E" w:rsidRPr="00EB4EE9" w:rsidRDefault="0031241E" w:rsidP="0031241E">
      <w:pPr>
        <w:pStyle w:val="Rubrik2"/>
      </w:pPr>
      <w:bookmarkStart w:id="178" w:name="_Toc398042086"/>
      <w:bookmarkStart w:id="179" w:name="_Toc411633251"/>
      <w:del w:id="180" w:author="Torbjörn Dahlin" w:date="2015-03-10T23:49:00Z">
        <w:r w:rsidRPr="00EB4EE9" w:rsidDel="00391D59">
          <w:delText>Formatregler</w:delText>
        </w:r>
      </w:del>
      <w:bookmarkEnd w:id="178"/>
      <w:bookmarkEnd w:id="179"/>
      <w:ins w:id="181" w:author="Torbjörn Dahlin" w:date="2015-03-10T23:49:00Z">
        <w:r w:rsidR="00391D59">
          <w:t>Fältregler</w:t>
        </w:r>
      </w:ins>
    </w:p>
    <w:p w14:paraId="2C57B350" w14:textId="77777777" w:rsidR="0031241E" w:rsidRPr="00EB4EE9" w:rsidRDefault="0031241E" w:rsidP="0031241E">
      <w:pPr>
        <w:pStyle w:val="Rubrik3"/>
      </w:pPr>
      <w:bookmarkStart w:id="182" w:name="_Toc372034738"/>
      <w:bookmarkStart w:id="183" w:name="_Toc374962642"/>
      <w:bookmarkStart w:id="184" w:name="_Toc398042087"/>
      <w:bookmarkStart w:id="185" w:name="_Toc411633252"/>
      <w:commentRangeStart w:id="186"/>
      <w:r w:rsidRPr="00EB4EE9">
        <w:t xml:space="preserve">Regel 1 – </w:t>
      </w:r>
      <w:proofErr w:type="spellStart"/>
      <w:r w:rsidRPr="00EB4EE9">
        <w:t>ReferredInformation.time</w:t>
      </w:r>
      <w:bookmarkEnd w:id="182"/>
      <w:bookmarkEnd w:id="183"/>
      <w:bookmarkEnd w:id="184"/>
      <w:bookmarkEnd w:id="185"/>
      <w:commentRangeEnd w:id="186"/>
      <w:proofErr w:type="spellEnd"/>
      <w:r w:rsidR="00464E06">
        <w:rPr>
          <w:rStyle w:val="Kommentarsreferens"/>
          <w:rFonts w:eastAsia="Calibri"/>
          <w:bCs w:val="0"/>
        </w:rPr>
        <w:commentReference w:id="186"/>
      </w:r>
    </w:p>
    <w:p w14:paraId="5B073D2A" w14:textId="00FE2D82" w:rsidR="0039481C" w:rsidRDefault="005D4A4E" w:rsidP="00D07E6E">
      <w:pPr>
        <w:rPr>
          <w:rFonts w:eastAsia="Times New Roman"/>
          <w:bCs/>
          <w:sz w:val="30"/>
          <w:szCs w:val="28"/>
        </w:rPr>
      </w:pPr>
      <w:commentRangeStart w:id="187"/>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w:t>
      </w:r>
      <w:commentRangeEnd w:id="187"/>
      <w:r w:rsidR="002678D0">
        <w:rPr>
          <w:rStyle w:val="Kommentarsreferens"/>
        </w:rPr>
        <w:commentReference w:id="187"/>
      </w:r>
      <w:ins w:id="188" w:author="Torbjörn Dahlin" w:date="2015-03-11T00:10:00Z">
        <w:r w:rsidR="00B22BE1">
          <w:t xml:space="preserve"> till den tjänst som returnerar den </w:t>
        </w:r>
      </w:ins>
      <w:ins w:id="189" w:author="Torbjörn Dahlin" w:date="2015-03-11T00:17:00Z">
        <w:r w:rsidR="00B22BE1">
          <w:t xml:space="preserve">identifierade </w:t>
        </w:r>
      </w:ins>
      <w:ins w:id="190" w:author="Torbjörn Dahlin" w:date="2015-03-11T00:10:00Z">
        <w:r w:rsidR="00B22BE1">
          <w:t>informationsmängd som relationen pekar ut</w:t>
        </w:r>
      </w:ins>
      <w:r>
        <w:t xml:space="preserve">. </w:t>
      </w:r>
      <w:ins w:id="191" w:author="Torbjörn Dahlin" w:date="2015-03-11T00:17:00Z">
        <w:r w:rsidR="00B22BE1">
          <w:t xml:space="preserve">Denna tidpunkt skall vara den tidpunkt som tidssökparametern till den utpekade tjänsten filtrerar på. </w:t>
        </w:r>
      </w:ins>
      <w:del w:id="192" w:author="Torbjörn Dahlin" w:date="2015-03-11T00:12:00Z">
        <w:r w:rsidDel="00B22BE1">
          <w:delText xml:space="preserve">Poängen med denna tidpunkt är att </w:delText>
        </w:r>
        <w:r w:rsidR="00ED3466" w:rsidDel="00B22BE1">
          <w:delText xml:space="preserve">kunna </w:delText>
        </w:r>
        <w:r w:rsidDel="00B22BE1">
          <w:delText xml:space="preserve">begränsa </w:delText>
        </w:r>
        <w:r w:rsidR="00ED3466" w:rsidDel="00B22BE1">
          <w:delText xml:space="preserve">svarsmängden inom </w:delText>
        </w:r>
        <w:r w:rsidR="00E47F2D" w:rsidDel="00B22BE1">
          <w:delText xml:space="preserve">den </w:delText>
        </w:r>
        <w:r w:rsidR="00ED3466" w:rsidDel="00B22BE1">
          <w:delText xml:space="preserve">refererade </w:delText>
        </w:r>
        <w:r w:rsidR="00E47F2D" w:rsidDel="00B22BE1">
          <w:delText xml:space="preserve">informationsmängden (ReferredInformation.type) </w:delText>
        </w:r>
        <w:commentRangeStart w:id="193"/>
        <w:r w:rsidR="00E47F2D" w:rsidDel="00B22BE1">
          <w:delText>på sådant sätt att om angiven tidpunkt (ReferredInformation.time) inkluderas i sökvillkoret kommer refererad information (ReferredInformaion.id) att returneras.</w:delText>
        </w:r>
        <w:commentRangeEnd w:id="193"/>
        <w:r w:rsidR="00366650" w:rsidDel="00B22BE1">
          <w:rPr>
            <w:rStyle w:val="Kommentarsreferens"/>
          </w:rPr>
          <w:commentReference w:id="193"/>
        </w:r>
      </w:del>
      <w:ins w:id="194" w:author="Torbjörn Dahlin" w:date="2015-03-11T00:12:00Z">
        <w:r w:rsidR="00B22BE1">
          <w:t xml:space="preserve">I det fall då en konsument har behov av att söka upp flera relaterade informationsmängder från samma tjänst kan konsumenten skapa ett sökintervall som omfattar de </w:t>
        </w:r>
      </w:ins>
      <w:proofErr w:type="spellStart"/>
      <w:ins w:id="195" w:author="Torbjörn Dahlin" w:date="2015-03-11T00:14:00Z">
        <w:r w:rsidR="00B22BE1" w:rsidRPr="00EB4EE9">
          <w:t>ReferredInformation.time</w:t>
        </w:r>
        <w:proofErr w:type="spellEnd"/>
        <w:r w:rsidR="00B22BE1">
          <w:t xml:space="preserve"> från dessa relationer. Detta sökintervall används sedan som </w:t>
        </w:r>
        <w:proofErr w:type="spellStart"/>
        <w:r w:rsidR="00B22BE1">
          <w:t>inparameter</w:t>
        </w:r>
        <w:proofErr w:type="spellEnd"/>
        <w:r w:rsidR="00B22BE1">
          <w:t xml:space="preserve"> till den tjänst som relationerna pekar ut.</w:t>
        </w:r>
      </w:ins>
      <w:ins w:id="196" w:author="Torbjörn Dahlin" w:date="2015-03-11T00:15:00Z">
        <w:r w:rsidR="00B22BE1">
          <w:t xml:space="preserve"> På detta sätt kan en konsument göra endast ett anrop över en begränsad tid som returnerar samtlig relaterad information istället för att göra anrop ett och ett med respektive id som anges i relationen, eller ta ut en patients totala informationsmängd utan någon möjlighet att filtrera på tid.</w:t>
        </w:r>
      </w:ins>
      <w:ins w:id="197" w:author="Torbjörn Dahlin" w:date="2015-03-11T00:12:00Z">
        <w:r w:rsidR="00B22BE1">
          <w:t xml:space="preserve"> </w:t>
        </w:r>
      </w:ins>
      <w:r w:rsidR="0039481C">
        <w:br w:type="page"/>
      </w:r>
    </w:p>
    <w:p w14:paraId="0FABE7A7" w14:textId="77C32CCB" w:rsidR="007A3042" w:rsidRDefault="0039481C" w:rsidP="007A3042">
      <w:pPr>
        <w:pStyle w:val="Rubrik1"/>
      </w:pPr>
      <w:bookmarkStart w:id="198" w:name="_Toc357754858"/>
      <w:bookmarkStart w:id="199" w:name="_Toc243452569"/>
      <w:bookmarkStart w:id="200" w:name="_Toc411633253"/>
      <w:r>
        <w:lastRenderedPageBreak/>
        <w:t>Tjänstekontrakt</w:t>
      </w:r>
      <w:bookmarkEnd w:id="169"/>
      <w:bookmarkEnd w:id="198"/>
      <w:bookmarkEnd w:id="199"/>
      <w:bookmarkEnd w:id="200"/>
    </w:p>
    <w:p w14:paraId="50E2A8F7" w14:textId="45A4AC91" w:rsidR="007A3042" w:rsidRPr="00A15D1A" w:rsidRDefault="007A3042" w:rsidP="007A3042">
      <w:pPr>
        <w:pStyle w:val="Rubrik2"/>
      </w:pPr>
      <w:bookmarkStart w:id="201" w:name="_Toc398042089"/>
      <w:bookmarkStart w:id="202" w:name="_Toc411633254"/>
      <w:proofErr w:type="spellStart"/>
      <w:r w:rsidRPr="00A15D1A">
        <w:t>GetObservation</w:t>
      </w:r>
      <w:bookmarkEnd w:id="201"/>
      <w:r w:rsidR="000D3E6C">
        <w:t>s</w:t>
      </w:r>
      <w:bookmarkEnd w:id="202"/>
      <w:proofErr w:type="spellEnd"/>
    </w:p>
    <w:p w14:paraId="2278E785" w14:textId="7CF01BE5" w:rsidR="007A3042" w:rsidRPr="006F19B8" w:rsidRDefault="007A3042" w:rsidP="006F19B8">
      <w:bookmarkStart w:id="203" w:name="_Toc397004158"/>
      <w:bookmarkStart w:id="204"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203"/>
      <w:bookmarkEnd w:id="204"/>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697CA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697CAA">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205" w:name="_Toc398042091"/>
      <w:bookmarkStart w:id="206" w:name="_Toc411633255"/>
      <w:r>
        <w:t>Version</w:t>
      </w:r>
      <w:bookmarkEnd w:id="205"/>
      <w:bookmarkEnd w:id="20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207" w:name="_Toc398042092"/>
      <w:bookmarkStart w:id="208" w:name="_Toc411633256"/>
      <w:r>
        <w:t>Fältregler</w:t>
      </w:r>
      <w:bookmarkEnd w:id="207"/>
      <w:bookmarkEnd w:id="208"/>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49016E30" w:rsidR="007A3042" w:rsidRDefault="007A3042" w:rsidP="00621012">
            <w:r w:rsidRPr="008345BA">
              <w:t xml:space="preserve">Begränsning av sökning i tid. Begränsningen sker genom att resultatet innehåller de poster </w:t>
            </w:r>
            <w:r w:rsidR="00EA2CFC">
              <w:t xml:space="preserve">vars </w:t>
            </w:r>
            <w:proofErr w:type="spellStart"/>
            <w:r w:rsidR="00EA2CFC">
              <w:t>Observation</w:t>
            </w:r>
            <w:proofErr w:type="gramStart"/>
            <w:r w:rsidR="00EA2CFC">
              <w:t>.Time</w:t>
            </w:r>
            <w:proofErr w:type="spellEnd"/>
            <w:proofErr w:type="gramEnd"/>
            <w:r w:rsidR="00EA2CFC">
              <w:t xml:space="preserv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proofErr w:type="spellStart"/>
            <w:r w:rsidRPr="005E7BAD">
              <w:rPr>
                <w:color w:val="FF0000"/>
                <w:szCs w:val="20"/>
              </w:rPr>
              <w:t>observationType</w:t>
            </w:r>
            <w:r w:rsidR="007A3042" w:rsidRPr="005E7BAD">
              <w:rPr>
                <w:color w:val="FF0000"/>
                <w:szCs w:val="20"/>
              </w:rPr>
              <w:t>.codeSystemVersion</w:t>
            </w:r>
            <w:proofErr w:type="spellEnd"/>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proofErr w:type="gramStart"/>
            <w:r w:rsidRPr="005E7BAD">
              <w:rPr>
                <w:color w:val="FF0000"/>
                <w:szCs w:val="20"/>
              </w:rPr>
              <w:t>..</w:t>
            </w:r>
            <w:proofErr w:type="gramEnd"/>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683986" w14:paraId="54527A9B" w14:textId="77777777" w:rsidTr="0039439F">
        <w:trPr>
          <w:ins w:id="209" w:author="Torbjörn Dahlin" w:date="2015-03-18T14:38:00Z"/>
        </w:trPr>
        <w:tc>
          <w:tcPr>
            <w:tcW w:w="2943" w:type="dxa"/>
            <w:tcBorders>
              <w:top w:val="single" w:sz="4" w:space="0" w:color="auto"/>
              <w:left w:val="single" w:sz="4" w:space="0" w:color="auto"/>
              <w:bottom w:val="single" w:sz="4" w:space="0" w:color="auto"/>
              <w:right w:val="single" w:sz="4" w:space="0" w:color="auto"/>
            </w:tcBorders>
          </w:tcPr>
          <w:p w14:paraId="627FBA0E" w14:textId="7B36743B" w:rsidR="00683986" w:rsidRDefault="00683986" w:rsidP="00C854DC">
            <w:pPr>
              <w:rPr>
                <w:ins w:id="210" w:author="Torbjörn Dahlin" w:date="2015-03-18T14:38:00Z"/>
                <w:lang w:eastAsia="sv-SE"/>
              </w:rPr>
            </w:pPr>
            <w:proofErr w:type="spellStart"/>
            <w:ins w:id="211" w:author="Torbjörn Dahlin" w:date="2015-03-18T14:38:00Z">
              <w:r>
                <w:rPr>
                  <w:lang w:eastAsia="sv-SE"/>
                </w:rPr>
                <w:t>ineractionAgreementId</w:t>
              </w:r>
              <w:proofErr w:type="spellEnd"/>
            </w:ins>
          </w:p>
        </w:tc>
        <w:tc>
          <w:tcPr>
            <w:tcW w:w="2037" w:type="dxa"/>
            <w:tcBorders>
              <w:top w:val="single" w:sz="4" w:space="0" w:color="auto"/>
              <w:left w:val="single" w:sz="4" w:space="0" w:color="auto"/>
              <w:bottom w:val="single" w:sz="4" w:space="0" w:color="auto"/>
              <w:right w:val="single" w:sz="4" w:space="0" w:color="auto"/>
            </w:tcBorders>
          </w:tcPr>
          <w:p w14:paraId="59118453" w14:textId="7315F929" w:rsidR="00683986" w:rsidRDefault="00683986" w:rsidP="00C854DC">
            <w:pPr>
              <w:rPr>
                <w:ins w:id="212" w:author="Torbjörn Dahlin" w:date="2015-03-18T14:38:00Z"/>
              </w:rPr>
            </w:pPr>
            <w:proofErr w:type="spellStart"/>
            <w:ins w:id="213" w:author="Torbjörn Dahlin" w:date="2015-03-18T14:38:00Z">
              <w:r>
                <w:t>UUIDType</w:t>
              </w:r>
              <w:proofErr w:type="spellEnd"/>
            </w:ins>
          </w:p>
        </w:tc>
        <w:tc>
          <w:tcPr>
            <w:tcW w:w="2925" w:type="dxa"/>
            <w:tcBorders>
              <w:top w:val="single" w:sz="4" w:space="0" w:color="auto"/>
              <w:left w:val="single" w:sz="4" w:space="0" w:color="auto"/>
              <w:bottom w:val="single" w:sz="4" w:space="0" w:color="auto"/>
              <w:right w:val="single" w:sz="4" w:space="0" w:color="auto"/>
            </w:tcBorders>
          </w:tcPr>
          <w:p w14:paraId="16A3CEDD" w14:textId="77777777" w:rsidR="00683986" w:rsidRDefault="00683986" w:rsidP="00C854DC">
            <w:pPr>
              <w:rPr>
                <w:ins w:id="214" w:author="Torbjörn Dahlin" w:date="2015-03-18T14:43:00Z"/>
                <w:rFonts w:cs="Arial"/>
              </w:rPr>
            </w:pPr>
            <w:ins w:id="215" w:author="Torbjörn Dahlin" w:date="2015-03-18T14:39:00Z">
              <w:r>
                <w:rPr>
                  <w:rFonts w:cs="Arial"/>
                </w:rPr>
                <w:t xml:space="preserve">Används för att filtrera resultatet på specifika interaktionsöverenskommelser. </w:t>
              </w:r>
            </w:ins>
            <w:ins w:id="216" w:author="Torbjörn Dahlin" w:date="2015-03-18T14:43:00Z">
              <w:r>
                <w:rPr>
                  <w:rFonts w:cs="Arial"/>
                </w:rPr>
                <w:t xml:space="preserve"> </w:t>
              </w:r>
            </w:ins>
          </w:p>
          <w:p w14:paraId="324515F5" w14:textId="58023AB9" w:rsidR="00683986" w:rsidRDefault="001A46F1" w:rsidP="001A46F1">
            <w:pPr>
              <w:rPr>
                <w:ins w:id="217" w:author="Torbjörn Dahlin" w:date="2015-03-18T14:43:00Z"/>
                <w:rFonts w:cs="Arial"/>
              </w:rPr>
            </w:pPr>
            <w:ins w:id="218" w:author="Torbjörn Dahlin" w:date="2015-03-18T14:50:00Z">
              <w:r>
                <w:rPr>
                  <w:rFonts w:cs="Arial"/>
                </w:rPr>
                <w:t xml:space="preserve">Om ett </w:t>
              </w:r>
              <w:proofErr w:type="gramStart"/>
              <w:r>
                <w:rPr>
                  <w:rFonts w:cs="Arial"/>
                </w:rPr>
                <w:t>viss</w:t>
              </w:r>
              <w:proofErr w:type="gramEnd"/>
              <w:r>
                <w:rPr>
                  <w:rFonts w:cs="Arial"/>
                </w:rPr>
                <w:t xml:space="preserve"> system inte känner till </w:t>
              </w:r>
            </w:ins>
            <w:ins w:id="219" w:author="Torbjörn Dahlin" w:date="2015-03-18T14:51:00Z">
              <w:r>
                <w:rPr>
                  <w:rFonts w:cs="Arial"/>
                </w:rPr>
                <w:t xml:space="preserve">ett </w:t>
              </w:r>
              <w:r>
                <w:rPr>
                  <w:lang w:eastAsia="sv-SE"/>
                </w:rPr>
                <w:t xml:space="preserve"> </w:t>
              </w:r>
              <w:proofErr w:type="spellStart"/>
              <w:r>
                <w:rPr>
                  <w:lang w:eastAsia="sv-SE"/>
                </w:rPr>
                <w:t>ineractionAgreementId</w:t>
              </w:r>
              <w:proofErr w:type="spellEnd"/>
              <w:r>
                <w:rPr>
                  <w:lang w:eastAsia="sv-SE"/>
                </w:rPr>
                <w:t xml:space="preserve"> ska systemet hantera detta som att det inte finns data tillgängligt inom denna överenskommelse. </w:t>
              </w:r>
            </w:ins>
            <w:bookmarkStart w:id="220" w:name="_GoBack"/>
            <w:bookmarkEnd w:id="220"/>
          </w:p>
          <w:p w14:paraId="1F68294E" w14:textId="17333DC8" w:rsidR="00683986" w:rsidRDefault="00683986" w:rsidP="00C854DC">
            <w:pPr>
              <w:rPr>
                <w:ins w:id="221" w:author="Torbjörn Dahlin" w:date="2015-03-18T14:43:00Z"/>
                <w:rFonts w:cs="Arial"/>
              </w:rPr>
            </w:pPr>
            <w:ins w:id="222" w:author="Torbjörn Dahlin" w:date="2015-03-18T14:44:00Z">
              <w:r>
                <w:rPr>
                  <w:rFonts w:cs="Arial"/>
                </w:rPr>
                <w:t xml:space="preserve">Det finns en speciell överenskommelse som innebär att producenten skall returnera all </w:t>
              </w:r>
              <w:proofErr w:type="spellStart"/>
              <w:r>
                <w:rPr>
                  <w:rFonts w:cs="Arial"/>
                </w:rPr>
                <w:t>tillänglig</w:t>
              </w:r>
              <w:proofErr w:type="spellEnd"/>
              <w:r>
                <w:rPr>
                  <w:rFonts w:cs="Arial"/>
                </w:rPr>
                <w:t xml:space="preserve"> information utan att ta hänsyn till specifika överenskommelser.</w:t>
              </w:r>
            </w:ins>
            <w:ins w:id="223" w:author="Torbjörn Dahlin" w:date="2015-03-18T14:46:00Z">
              <w:r>
                <w:rPr>
                  <w:rFonts w:cs="Arial"/>
                </w:rPr>
                <w:t xml:space="preserve"> Denna överenskommelse har UUID</w:t>
              </w:r>
            </w:ins>
          </w:p>
          <w:p w14:paraId="100E4ACF" w14:textId="2543BA0C" w:rsidR="00683986" w:rsidRDefault="00683986" w:rsidP="00C854DC">
            <w:pPr>
              <w:rPr>
                <w:ins w:id="224" w:author="Torbjörn Dahlin" w:date="2015-03-18T14:38:00Z"/>
                <w:rFonts w:cs="Arial"/>
              </w:rPr>
            </w:pPr>
            <w:ins w:id="225" w:author="Torbjörn Dahlin" w:date="2015-03-18T14:43:00Z">
              <w:r w:rsidRPr="00683986">
                <w:rPr>
                  <w:rFonts w:cs="Arial"/>
                </w:rPr>
                <w:lastRenderedPageBreak/>
                <w:t>2866a7c4-9c60-433f-9035-a4d779ffe7a1</w:t>
              </w:r>
            </w:ins>
          </w:p>
        </w:tc>
        <w:tc>
          <w:tcPr>
            <w:tcW w:w="1617" w:type="dxa"/>
            <w:tcBorders>
              <w:top w:val="single" w:sz="4" w:space="0" w:color="auto"/>
              <w:left w:val="single" w:sz="4" w:space="0" w:color="auto"/>
              <w:bottom w:val="single" w:sz="4" w:space="0" w:color="auto"/>
              <w:right w:val="single" w:sz="4" w:space="0" w:color="auto"/>
            </w:tcBorders>
          </w:tcPr>
          <w:p w14:paraId="0F5894D5" w14:textId="2D04924E" w:rsidR="00683986" w:rsidRDefault="00683986" w:rsidP="00C854DC">
            <w:pPr>
              <w:rPr>
                <w:ins w:id="226" w:author="Torbjörn Dahlin" w:date="2015-03-18T14:38:00Z"/>
              </w:rPr>
            </w:pPr>
            <w:ins w:id="227" w:author="Torbjörn Dahlin" w:date="2015-03-18T14:39:00Z">
              <w:r>
                <w:lastRenderedPageBreak/>
                <w:t>1</w:t>
              </w:r>
              <w:proofErr w:type="gramStart"/>
              <w:r>
                <w:t>..</w:t>
              </w:r>
              <w:proofErr w:type="gramEnd"/>
              <w:r>
                <w:t>*</w:t>
              </w:r>
            </w:ins>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lastRenderedPageBreak/>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proofErr w:type="spellStart"/>
            <w:r>
              <w:t>RelationFilterType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 xml:space="preserve">Minst en av </w:t>
            </w:r>
            <w:proofErr w:type="spellStart"/>
            <w:r>
              <w:rPr>
                <w:rFonts w:cs="Arial"/>
              </w:rPr>
              <w:t>relation.type</w:t>
            </w:r>
            <w:r w:rsidR="005E7BAD">
              <w:rPr>
                <w:rFonts w:cs="Arial"/>
              </w:rPr>
              <w:t>Code</w:t>
            </w:r>
            <w:proofErr w:type="spellEnd"/>
            <w:r w:rsidR="005E7BAD">
              <w:rPr>
                <w:rFonts w:cs="Arial"/>
              </w:rPr>
              <w:t xml:space="preserv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roofErr w:type="gramStart"/>
            <w:r>
              <w:t>..</w:t>
            </w:r>
            <w:proofErr w:type="gramEnd"/>
            <w:r>
              <w:t>*</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proofErr w:type="spellStart"/>
            <w:r w:rsidRPr="004638CE">
              <w:rPr>
                <w:color w:val="FF0000"/>
              </w:rPr>
              <w:t>relation.typeCode.codeSystemVersion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proofErr w:type="gramStart"/>
            <w:r w:rsidRPr="004638CE">
              <w:rPr>
                <w:color w:val="FF0000"/>
              </w:rPr>
              <w:t>..</w:t>
            </w:r>
            <w:proofErr w:type="gramEnd"/>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proofErr w:type="spellStart"/>
            <w:r w:rsidRPr="00B51795">
              <w:rPr>
                <w:color w:val="FF0000"/>
                <w:lang w:eastAsia="sv-SE"/>
              </w:rPr>
              <w:t>relation.typeCode.displayname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w:t>
            </w:r>
            <w:proofErr w:type="gramStart"/>
            <w:r>
              <w:t>..</w:t>
            </w:r>
            <w:proofErr w:type="gramEnd"/>
            <w:r>
              <w:t>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r>
              <w:rPr>
                <w:rFonts w:cs="Arial"/>
              </w:rPr>
              <w:t>Id-</w:t>
            </w:r>
            <w:proofErr w:type="spellStart"/>
            <w:r>
              <w:rPr>
                <w:rFonts w:cs="Arial"/>
              </w:rPr>
              <w:t>root</w:t>
            </w:r>
            <w:proofErr w:type="spellEnd"/>
            <w:r>
              <w:rPr>
                <w:rFonts w:cs="Arial"/>
              </w:rPr>
              <w:t xml:space="preserve">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w:t>
            </w:r>
            <w:proofErr w:type="gramStart"/>
            <w:r>
              <w:t>..</w:t>
            </w:r>
            <w:proofErr w:type="gramEnd"/>
            <w:r>
              <w:t>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proofErr w:type="spellStart"/>
            <w:r>
              <w:rPr>
                <w:lang w:eastAsia="sv-SE"/>
              </w:rPr>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w:t>
            </w:r>
            <w:proofErr w:type="gramStart"/>
            <w:r>
              <w:t>..</w:t>
            </w:r>
            <w:proofErr w:type="gramEnd"/>
            <w:r>
              <w:t>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C663D3" w:rsidRPr="00C93E52" w:rsidRDefault="00C663D3" w:rsidP="00C663D3">
            <w:pPr>
              <w:rPr>
                <w:rFonts w:cs="Arial"/>
              </w:rPr>
            </w:pPr>
            <w:r>
              <w:rPr>
                <w:rFonts w:cs="Arial"/>
              </w:rPr>
              <w:t xml:space="preserve">Den typ av uppgift i patientjournal som sambandet pekar ut. Detta är en kod från </w:t>
            </w:r>
            <w:proofErr w:type="spellStart"/>
            <w:r>
              <w:t>Categorization</w:t>
            </w:r>
            <w:proofErr w:type="spellEnd"/>
            <w:r>
              <w:t xml:space="preserve"> i engagemangsindexposten. </w:t>
            </w:r>
            <w:r>
              <w:lastRenderedPageBreak/>
              <w:t xml:space="preserve">Exempelvis kan en observation ha ett samband till en annan observation och då är </w:t>
            </w:r>
            <w:proofErr w:type="spellStart"/>
            <w:r>
              <w:t>referredInformationType</w:t>
            </w:r>
            <w:proofErr w:type="spellEnd"/>
            <w:r>
              <w:t xml:space="preserve"> ”</w:t>
            </w:r>
            <w:r w:rsidRPr="00F83C47">
              <w:rPr>
                <w:color w:val="000000"/>
              </w:rPr>
              <w:t xml:space="preserve"> </w:t>
            </w:r>
            <w:proofErr w:type="spellStart"/>
            <w:r w:rsidRPr="00F83C47">
              <w:rPr>
                <w:color w:val="000000"/>
              </w:rPr>
              <w:t>ch</w:t>
            </w:r>
            <w:r>
              <w:rPr>
                <w:color w:val="000000"/>
              </w:rPr>
              <w:t>b</w:t>
            </w:r>
            <w:proofErr w:type="spellEnd"/>
            <w:r>
              <w:rPr>
                <w:color w:val="000000"/>
              </w:rPr>
              <w:t>-</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lastRenderedPageBreak/>
              <w:t>1</w:t>
            </w:r>
            <w:proofErr w:type="gramStart"/>
            <w:r w:rsidR="00C663D3">
              <w:t>..</w:t>
            </w:r>
            <w:proofErr w:type="gramEnd"/>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7777777"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985"/>
        <w:gridCol w:w="52"/>
        <w:gridCol w:w="2925"/>
        <w:gridCol w:w="1617"/>
      </w:tblGrid>
      <w:tr w:rsidR="00C663D3" w:rsidRPr="0012437B" w14:paraId="765BD5EF" w14:textId="77777777" w:rsidTr="00432C82">
        <w:tc>
          <w:tcPr>
            <w:tcW w:w="2943" w:type="dxa"/>
            <w:tcBorders>
              <w:top w:val="nil"/>
              <w:left w:val="nil"/>
              <w:bottom w:val="nil"/>
              <w:right w:val="nil"/>
            </w:tcBorders>
          </w:tcPr>
          <w:p w14:paraId="213D750E" w14:textId="6BE862E8" w:rsidR="00C663D3" w:rsidRPr="00432C82" w:rsidRDefault="00C663D3" w:rsidP="00C663D3"/>
          <w:p w14:paraId="4DC06769" w14:textId="77777777" w:rsidR="00C663D3" w:rsidRDefault="00C663D3" w:rsidP="00C663D3">
            <w:pPr>
              <w:rPr>
                <w:lang w:eastAsia="sv-SE"/>
              </w:rPr>
            </w:pPr>
          </w:p>
          <w:p w14:paraId="5BEF4958" w14:textId="2B59707F" w:rsidR="00C663D3" w:rsidRDefault="00C663D3" w:rsidP="00C663D3">
            <w:pPr>
              <w:pStyle w:val="Rubrik4"/>
              <w:rPr>
                <w:lang w:eastAsia="sv-SE"/>
              </w:rPr>
            </w:pPr>
            <w:commentRangeStart w:id="228"/>
            <w:commentRangeStart w:id="229"/>
            <w:r>
              <w:rPr>
                <w:lang w:eastAsia="sv-SE"/>
              </w:rPr>
              <w:t>Svar</w:t>
            </w:r>
            <w:commentRangeEnd w:id="228"/>
            <w:r w:rsidR="00280C34">
              <w:rPr>
                <w:rStyle w:val="Kommentarsreferens"/>
                <w:rFonts w:eastAsia="Calibri"/>
                <w:bCs w:val="0"/>
                <w:iCs w:val="0"/>
              </w:rPr>
              <w:commentReference w:id="228"/>
            </w:r>
            <w:commentRangeEnd w:id="229"/>
            <w:r w:rsidR="00B22BE1">
              <w:rPr>
                <w:rStyle w:val="Kommentarsreferens"/>
                <w:rFonts w:eastAsia="Calibri"/>
                <w:bCs w:val="0"/>
                <w:iCs w:val="0"/>
              </w:rPr>
              <w:commentReference w:id="229"/>
            </w:r>
          </w:p>
        </w:tc>
        <w:tc>
          <w:tcPr>
            <w:tcW w:w="2037" w:type="dxa"/>
            <w:gridSpan w:val="2"/>
            <w:tcBorders>
              <w:top w:val="nil"/>
              <w:left w:val="nil"/>
              <w:bottom w:val="nil"/>
              <w:right w:val="nil"/>
            </w:tcBorders>
          </w:tcPr>
          <w:p w14:paraId="05DD8BF7" w14:textId="77777777" w:rsidR="00C663D3" w:rsidRDefault="00C663D3" w:rsidP="00C663D3"/>
        </w:tc>
        <w:tc>
          <w:tcPr>
            <w:tcW w:w="2925" w:type="dxa"/>
            <w:tcBorders>
              <w:top w:val="nil"/>
              <w:left w:val="nil"/>
              <w:bottom w:val="nil"/>
              <w:right w:val="nil"/>
            </w:tcBorders>
          </w:tcPr>
          <w:p w14:paraId="1F4F31CA" w14:textId="77777777" w:rsidR="00C663D3" w:rsidRPr="00C93E52" w:rsidRDefault="00C663D3" w:rsidP="00C663D3">
            <w:pPr>
              <w:rPr>
                <w:rFonts w:cs="Arial"/>
              </w:rPr>
            </w:pPr>
          </w:p>
        </w:tc>
        <w:tc>
          <w:tcPr>
            <w:tcW w:w="1617" w:type="dxa"/>
            <w:tcBorders>
              <w:top w:val="nil"/>
              <w:left w:val="nil"/>
              <w:bottom w:val="nil"/>
              <w:right w:val="nil"/>
            </w:tcBorders>
          </w:tcPr>
          <w:p w14:paraId="3C35C88E" w14:textId="77777777" w:rsidR="00C663D3" w:rsidRDefault="00C663D3" w:rsidP="00C663D3"/>
        </w:tc>
      </w:tr>
      <w:tr w:rsidR="00C663D3" w:rsidRPr="0012437B" w14:paraId="53123B39" w14:textId="77777777" w:rsidTr="00432C82">
        <w:tc>
          <w:tcPr>
            <w:tcW w:w="2943" w:type="dxa"/>
            <w:tcBorders>
              <w:top w:val="nil"/>
              <w:left w:val="nil"/>
              <w:bottom w:val="single" w:sz="4" w:space="0" w:color="auto"/>
              <w:right w:val="nil"/>
            </w:tcBorders>
          </w:tcPr>
          <w:p w14:paraId="0DD6EDF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0974F45B" w14:textId="77777777" w:rsidR="00C663D3" w:rsidRDefault="00C663D3" w:rsidP="00C663D3"/>
        </w:tc>
        <w:tc>
          <w:tcPr>
            <w:tcW w:w="2925" w:type="dxa"/>
            <w:tcBorders>
              <w:top w:val="nil"/>
              <w:left w:val="nil"/>
              <w:bottom w:val="single" w:sz="4" w:space="0" w:color="auto"/>
              <w:right w:val="nil"/>
            </w:tcBorders>
          </w:tcPr>
          <w:p w14:paraId="66CEFAAF"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2D73EB2F" w14:textId="77777777" w:rsidR="00C663D3" w:rsidRDefault="00C663D3"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2"/>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proofErr w:type="spellStart"/>
            <w:r>
              <w:t>observationGroup</w:t>
            </w:r>
            <w:proofErr w:type="spellEnd"/>
          </w:p>
        </w:tc>
        <w:tc>
          <w:tcPr>
            <w:tcW w:w="2037" w:type="dxa"/>
            <w:gridSpan w:val="2"/>
            <w:shd w:val="clear" w:color="auto" w:fill="A6A6A6" w:themeFill="background1" w:themeFillShade="A6"/>
          </w:tcPr>
          <w:p w14:paraId="79E0715F" w14:textId="1B6A5451" w:rsidR="00C663D3" w:rsidRPr="00CB4AE4" w:rsidRDefault="00C663D3" w:rsidP="00C663D3">
            <w:proofErr w:type="spellStart"/>
            <w:r>
              <w:t>ObservationGroupType</w:t>
            </w:r>
            <w:proofErr w:type="spellEnd"/>
          </w:p>
        </w:tc>
        <w:tc>
          <w:tcPr>
            <w:tcW w:w="2925" w:type="dxa"/>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w:t>
            </w:r>
            <w:proofErr w:type="spellStart"/>
            <w:r w:rsidR="00282DC2">
              <w:t>signerare</w:t>
            </w:r>
            <w:proofErr w:type="spellEnd"/>
            <w:r w:rsidR="00282DC2">
              <w:t>,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roofErr w:type="gramStart"/>
            <w:r w:rsidRPr="00CB4AE4">
              <w:t>..</w:t>
            </w:r>
            <w:proofErr w:type="gramEnd"/>
            <w:r w:rsidRPr="00CB4AE4">
              <w:t>*</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2"/>
            <w:shd w:val="clear" w:color="auto" w:fill="FFFFFF" w:themeFill="background1"/>
          </w:tcPr>
          <w:p w14:paraId="64FA00EB" w14:textId="4D716E8F" w:rsidR="00C663D3" w:rsidRDefault="00C663D3" w:rsidP="00C663D3">
            <w:proofErr w:type="spellStart"/>
            <w:r>
              <w:t>PatientType</w:t>
            </w:r>
            <w:proofErr w:type="spellEnd"/>
          </w:p>
        </w:tc>
        <w:tc>
          <w:tcPr>
            <w:tcW w:w="2925" w:type="dxa"/>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w:t>
            </w:r>
            <w:proofErr w:type="gramStart"/>
            <w:r>
              <w:t>..</w:t>
            </w:r>
            <w:proofErr w:type="gramEnd"/>
            <w:r>
              <w:t>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proofErr w:type="spellStart"/>
            <w:r w:rsidRPr="003C622B">
              <w:t>performerRole</w:t>
            </w:r>
            <w:proofErr w:type="spellEnd"/>
          </w:p>
        </w:tc>
        <w:tc>
          <w:tcPr>
            <w:tcW w:w="2037" w:type="dxa"/>
            <w:gridSpan w:val="2"/>
            <w:shd w:val="clear" w:color="auto" w:fill="FFFFFF" w:themeFill="background1"/>
          </w:tcPr>
          <w:p w14:paraId="7752577C" w14:textId="015BB6DD" w:rsidR="00C663D3" w:rsidRDefault="00C663D3" w:rsidP="00C663D3">
            <w:proofErr w:type="spellStart"/>
            <w:r w:rsidRPr="00CB4AE4">
              <w:t>PerformerRoleType</w:t>
            </w:r>
            <w:proofErr w:type="spellEnd"/>
          </w:p>
        </w:tc>
        <w:tc>
          <w:tcPr>
            <w:tcW w:w="2925" w:type="dxa"/>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w:t>
            </w:r>
            <w:proofErr w:type="gramStart"/>
            <w:r>
              <w:t>..</w:t>
            </w:r>
            <w:proofErr w:type="gramEnd"/>
            <w:r>
              <w:t>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proofErr w:type="spellStart"/>
            <w:r w:rsidRPr="003C622B">
              <w:t>legalAuthenticator</w:t>
            </w:r>
            <w:proofErr w:type="spellEnd"/>
          </w:p>
        </w:tc>
        <w:tc>
          <w:tcPr>
            <w:tcW w:w="2037" w:type="dxa"/>
            <w:gridSpan w:val="2"/>
            <w:shd w:val="clear" w:color="auto" w:fill="FFFFFF" w:themeFill="background1"/>
          </w:tcPr>
          <w:p w14:paraId="401D2F17" w14:textId="5100BA84" w:rsidR="00C663D3" w:rsidRPr="00CB4AE4" w:rsidRDefault="00C663D3" w:rsidP="00C663D3">
            <w:proofErr w:type="spellStart"/>
            <w:r w:rsidRPr="00CB4AE4">
              <w:t>LegalAuthenticatorType</w:t>
            </w:r>
            <w:proofErr w:type="spellEnd"/>
          </w:p>
        </w:tc>
        <w:tc>
          <w:tcPr>
            <w:tcW w:w="2925" w:type="dxa"/>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w:t>
            </w:r>
            <w:proofErr w:type="gramStart"/>
            <w:r>
              <w:t>..</w:t>
            </w:r>
            <w:proofErr w:type="gramEnd"/>
            <w:r>
              <w:t>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proofErr w:type="spellStart"/>
            <w:r w:rsidRPr="003C622B">
              <w:t>additionalParticipant</w:t>
            </w:r>
            <w:proofErr w:type="spellEnd"/>
          </w:p>
        </w:tc>
        <w:tc>
          <w:tcPr>
            <w:tcW w:w="2037" w:type="dxa"/>
            <w:gridSpan w:val="2"/>
            <w:shd w:val="clear" w:color="auto" w:fill="FFFFFF" w:themeFill="background1"/>
          </w:tcPr>
          <w:p w14:paraId="24216E0C" w14:textId="3685DA22" w:rsidR="00C663D3" w:rsidRPr="00CB4AE4" w:rsidRDefault="00C663D3" w:rsidP="00C663D3">
            <w:proofErr w:type="spellStart"/>
            <w:r w:rsidRPr="00CB4AE4">
              <w:t>AdditionalParticipantType</w:t>
            </w:r>
            <w:proofErr w:type="spellEnd"/>
          </w:p>
        </w:tc>
        <w:tc>
          <w:tcPr>
            <w:tcW w:w="2925" w:type="dxa"/>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roofErr w:type="gramStart"/>
            <w:r>
              <w:t>..</w:t>
            </w:r>
            <w:proofErr w:type="gramEnd"/>
            <w:r>
              <w:t>*</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proofErr w:type="spellStart"/>
            <w:r w:rsidRPr="003C622B">
              <w:t>sourceSystem</w:t>
            </w:r>
            <w:proofErr w:type="spellEnd"/>
          </w:p>
        </w:tc>
        <w:tc>
          <w:tcPr>
            <w:tcW w:w="2037" w:type="dxa"/>
            <w:gridSpan w:val="2"/>
            <w:shd w:val="clear" w:color="auto" w:fill="FFFFFF" w:themeFill="background1"/>
          </w:tcPr>
          <w:p w14:paraId="1542C8A1" w14:textId="4A50973B" w:rsidR="00C663D3" w:rsidRPr="00CB4AE4" w:rsidRDefault="00C663D3" w:rsidP="00C663D3">
            <w:proofErr w:type="spellStart"/>
            <w:r w:rsidRPr="00CB4AE4">
              <w:t>SourceSystemType</w:t>
            </w:r>
            <w:proofErr w:type="spellEnd"/>
          </w:p>
        </w:tc>
        <w:tc>
          <w:tcPr>
            <w:tcW w:w="2925" w:type="dxa"/>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w:t>
            </w:r>
            <w:proofErr w:type="gramStart"/>
            <w:r>
              <w:t>..</w:t>
            </w:r>
            <w:proofErr w:type="gramEnd"/>
            <w:r>
              <w:t>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proofErr w:type="spellStart"/>
            <w:r w:rsidRPr="003C622B">
              <w:rPr>
                <w:lang w:val="en-US"/>
              </w:rPr>
              <w:t>careProcessId</w:t>
            </w:r>
            <w:proofErr w:type="spellEnd"/>
          </w:p>
        </w:tc>
        <w:tc>
          <w:tcPr>
            <w:tcW w:w="2037" w:type="dxa"/>
            <w:gridSpan w:val="2"/>
            <w:tcBorders>
              <w:bottom w:val="single" w:sz="4" w:space="0" w:color="auto"/>
            </w:tcBorders>
            <w:shd w:val="clear" w:color="auto" w:fill="FFFFFF" w:themeFill="background1"/>
          </w:tcPr>
          <w:p w14:paraId="66AC4C98" w14:textId="5C1D6C87" w:rsidR="00C663D3" w:rsidRPr="00966EF9" w:rsidRDefault="00C663D3" w:rsidP="00C663D3">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2"/>
            <w:tcBorders>
              <w:bottom w:val="single" w:sz="4" w:space="0" w:color="auto"/>
            </w:tcBorders>
            <w:shd w:val="clear" w:color="auto" w:fill="FFFFFF" w:themeFill="background1"/>
          </w:tcPr>
          <w:p w14:paraId="58D143E3" w14:textId="77777777" w:rsidR="00C663D3" w:rsidRDefault="00C663D3" w:rsidP="00C663D3">
            <w:pPr>
              <w:rPr>
                <w:lang w:val="en-US"/>
              </w:rPr>
            </w:pPr>
            <w:proofErr w:type="spellStart"/>
            <w:r>
              <w:rPr>
                <w:lang w:val="en-US"/>
              </w:rPr>
              <w:t>ObservationType</w:t>
            </w:r>
            <w:proofErr w:type="spellEnd"/>
          </w:p>
          <w:p w14:paraId="5B04B914" w14:textId="012F3509" w:rsidR="00C663D3" w:rsidRPr="00966EF9" w:rsidRDefault="00C663D3" w:rsidP="00C663D3">
            <w:pPr>
              <w:rPr>
                <w:lang w:val="en-US"/>
              </w:rPr>
            </w:pPr>
          </w:p>
        </w:tc>
        <w:tc>
          <w:tcPr>
            <w:tcW w:w="2925" w:type="dxa"/>
            <w:tcBorders>
              <w:bottom w:val="single" w:sz="4" w:space="0" w:color="auto"/>
            </w:tcBorders>
            <w:shd w:val="clear" w:color="auto" w:fill="FFFFFF" w:themeFill="background1"/>
          </w:tcPr>
          <w:p w14:paraId="5F3D0D94" w14:textId="1FFFA190" w:rsidR="00C663D3" w:rsidRPr="0039439F" w:rsidRDefault="00C663D3" w:rsidP="00C663D3">
            <w:r>
              <w:lastRenderedPageBreak/>
              <w:t xml:space="preserve">De observationer som ligger </w:t>
            </w:r>
            <w:r>
              <w:lastRenderedPageBreak/>
              <w:t>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lastRenderedPageBreak/>
              <w:t>1</w:t>
            </w:r>
            <w:proofErr w:type="gramStart"/>
            <w:r>
              <w:t>..</w:t>
            </w:r>
            <w:proofErr w:type="gramEnd"/>
            <w:r>
              <w:t>*</w:t>
            </w:r>
          </w:p>
        </w:tc>
      </w:tr>
      <w:tr w:rsidR="00C663D3" w:rsidRPr="0039439F" w14:paraId="4BFF10C1" w14:textId="77777777" w:rsidTr="00966EF9">
        <w:tc>
          <w:tcPr>
            <w:tcW w:w="2943" w:type="dxa"/>
            <w:tcBorders>
              <w:left w:val="nil"/>
              <w:right w:val="nil"/>
            </w:tcBorders>
            <w:shd w:val="clear" w:color="auto" w:fill="FFFFFF" w:themeFill="background1"/>
          </w:tcPr>
          <w:p w14:paraId="6A78700F" w14:textId="77777777" w:rsidR="00C663D3" w:rsidRPr="0039439F" w:rsidRDefault="00C663D3" w:rsidP="00C663D3"/>
        </w:tc>
        <w:tc>
          <w:tcPr>
            <w:tcW w:w="2037" w:type="dxa"/>
            <w:gridSpan w:val="2"/>
            <w:tcBorders>
              <w:left w:val="nil"/>
              <w:right w:val="nil"/>
            </w:tcBorders>
            <w:shd w:val="clear" w:color="auto" w:fill="FFFFFF" w:themeFill="background1"/>
          </w:tcPr>
          <w:p w14:paraId="296FD1AF" w14:textId="77777777" w:rsidR="00C663D3" w:rsidRPr="0039439F" w:rsidRDefault="00C663D3" w:rsidP="00C663D3"/>
        </w:tc>
        <w:tc>
          <w:tcPr>
            <w:tcW w:w="2925" w:type="dxa"/>
            <w:tcBorders>
              <w:left w:val="nil"/>
              <w:right w:val="nil"/>
            </w:tcBorders>
            <w:shd w:val="clear" w:color="auto" w:fill="FFFFFF" w:themeFill="background1"/>
          </w:tcPr>
          <w:p w14:paraId="41CBDF12" w14:textId="77777777" w:rsidR="00C663D3" w:rsidRPr="0039439F" w:rsidRDefault="00C663D3" w:rsidP="00C663D3"/>
        </w:tc>
        <w:tc>
          <w:tcPr>
            <w:tcW w:w="1617" w:type="dxa"/>
            <w:tcBorders>
              <w:left w:val="nil"/>
              <w:right w:val="nil"/>
            </w:tcBorders>
            <w:shd w:val="clear" w:color="auto" w:fill="FFFFFF" w:themeFill="background1"/>
          </w:tcPr>
          <w:p w14:paraId="45398DBB" w14:textId="77777777" w:rsidR="00C663D3" w:rsidRPr="0039439F" w:rsidRDefault="00C663D3"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2"/>
            <w:shd w:val="clear" w:color="auto" w:fill="A6A6A6" w:themeFill="background1" w:themeFillShade="A6"/>
          </w:tcPr>
          <w:p w14:paraId="2FFA6493" w14:textId="77777777" w:rsidR="00C663D3" w:rsidRPr="00C93E52" w:rsidRDefault="00C663D3" w:rsidP="00C663D3">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2"/>
          </w:tcPr>
          <w:p w14:paraId="45CC20C5" w14:textId="77777777" w:rsidR="00C663D3" w:rsidRPr="00C93E52" w:rsidRDefault="00C663D3" w:rsidP="00C663D3">
            <w:proofErr w:type="spellStart"/>
            <w:r w:rsidRPr="00C93E52">
              <w:t>IIType</w:t>
            </w:r>
            <w:proofErr w:type="spellEnd"/>
          </w:p>
        </w:tc>
        <w:tc>
          <w:tcPr>
            <w:tcW w:w="2925" w:type="dxa"/>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proofErr w:type="spellStart"/>
            <w:r w:rsidRPr="003C622B">
              <w:rPr>
                <w:lang w:val="en-GB"/>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proofErr w:type="spellStart"/>
            <w:r w:rsidRPr="003C622B">
              <w:rPr>
                <w:lang w:val="en-GB"/>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proofErr w:type="spellStart"/>
            <w:r w:rsidRPr="003C622B">
              <w:rPr>
                <w:lang w:val="en-GB"/>
              </w:rPr>
              <w:t>dateOfBirth</w:t>
            </w:r>
            <w:proofErr w:type="spellEnd"/>
          </w:p>
        </w:tc>
        <w:tc>
          <w:tcPr>
            <w:tcW w:w="2037" w:type="dxa"/>
            <w:gridSpan w:val="2"/>
          </w:tcPr>
          <w:p w14:paraId="3A1A538E" w14:textId="77777777" w:rsidR="00C663D3" w:rsidRPr="00C93E52" w:rsidRDefault="00C663D3" w:rsidP="00C663D3">
            <w:pPr>
              <w:rPr>
                <w:lang w:val="en-GB"/>
              </w:rPr>
            </w:pPr>
            <w:proofErr w:type="spellStart"/>
            <w:r w:rsidRPr="00C93E52">
              <w:rPr>
                <w:lang w:val="en-GB"/>
              </w:rPr>
              <w:t>DateTime</w:t>
            </w:r>
            <w:proofErr w:type="spellEnd"/>
          </w:p>
        </w:tc>
        <w:tc>
          <w:tcPr>
            <w:tcW w:w="2925" w:type="dxa"/>
          </w:tcPr>
          <w:p w14:paraId="1F045158" w14:textId="77777777" w:rsidR="00C663D3" w:rsidRPr="00C93E52" w:rsidRDefault="00C663D3" w:rsidP="00C663D3">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2"/>
          </w:tcPr>
          <w:p w14:paraId="615CFD45"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w:t>
            </w:r>
            <w:proofErr w:type="gramStart"/>
            <w:r w:rsidRPr="00C93E52">
              <w:t>..</w:t>
            </w:r>
            <w:proofErr w:type="gramEnd"/>
            <w:r w:rsidRPr="00C93E52">
              <w:t>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proofErr w:type="spellStart"/>
            <w:r w:rsidRPr="003C622B">
              <w:rPr>
                <w:lang w:val="en-GB"/>
              </w:rPr>
              <w:t>gender.code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proofErr w:type="spellStart"/>
            <w:r w:rsidRPr="003C622B">
              <w:rPr>
                <w:lang w:val="en-GB"/>
              </w:rPr>
              <w:t>gender.codeSystem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proofErr w:type="spellStart"/>
            <w:r w:rsidRPr="003C622B">
              <w:rPr>
                <w:lang w:val="en-GB"/>
              </w:rPr>
              <w:t>gender.codeSystemName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w:t>
            </w:r>
            <w:proofErr w:type="gramStart"/>
            <w:r w:rsidRPr="00C93E52">
              <w:t>..</w:t>
            </w:r>
            <w:proofErr w:type="gramEnd"/>
            <w:r w:rsidRPr="00C93E52">
              <w:t>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proofErr w:type="spellStart"/>
            <w:r w:rsidRPr="003C622B">
              <w:rPr>
                <w:lang w:val="en-GB"/>
              </w:rPr>
              <w:t>gender.codeSystemVersion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w:t>
            </w:r>
            <w:proofErr w:type="gramStart"/>
            <w:r w:rsidRPr="00C93E52">
              <w:t>..</w:t>
            </w:r>
            <w:proofErr w:type="gramEnd"/>
            <w:r w:rsidRPr="00C93E52">
              <w:t>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proofErr w:type="spellStart"/>
            <w:r w:rsidRPr="003C622B">
              <w:rPr>
                <w:lang w:val="en-GB"/>
              </w:rPr>
              <w:t>gender.displayName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w:t>
            </w:r>
            <w:proofErr w:type="gramStart"/>
            <w:r w:rsidRPr="00C93E52">
              <w:t>..</w:t>
            </w:r>
            <w:proofErr w:type="gramEnd"/>
            <w:r w:rsidRPr="00C93E52">
              <w:t>1</w:t>
            </w:r>
          </w:p>
        </w:tc>
      </w:tr>
      <w:tr w:rsidR="00C663D3" w:rsidRPr="00C93E52" w14:paraId="5355D09C" w14:textId="77777777" w:rsidTr="00E3381F">
        <w:tc>
          <w:tcPr>
            <w:tcW w:w="9522" w:type="dxa"/>
            <w:gridSpan w:val="5"/>
            <w:tcBorders>
              <w:top w:val="single" w:sz="4" w:space="0" w:color="auto"/>
              <w:left w:val="nil"/>
              <w:bottom w:val="nil"/>
              <w:right w:val="nil"/>
            </w:tcBorders>
          </w:tcPr>
          <w:p w14:paraId="7C5E93B7" w14:textId="2BAA6E8D" w:rsidR="00C663D3" w:rsidRPr="00C93E52" w:rsidRDefault="00C663D3" w:rsidP="005E7BAD">
            <w:r>
              <w:t xml:space="preserve">Klassen </w:t>
            </w:r>
            <w:proofErr w:type="spellStart"/>
            <w:r>
              <w:t>Patient</w:t>
            </w:r>
            <w:r w:rsidR="005E7BAD">
              <w:t>Type</w:t>
            </w:r>
            <w:proofErr w:type="spellEnd"/>
            <w:r w:rsidR="005E7BAD">
              <w:t xml:space="preserve"> är en kompakt och specifik representation av den patient som observationen gäller.</w:t>
            </w:r>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2"/>
            <w:tcBorders>
              <w:top w:val="nil"/>
              <w:left w:val="nil"/>
              <w:bottom w:val="single" w:sz="4" w:space="0" w:color="auto"/>
              <w:right w:val="nil"/>
            </w:tcBorders>
          </w:tcPr>
          <w:p w14:paraId="0E074C5D" w14:textId="77777777" w:rsidR="00C663D3" w:rsidRPr="00461D60" w:rsidRDefault="00C663D3" w:rsidP="00C663D3"/>
        </w:tc>
        <w:tc>
          <w:tcPr>
            <w:tcW w:w="2925" w:type="dxa"/>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proofErr w:type="spellStart"/>
            <w:r>
              <w:rPr>
                <w:lang w:eastAsia="sv-SE"/>
              </w:rPr>
              <w:t>observationGroup</w:t>
            </w:r>
            <w:proofErr w:type="spellEnd"/>
            <w:r>
              <w:rPr>
                <w:lang w:eastAsia="sv-SE"/>
              </w:rPr>
              <w:t>/</w:t>
            </w:r>
          </w:p>
          <w:p w14:paraId="223CEEB9" w14:textId="2D391FB7" w:rsidR="00C663D3" w:rsidRPr="00C93E52" w:rsidRDefault="00C663D3" w:rsidP="00C663D3">
            <w:pPr>
              <w:rPr>
                <w:lang w:val="en-GB"/>
              </w:rPr>
            </w:pPr>
            <w:proofErr w:type="spellStart"/>
            <w:r>
              <w:rPr>
                <w:lang w:eastAsia="sv-SE"/>
              </w:rPr>
              <w:t>p</w:t>
            </w:r>
            <w:r w:rsidRPr="008F3BBF">
              <w:rPr>
                <w:lang w:eastAsia="sv-SE"/>
              </w:rPr>
              <w:t>erformerRole</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2"/>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 xml:space="preserve">identifieras av person-id (exempelvis patienten själv identifierad av personnummer i </w:t>
            </w:r>
            <w:proofErr w:type="spellStart"/>
            <w:r>
              <w:t>PersonType</w:t>
            </w:r>
            <w:proofErr w:type="spellEnd"/>
            <w:r>
              <w:t>)</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w:t>
            </w:r>
            <w:proofErr w:type="gramStart"/>
            <w:r w:rsidRPr="00C93E52">
              <w:t>..</w:t>
            </w:r>
            <w:proofErr w:type="gramEnd"/>
            <w:r w:rsidRPr="00C93E52">
              <w:t>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proofErr w:type="spellStart"/>
            <w:r w:rsidRPr="003C622B">
              <w:rPr>
                <w:lang w:val="en-US" w:eastAsia="sv-SE"/>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 xml:space="preserve">Identifierare som tillsammans med </w:t>
            </w:r>
            <w:proofErr w:type="spellStart"/>
            <w:r>
              <w:t>id.root</w:t>
            </w:r>
            <w:proofErr w:type="spellEnd"/>
            <w:r>
              <w:t xml:space="preserve">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proofErr w:type="spellStart"/>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proofErr w:type="spellStart"/>
            <w:r w:rsidRPr="003C622B">
              <w:t>c</w:t>
            </w:r>
            <w:r w:rsidRPr="003C622B">
              <w:rPr>
                <w:lang w:eastAsia="sv-SE"/>
              </w:rPr>
              <w:t>ode.code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proofErr w:type="spellStart"/>
            <w:r w:rsidRPr="003C622B">
              <w:rPr>
                <w:lang w:eastAsia="sv-SE"/>
              </w:rPr>
              <w:t>code.codeSystem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proofErr w:type="spellStart"/>
            <w:r w:rsidRPr="003C622B">
              <w:rPr>
                <w:lang w:eastAsia="sv-SE"/>
              </w:rPr>
              <w:t>code.codeSystemName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w:t>
            </w:r>
            <w:proofErr w:type="gramStart"/>
            <w:r w:rsidRPr="00C93E52">
              <w:t>..</w:t>
            </w:r>
            <w:proofErr w:type="gramEnd"/>
            <w:r w:rsidRPr="00C93E52">
              <w:t>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proofErr w:type="spellStart"/>
            <w:r w:rsidRPr="003C622B">
              <w:rPr>
                <w:lang w:eastAsia="sv-SE"/>
              </w:rPr>
              <w:t>code.codeSystemVersion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w:t>
            </w:r>
            <w:proofErr w:type="gramStart"/>
            <w:r w:rsidRPr="00C93E52">
              <w:t>..</w:t>
            </w:r>
            <w:proofErr w:type="gramEnd"/>
            <w:r w:rsidRPr="00C93E52">
              <w:t>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proofErr w:type="spellStart"/>
            <w:r w:rsidRPr="003C622B">
              <w:rPr>
                <w:lang w:eastAsia="sv-SE"/>
              </w:rPr>
              <w:t>code.displayName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w:t>
            </w:r>
            <w:proofErr w:type="gramStart"/>
            <w:r w:rsidRPr="00C93E52">
              <w:t>..</w:t>
            </w:r>
            <w:proofErr w:type="gramEnd"/>
            <w:r w:rsidRPr="00C93E52">
              <w:t>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t>person</w:t>
            </w:r>
          </w:p>
        </w:tc>
        <w:tc>
          <w:tcPr>
            <w:tcW w:w="2037" w:type="dxa"/>
            <w:gridSpan w:val="2"/>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proofErr w:type="spellStart"/>
            <w:r w:rsidRPr="003C622B">
              <w:rPr>
                <w:lang w:eastAsia="sv-SE"/>
              </w:rPr>
              <w:lastRenderedPageBreak/>
              <w:t>careUnit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5"/>
            <w:tcBorders>
              <w:top w:val="single" w:sz="4" w:space="0" w:color="auto"/>
              <w:left w:val="nil"/>
              <w:bottom w:val="nil"/>
              <w:right w:val="nil"/>
            </w:tcBorders>
          </w:tcPr>
          <w:p w14:paraId="0080E40A" w14:textId="05DE8C7D" w:rsidR="00C663D3" w:rsidRDefault="003C1098" w:rsidP="00683B99">
            <w:r>
              <w:br/>
            </w:r>
            <w:r w:rsidR="00CF0283">
              <w:br/>
            </w:r>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5AFE1850" w14:textId="77777777" w:rsidR="00C663D3" w:rsidRPr="00C93E52" w:rsidRDefault="00C663D3" w:rsidP="00C663D3"/>
        </w:tc>
        <w:tc>
          <w:tcPr>
            <w:tcW w:w="2925" w:type="dxa"/>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proofErr w:type="spellStart"/>
            <w:r w:rsidRPr="006C50FA">
              <w:rPr>
                <w:lang w:eastAsia="sv-SE"/>
              </w:rPr>
              <w:t>observationGroup</w:t>
            </w:r>
            <w:proofErr w:type="spellEnd"/>
            <w:r w:rsidRPr="006C50FA">
              <w:rPr>
                <w:lang w:eastAsia="sv-SE"/>
              </w:rPr>
              <w:t>/</w:t>
            </w:r>
          </w:p>
          <w:p w14:paraId="6D125D48" w14:textId="680DB0F1" w:rsidR="00C663D3" w:rsidRDefault="00C663D3" w:rsidP="00C663D3">
            <w:pPr>
              <w:rPr>
                <w:lang w:eastAsia="sv-SE"/>
              </w:rPr>
            </w:pPr>
            <w:proofErr w:type="spellStart"/>
            <w:r>
              <w:rPr>
                <w:lang w:eastAsia="sv-SE"/>
              </w:rPr>
              <w:t>l</w:t>
            </w:r>
            <w:r w:rsidRPr="00C93E52">
              <w:rPr>
                <w:lang w:eastAsia="sv-SE"/>
              </w:rPr>
              <w:t>egalAuthenticator</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2"/>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w:t>
            </w:r>
            <w:proofErr w:type="gramStart"/>
            <w:r w:rsidRPr="00C93E52">
              <w:t>..</w:t>
            </w:r>
            <w:proofErr w:type="gramEnd"/>
            <w:r w:rsidRPr="00C93E52">
              <w:t>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proofErr w:type="spellStart"/>
            <w:r w:rsidRPr="003C622B">
              <w:t>id</w:t>
            </w:r>
            <w:r w:rsidRPr="003C622B">
              <w:rPr>
                <w:lang w:eastAsia="sv-SE"/>
              </w:rPr>
              <w:t>.root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2"/>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2"/>
            <w:tcBorders>
              <w:top w:val="single" w:sz="4" w:space="0" w:color="auto"/>
              <w:left w:val="single" w:sz="4" w:space="0" w:color="auto"/>
              <w:bottom w:val="single" w:sz="4" w:space="0" w:color="auto"/>
              <w:right w:val="single" w:sz="4" w:space="0" w:color="auto"/>
            </w:tcBorders>
          </w:tcPr>
          <w:p w14:paraId="715166AE" w14:textId="1DC3ED71" w:rsidR="00C663D3" w:rsidRPr="00C93E52" w:rsidRDefault="005331B1" w:rsidP="00C663D3">
            <w:proofErr w:type="spellStart"/>
            <w:r w:rsidRPr="005331B1">
              <w:rPr>
                <w:lang w:val="en-GB"/>
              </w:rPr>
              <w:t>PartialTimeStampType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w:t>
            </w:r>
            <w:proofErr w:type="spellStart"/>
            <w:r w:rsidRPr="00C93E52">
              <w:rPr>
                <w:rFonts w:cs="Arial"/>
              </w:rPr>
              <w:t>ÅÅÅÅMMDDttmmss</w:t>
            </w:r>
            <w:proofErr w:type="spellEnd"/>
            <w:r w:rsidRPr="00C93E52">
              <w:rPr>
                <w:rFonts w:cs="Arial"/>
              </w:rPr>
              <w:t xml:space="preserve"> där </w:t>
            </w:r>
            <w:r>
              <w:rPr>
                <w:rFonts w:cs="Arial"/>
              </w:rPr>
              <w:t>klockslaget</w:t>
            </w:r>
            <w:r w:rsidRPr="00C93E52">
              <w:rPr>
                <w:rFonts w:cs="Arial"/>
              </w:rPr>
              <w:t xml:space="preserve"> är frivillig</w:t>
            </w:r>
            <w:r>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2"/>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w:t>
            </w:r>
            <w:proofErr w:type="gramStart"/>
            <w:r w:rsidRPr="00C93E52">
              <w:t>..</w:t>
            </w:r>
            <w:proofErr w:type="gramEnd"/>
            <w:r w:rsidRPr="00C93E52">
              <w:t>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2"/>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5"/>
            <w:tcBorders>
              <w:top w:val="nil"/>
              <w:left w:val="nil"/>
              <w:bottom w:val="nil"/>
              <w:right w:val="nil"/>
            </w:tcBorders>
          </w:tcPr>
          <w:p w14:paraId="0B13C4C7" w14:textId="319AB174" w:rsidR="00C663D3" w:rsidRDefault="00C663D3" w:rsidP="00F13BE7">
            <w:r>
              <w:t xml:space="preserve">Klassen </w:t>
            </w:r>
            <w:proofErr w:type="spellStart"/>
            <w:r>
              <w:t>LegalAuthenticator</w:t>
            </w:r>
            <w:proofErr w:type="spellEnd"/>
            <w:r>
              <w:t xml:space="preserve"> är </w:t>
            </w:r>
            <w:r w:rsidR="006055BE">
              <w:t xml:space="preserve">en kompakt och specifik version av </w:t>
            </w:r>
            <w:proofErr w:type="spellStart"/>
            <w:r w:rsidR="006055BE">
              <w:t>AdditionalPartipication</w:t>
            </w:r>
            <w:proofErr w:type="spellEnd"/>
            <w:r w:rsidR="006055BE">
              <w:t>.</w:t>
            </w:r>
          </w:p>
          <w:p w14:paraId="21C7A4F6" w14:textId="13925C96" w:rsidR="00556BBC" w:rsidRDefault="00556BBC" w:rsidP="00683B99">
            <w:proofErr w:type="spellStart"/>
            <w:r>
              <w:t>LegalAuthenticator</w:t>
            </w:r>
            <w:proofErr w:type="spellEnd"/>
            <w:r>
              <w:t xml:space="preserve"> </w:t>
            </w:r>
            <w:r w:rsidR="006055BE">
              <w:t>är</w:t>
            </w:r>
            <w:r w:rsidR="00C21193">
              <w:t xml:space="preserve"> </w:t>
            </w:r>
            <w:r>
              <w:t xml:space="preserve">indirekt en </w:t>
            </w:r>
            <w:r w:rsidR="00C21193">
              <w:t xml:space="preserve">”Professionell aktör” </w:t>
            </w:r>
            <w:r w:rsidR="006055BE">
              <w:t xml:space="preserve">med deltagandetyp </w:t>
            </w:r>
            <w:proofErr w:type="spellStart"/>
            <w:r w:rsidR="006055BE">
              <w:t>signerare</w:t>
            </w:r>
            <w:proofErr w:type="spellEnd"/>
            <w:r w:rsidR="006055BE">
              <w:t xml:space="preserve"> </w:t>
            </w:r>
            <w:r w:rsidR="00C21193">
              <w:t xml:space="preserve">enligt V-MIM.  </w:t>
            </w:r>
          </w:p>
          <w:p w14:paraId="1E62865E" w14:textId="6303BF1D" w:rsidR="00382733" w:rsidRPr="00C93E52" w:rsidRDefault="00382733" w:rsidP="00683B99"/>
        </w:tc>
      </w:tr>
      <w:tr w:rsidR="00C663D3" w:rsidRPr="00C93E52" w14:paraId="3F926D61" w14:textId="77777777" w:rsidTr="00683B99">
        <w:tc>
          <w:tcPr>
            <w:tcW w:w="2943" w:type="dxa"/>
            <w:tcBorders>
              <w:top w:val="nil"/>
              <w:left w:val="nil"/>
              <w:bottom w:val="single" w:sz="4" w:space="0" w:color="auto"/>
              <w:right w:val="nil"/>
            </w:tcBorders>
          </w:tcPr>
          <w:p w14:paraId="3DE9F920" w14:textId="77777777" w:rsidR="00C663D3" w:rsidRPr="006055BE" w:rsidRDefault="00C663D3" w:rsidP="00C663D3"/>
        </w:tc>
        <w:tc>
          <w:tcPr>
            <w:tcW w:w="2037" w:type="dxa"/>
            <w:gridSpan w:val="2"/>
            <w:tcBorders>
              <w:top w:val="nil"/>
              <w:left w:val="nil"/>
              <w:bottom w:val="single" w:sz="4" w:space="0" w:color="auto"/>
              <w:right w:val="nil"/>
            </w:tcBorders>
          </w:tcPr>
          <w:p w14:paraId="54071691" w14:textId="77777777" w:rsidR="00C663D3" w:rsidRPr="006055BE" w:rsidRDefault="00C663D3" w:rsidP="00C663D3"/>
        </w:tc>
        <w:tc>
          <w:tcPr>
            <w:tcW w:w="2925" w:type="dxa"/>
            <w:tcBorders>
              <w:top w:val="nil"/>
              <w:left w:val="nil"/>
              <w:bottom w:val="single" w:sz="4" w:space="0" w:color="auto"/>
              <w:right w:val="nil"/>
            </w:tcBorders>
          </w:tcPr>
          <w:p w14:paraId="2EF99FA1" w14:textId="77777777" w:rsidR="00C663D3" w:rsidRPr="00C93E52" w:rsidRDefault="00C663D3" w:rsidP="00C663D3">
            <w:pPr>
              <w:rPr>
                <w:rFonts w:eastAsia="Times New Roman" w:cs="Arial"/>
              </w:rPr>
            </w:pPr>
          </w:p>
        </w:tc>
        <w:tc>
          <w:tcPr>
            <w:tcW w:w="1617" w:type="dxa"/>
            <w:tcBorders>
              <w:top w:val="nil"/>
              <w:left w:val="nil"/>
              <w:bottom w:val="single" w:sz="4" w:space="0" w:color="auto"/>
              <w:right w:val="nil"/>
            </w:tcBorders>
          </w:tcPr>
          <w:p w14:paraId="396DACFE" w14:textId="77777777" w:rsidR="00C663D3" w:rsidRPr="00C93E52" w:rsidRDefault="00C663D3"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C663D3" w:rsidRPr="00C93E52" w:rsidRDefault="00C663D3" w:rsidP="00C663D3">
            <w:pPr>
              <w:rPr>
                <w:lang w:val="en-US"/>
              </w:rPr>
            </w:pPr>
            <w:proofErr w:type="spellStart"/>
            <w:r>
              <w:rPr>
                <w:lang w:val="en-US"/>
              </w:rPr>
              <w:t>additionalParticipant</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proofErr w:type="spellStart"/>
            <w:r w:rsidRPr="00DD2A23">
              <w:rPr>
                <w:lang w:val="en-GB"/>
              </w:rPr>
              <w:t>AdditionalParticipantType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t>id</w:t>
            </w:r>
          </w:p>
        </w:tc>
        <w:tc>
          <w:tcPr>
            <w:tcW w:w="2037" w:type="dxa"/>
            <w:gridSpan w:val="2"/>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3D5191D6" w:rsidR="00C663D3" w:rsidRPr="00C93E52" w:rsidRDefault="00D616FA" w:rsidP="00C663D3">
            <w:r>
              <w:t>Identitet för deltagare.</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lastRenderedPageBreak/>
              <w:t>0</w:t>
            </w:r>
            <w:proofErr w:type="gramStart"/>
            <w:r>
              <w:t>..</w:t>
            </w:r>
            <w:proofErr w:type="gramEnd"/>
            <w:r>
              <w:t>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proofErr w:type="spellStart"/>
            <w:r w:rsidRPr="003C622B">
              <w:rPr>
                <w:lang w:eastAsia="sv-SE"/>
              </w:rPr>
              <w:lastRenderedPageBreak/>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w:t>
            </w:r>
            <w:proofErr w:type="gramStart"/>
            <w:r>
              <w:t>..</w:t>
            </w:r>
            <w:proofErr w:type="gramEnd"/>
            <w:r>
              <w:t>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w:t>
            </w:r>
            <w:proofErr w:type="gramStart"/>
            <w:r>
              <w:t>..</w:t>
            </w:r>
            <w:proofErr w:type="gramEnd"/>
            <w:r>
              <w:t>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proofErr w:type="spellStart"/>
            <w:r w:rsidRPr="003C622B">
              <w:t>type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w:t>
            </w:r>
            <w:proofErr w:type="spellStart"/>
            <w:r w:rsidR="008365A5">
              <w:rPr>
                <w:rFonts w:eastAsia="Times New Roman" w:cs="Arial"/>
              </w:rPr>
              <w:t>device</w:t>
            </w:r>
            <w:proofErr w:type="spellEnd"/>
            <w:r w:rsidR="008365A5">
              <w:rPr>
                <w:rFonts w:eastAsia="Times New Roman" w:cs="Arial"/>
              </w:rPr>
              <w:t xml:space="preserv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w:t>
            </w:r>
            <w:proofErr w:type="gramStart"/>
            <w:r>
              <w:t>..</w:t>
            </w:r>
            <w:proofErr w:type="gramEnd"/>
            <w:r>
              <w:t>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proofErr w:type="spellStart"/>
            <w:r w:rsidRPr="006055BE">
              <w:t>type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proofErr w:type="gramStart"/>
            <w:r>
              <w:t>..</w:t>
            </w:r>
            <w:proofErr w:type="gramEnd"/>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proofErr w:type="spellStart"/>
            <w:r w:rsidRPr="006055BE">
              <w:t>type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proofErr w:type="gramStart"/>
            <w:r>
              <w:t>..</w:t>
            </w:r>
            <w:proofErr w:type="gramEnd"/>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proofErr w:type="spellStart"/>
            <w:r w:rsidRPr="006055BE">
              <w:rPr>
                <w:color w:val="FF0000"/>
              </w:rPr>
              <w:t>type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proofErr w:type="spellStart"/>
            <w:r w:rsidRPr="006055BE">
              <w:rPr>
                <w:color w:val="FF0000"/>
              </w:rPr>
              <w:t>type.codeSystemVersion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t>0</w:t>
            </w:r>
            <w:proofErr w:type="gramStart"/>
            <w:r w:rsidRPr="006055BE">
              <w:rPr>
                <w:color w:val="FF0000"/>
              </w:rPr>
              <w:t>..</w:t>
            </w:r>
            <w:proofErr w:type="gramEnd"/>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2"/>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Beskriver i vilken roll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t>1</w:t>
            </w:r>
            <w:proofErr w:type="gramStart"/>
            <w:r>
              <w:t>..</w:t>
            </w:r>
            <w:proofErr w:type="gramEnd"/>
            <w:r>
              <w:t>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proofErr w:type="spellStart"/>
            <w:r w:rsidRPr="003C622B">
              <w:t>role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proofErr w:type="gramStart"/>
            <w:r>
              <w:t>..</w:t>
            </w:r>
            <w:proofErr w:type="gramEnd"/>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proofErr w:type="spellStart"/>
            <w:r w:rsidRPr="003C622B">
              <w:t>role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proofErr w:type="gramStart"/>
            <w:r>
              <w:t>..</w:t>
            </w:r>
            <w:proofErr w:type="gramEnd"/>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proofErr w:type="spellStart"/>
            <w:r w:rsidRPr="00FE3A41">
              <w:rPr>
                <w:color w:val="FF0000"/>
              </w:rPr>
              <w:t>role.codeSystemVersion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proofErr w:type="gramStart"/>
            <w:r w:rsidRPr="00FE3A41">
              <w:rPr>
                <w:color w:val="FF0000"/>
              </w:rPr>
              <w:t>..</w:t>
            </w:r>
            <w:proofErr w:type="gramEnd"/>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313A4DC1" w14:textId="77777777" w:rsidTr="00F6122B">
        <w:tc>
          <w:tcPr>
            <w:tcW w:w="952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lastRenderedPageBreak/>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w:t>
            </w:r>
            <w:proofErr w:type="spellStart"/>
            <w:r w:rsidR="005E2697">
              <w:rPr>
                <w:lang w:val="en-US"/>
              </w:rPr>
              <w:t>Fält</w:t>
            </w:r>
            <w:proofErr w:type="spellEnd"/>
            <w:r w:rsidR="005E2697">
              <w:rPr>
                <w:lang w:val="en-US"/>
              </w:rPr>
              <w:t xml:space="preserve"> 2c)</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proofErr w:type="spellStart"/>
            <w:r>
              <w:rPr>
                <w:lang w:val="en-GB"/>
              </w:rPr>
              <w:t>PersonType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 xml:space="preserve">ltagande </w:t>
            </w:r>
            <w:proofErr w:type="gramStart"/>
            <w:r w:rsidR="005B7E6B">
              <w:rPr>
                <w:rFonts w:eastAsia="Times New Roman" w:cs="Arial"/>
              </w:rPr>
              <w:t>övrig</w:t>
            </w:r>
            <w:r>
              <w:rPr>
                <w:rFonts w:eastAsia="Times New Roman" w:cs="Arial"/>
              </w:rPr>
              <w:t xml:space="preserve"> person</w:t>
            </w:r>
            <w:r w:rsidR="005B7E6B">
              <w:rPr>
                <w:rFonts w:eastAsia="Times New Roman" w:cs="Arial"/>
              </w:rPr>
              <w:t>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proofErr w:type="gramStart"/>
            <w:r w:rsidR="001411E0">
              <w:t>..</w:t>
            </w:r>
            <w:proofErr w:type="gramEnd"/>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proofErr w:type="spellStart"/>
            <w:r w:rsidRPr="005B7E6B">
              <w:rPr>
                <w:lang w:eastAsia="sv-SE"/>
              </w:rPr>
              <w:t>OrganisationType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1411E0" w:rsidRPr="00C93E52" w14:paraId="256D1959"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proofErr w:type="spellStart"/>
            <w:r>
              <w:rPr>
                <w:lang w:eastAsia="sv-SE"/>
              </w:rPr>
              <w:t>d</w:t>
            </w:r>
            <w:r w:rsidRPr="005B7E6B">
              <w:rPr>
                <w:lang w:eastAsia="sv-SE"/>
              </w:rPr>
              <w:t>evice</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proofErr w:type="spellStart"/>
            <w:r w:rsidRPr="005B7E6B">
              <w:rPr>
                <w:lang w:eastAsia="sv-SE"/>
              </w:rPr>
              <w:t>DeviceType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5B7E6B" w:rsidRPr="00C93E52" w14:paraId="6F7971B2"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proofErr w:type="spellStart"/>
            <w:r>
              <w:rPr>
                <w:lang w:eastAsia="sv-SE"/>
              </w:rPr>
              <w:t>location</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proofErr w:type="spellStart"/>
            <w:r>
              <w:rPr>
                <w:lang w:eastAsia="sv-SE"/>
              </w:rPr>
              <w:t>LocationType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w:t>
            </w:r>
            <w:proofErr w:type="gramStart"/>
            <w:r>
              <w:rPr>
                <w:lang w:eastAsia="sv-SE"/>
              </w:rPr>
              <w:t>..</w:t>
            </w:r>
            <w:proofErr w:type="gramEnd"/>
            <w:r>
              <w:rPr>
                <w:lang w:eastAsia="sv-SE"/>
              </w:rPr>
              <w:t>1</w:t>
            </w:r>
          </w:p>
        </w:tc>
      </w:tr>
    </w:tbl>
    <w:p w14:paraId="1400ECEC" w14:textId="77777777" w:rsidR="005A57D8" w:rsidRDefault="005A57D8"/>
    <w:p w14:paraId="3B9C1419" w14:textId="77777777" w:rsidR="0080653A" w:rsidRDefault="0080653A">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C663D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proofErr w:type="spellStart"/>
            <w:r w:rsidRPr="009A0B16">
              <w:rPr>
                <w:lang w:val="en-US" w:eastAsia="sv-SE"/>
              </w:rPr>
              <w:lastRenderedPageBreak/>
              <w:t>observationGroup</w:t>
            </w:r>
            <w:proofErr w:type="spellEnd"/>
            <w:r w:rsidRPr="009A0B16">
              <w:rPr>
                <w:lang w:val="en-US" w:eastAsia="sv-SE"/>
              </w:rPr>
              <w:t>/</w:t>
            </w:r>
          </w:p>
          <w:p w14:paraId="4C3FCC41" w14:textId="59A3E58E" w:rsidR="00C663D3" w:rsidRPr="00DD2A23" w:rsidRDefault="00C663D3" w:rsidP="00C663D3">
            <w:pPr>
              <w:rPr>
                <w:lang w:val="en-US"/>
              </w:rPr>
            </w:pPr>
            <w:r>
              <w:rPr>
                <w:lang w:eastAsia="sv-SE"/>
              </w:rPr>
              <w:t>s</w:t>
            </w:r>
            <w:proofErr w:type="spellStart"/>
            <w:r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C663D3" w:rsidRDefault="00C663D3" w:rsidP="00C663D3">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single" w:sz="4" w:space="0" w:color="auto"/>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single" w:sz="4" w:space="0" w:color="auto"/>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C663D3" w:rsidRPr="00C93E52" w:rsidRDefault="00C663D3" w:rsidP="00C663D3"/>
        </w:tc>
      </w:tr>
      <w:tr w:rsidR="00C663D3"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proofErr w:type="spellStart"/>
            <w:r>
              <w:rPr>
                <w:lang w:val="en-US" w:eastAsia="sv-SE"/>
              </w:rPr>
              <w:t>observationGroup</w:t>
            </w:r>
            <w:proofErr w:type="spellEnd"/>
            <w:r>
              <w:rPr>
                <w:lang w:val="en-US" w:eastAsia="sv-SE"/>
              </w:rPr>
              <w:t>/</w:t>
            </w:r>
          </w:p>
          <w:p w14:paraId="53AC12F2" w14:textId="6FD8C71A" w:rsidR="000548C1" w:rsidRDefault="000548C1" w:rsidP="00C663D3">
            <w:pPr>
              <w:rPr>
                <w:lang w:val="en-US" w:eastAsia="sv-SE"/>
              </w:rPr>
            </w:pPr>
            <w:proofErr w:type="spellStart"/>
            <w:r>
              <w:rPr>
                <w:lang w:val="en-US"/>
              </w:rPr>
              <w:t>additionalParticipant</w:t>
            </w:r>
            <w:proofErr w:type="spellEnd"/>
            <w:r>
              <w:rPr>
                <w:lang w:val="en-US"/>
              </w:rPr>
              <w: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proofErr w:type="gramStart"/>
            <w:r>
              <w:t>..</w:t>
            </w:r>
            <w:proofErr w:type="gramEnd"/>
            <w:r w:rsidRPr="00C93E52">
              <w:t>1</w:t>
            </w:r>
          </w:p>
        </w:tc>
      </w:tr>
      <w:tr w:rsidR="00C663D3"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proofErr w:type="gramStart"/>
            <w:r>
              <w:t>..</w:t>
            </w:r>
            <w:proofErr w:type="gramEnd"/>
            <w:r w:rsidR="00C663D3" w:rsidRPr="00C93E52">
              <w:t>1</w:t>
            </w:r>
          </w:p>
        </w:tc>
      </w:tr>
      <w:tr w:rsidR="00C663D3"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w:t>
            </w:r>
            <w:proofErr w:type="gramStart"/>
            <w:r w:rsidRPr="00C93E52">
              <w:t>..</w:t>
            </w:r>
            <w:proofErr w:type="gramEnd"/>
            <w:r w:rsidRPr="00C93E52">
              <w:t>1</w:t>
            </w:r>
          </w:p>
        </w:tc>
      </w:tr>
      <w:tr w:rsidR="00C663D3"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w:t>
            </w:r>
            <w:proofErr w:type="gramStart"/>
            <w:r w:rsidRPr="00C93E52">
              <w:t>..</w:t>
            </w:r>
            <w:proofErr w:type="gramEnd"/>
            <w:r w:rsidRPr="00C93E52">
              <w:t>1</w:t>
            </w:r>
          </w:p>
        </w:tc>
      </w:tr>
      <w:tr w:rsidR="00C663D3"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w:t>
            </w:r>
            <w:proofErr w:type="gramStart"/>
            <w:r w:rsidRPr="00C93E52">
              <w:t>..</w:t>
            </w:r>
            <w:proofErr w:type="gramEnd"/>
            <w:r w:rsidRPr="00C93E52">
              <w:t>1</w:t>
            </w:r>
          </w:p>
        </w:tc>
      </w:tr>
      <w:tr w:rsidR="00C663D3"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w:t>
            </w:r>
            <w:proofErr w:type="gramStart"/>
            <w:r>
              <w:t>..</w:t>
            </w:r>
            <w:proofErr w:type="gramEnd"/>
            <w:r>
              <w:t>1</w:t>
            </w:r>
          </w:p>
        </w:tc>
      </w:tr>
      <w:tr w:rsidR="00C663D3"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w:t>
            </w:r>
            <w:proofErr w:type="gramStart"/>
            <w:r>
              <w:t>..</w:t>
            </w:r>
            <w:proofErr w:type="gramEnd"/>
            <w:r>
              <w:t>1</w:t>
            </w:r>
          </w:p>
        </w:tc>
      </w:tr>
      <w:tr w:rsidR="00C663D3"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w:t>
            </w:r>
            <w:proofErr w:type="gramStart"/>
            <w:r>
              <w:t>..</w:t>
            </w:r>
            <w:proofErr w:type="gramEnd"/>
            <w:r>
              <w:t>1</w:t>
            </w:r>
          </w:p>
        </w:tc>
      </w:tr>
      <w:tr w:rsidR="00C663D3"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w:t>
            </w:r>
            <w:proofErr w:type="gramStart"/>
            <w:r>
              <w:t>..</w:t>
            </w:r>
            <w:proofErr w:type="gramEnd"/>
            <w:r>
              <w:t>1</w:t>
            </w:r>
          </w:p>
        </w:tc>
      </w:tr>
      <w:tr w:rsidR="00C663D3"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C663D3"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proofErr w:type="gramStart"/>
            <w:r w:rsidRPr="005A7FC6">
              <w:t>..</w:t>
            </w:r>
            <w:proofErr w:type="gramEnd"/>
            <w:r>
              <w:t>1</w:t>
            </w:r>
          </w:p>
        </w:tc>
      </w:tr>
      <w:tr w:rsidR="00C663D3" w:rsidRPr="00C93E52" w14:paraId="4AB9CEA5" w14:textId="77777777" w:rsidTr="00B71BA3">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proofErr w:type="spellStart"/>
            <w:r w:rsidRPr="003C622B">
              <w:rPr>
                <w:lang w:eastAsia="sv-SE"/>
              </w:rPr>
              <w:lastRenderedPageBreak/>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 xml:space="preserve">Tillverkarens modellbeteckning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t>0</w:t>
            </w:r>
            <w:proofErr w:type="gramStart"/>
            <w:r w:rsidR="00C663D3">
              <w:t>..</w:t>
            </w:r>
            <w:proofErr w:type="gramEnd"/>
            <w:r w:rsidR="00C663D3">
              <w:t>1</w:t>
            </w:r>
          </w:p>
        </w:tc>
      </w:tr>
      <w:tr w:rsidR="00C663D3" w:rsidRPr="00C93E52" w14:paraId="069B5372" w14:textId="77777777" w:rsidTr="00E3381F">
        <w:tc>
          <w:tcPr>
            <w:tcW w:w="9522" w:type="dxa"/>
            <w:gridSpan w:val="4"/>
            <w:tcBorders>
              <w:top w:val="single" w:sz="4" w:space="0" w:color="auto"/>
              <w:left w:val="nil"/>
              <w:bottom w:val="nil"/>
              <w:right w:val="nil"/>
            </w:tcBorders>
          </w:tcPr>
          <w:p w14:paraId="59F77DA0" w14:textId="5D370D40" w:rsidR="00C663D3" w:rsidRDefault="00C663D3" w:rsidP="002B5FD4">
            <w:r>
              <w:t xml:space="preserve">Klassen </w:t>
            </w:r>
            <w:proofErr w:type="spellStart"/>
            <w:r>
              <w:t>Device</w:t>
            </w:r>
            <w:proofErr w:type="spellEnd"/>
            <w:r>
              <w:t xml:space="preserve"> är </w:t>
            </w:r>
            <w:r w:rsidR="002B5FD4">
              <w:t>en sammanslagning av de generiska typerna artefakt och roll</w:t>
            </w:r>
            <w:r>
              <w:t>.</w:t>
            </w:r>
          </w:p>
        </w:tc>
      </w:tr>
      <w:tr w:rsidR="00C663D3" w:rsidRPr="00C93E52" w14:paraId="706472E1" w14:textId="77777777" w:rsidTr="00B71BA3">
        <w:tc>
          <w:tcPr>
            <w:tcW w:w="2943" w:type="dxa"/>
            <w:tcBorders>
              <w:top w:val="nil"/>
              <w:left w:val="nil"/>
              <w:bottom w:val="single" w:sz="4" w:space="0" w:color="auto"/>
              <w:right w:val="nil"/>
            </w:tcBorders>
          </w:tcPr>
          <w:p w14:paraId="22176350" w14:textId="77777777" w:rsidR="00C663D3" w:rsidRDefault="00C663D3" w:rsidP="00C663D3">
            <w:pPr>
              <w:rPr>
                <w:lang w:eastAsia="sv-SE"/>
              </w:rPr>
            </w:pPr>
          </w:p>
        </w:tc>
        <w:tc>
          <w:tcPr>
            <w:tcW w:w="2037" w:type="dxa"/>
            <w:tcBorders>
              <w:top w:val="nil"/>
              <w:left w:val="nil"/>
              <w:bottom w:val="single" w:sz="4" w:space="0" w:color="auto"/>
              <w:right w:val="nil"/>
            </w:tcBorders>
          </w:tcPr>
          <w:p w14:paraId="7649C5BB" w14:textId="77777777" w:rsidR="00C663D3" w:rsidRDefault="00C663D3" w:rsidP="00C663D3"/>
        </w:tc>
        <w:tc>
          <w:tcPr>
            <w:tcW w:w="2925" w:type="dxa"/>
            <w:tcBorders>
              <w:top w:val="nil"/>
              <w:left w:val="nil"/>
              <w:bottom w:val="single" w:sz="4" w:space="0" w:color="auto"/>
              <w:right w:val="nil"/>
            </w:tcBorders>
          </w:tcPr>
          <w:p w14:paraId="073396B1" w14:textId="77777777" w:rsidR="00C663D3" w:rsidRDefault="00C663D3" w:rsidP="00C663D3"/>
        </w:tc>
        <w:tc>
          <w:tcPr>
            <w:tcW w:w="1617" w:type="dxa"/>
            <w:tcBorders>
              <w:top w:val="nil"/>
              <w:left w:val="nil"/>
              <w:bottom w:val="single" w:sz="4" w:space="0" w:color="auto"/>
              <w:right w:val="nil"/>
            </w:tcBorders>
          </w:tcPr>
          <w:p w14:paraId="6128AC3C" w14:textId="77777777" w:rsidR="00C663D3" w:rsidRDefault="00C663D3" w:rsidP="00C663D3"/>
        </w:tc>
      </w:tr>
      <w:tr w:rsidR="00C663D3"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proofErr w:type="spellStart"/>
            <w:r>
              <w:rPr>
                <w:lang w:eastAsia="sv-SE"/>
              </w:rPr>
              <w:t>observationGroup</w:t>
            </w:r>
            <w:proofErr w:type="spellEnd"/>
            <w:r>
              <w:rPr>
                <w:lang w:eastAsia="sv-SE"/>
              </w:rPr>
              <w:t>/</w:t>
            </w:r>
          </w:p>
          <w:p w14:paraId="6A5B20FC" w14:textId="2CBB99CE" w:rsidR="000548C1" w:rsidRDefault="000548C1" w:rsidP="00C663D3">
            <w:pPr>
              <w:rPr>
                <w:lang w:eastAsia="sv-SE"/>
              </w:rPr>
            </w:pPr>
            <w:proofErr w:type="spellStart"/>
            <w:r>
              <w:rPr>
                <w:lang w:val="en-US"/>
              </w:rPr>
              <w:t>additionalParticipant</w:t>
            </w:r>
            <w:proofErr w:type="spellEnd"/>
            <w:r>
              <w:rPr>
                <w:lang w:val="en-US"/>
              </w:rPr>
              <w:t>/</w:t>
            </w:r>
          </w:p>
          <w:p w14:paraId="6AC0738F" w14:textId="3BA18107" w:rsidR="00C663D3" w:rsidRDefault="00C663D3" w:rsidP="00C663D3">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w:t>
            </w:r>
            <w:proofErr w:type="gramStart"/>
            <w:r w:rsidRPr="00C93E52">
              <w:t>..</w:t>
            </w:r>
            <w:proofErr w:type="gramEnd"/>
            <w:r w:rsidRPr="00C93E52">
              <w:t>1</w:t>
            </w:r>
          </w:p>
        </w:tc>
      </w:tr>
      <w:tr w:rsidR="00C663D3"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FD3FC6">
        <w:tc>
          <w:tcPr>
            <w:tcW w:w="2943" w:type="dxa"/>
            <w:tcBorders>
              <w:top w:val="single" w:sz="4" w:space="0" w:color="auto"/>
              <w:left w:val="single" w:sz="4" w:space="0" w:color="auto"/>
              <w:bottom w:val="single" w:sz="4" w:space="0" w:color="auto"/>
              <w:right w:val="single" w:sz="4" w:space="0" w:color="auto"/>
            </w:tcBorders>
          </w:tcPr>
          <w:p w14:paraId="1266B653" w14:textId="65065DA3" w:rsidR="00C663D3" w:rsidRPr="00DE065A" w:rsidRDefault="002D399A" w:rsidP="00C663D3">
            <w:proofErr w:type="spellStart"/>
            <w:r w:rsidRPr="002D399A">
              <w:t>electronicAddress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FD3FC6">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w:t>
            </w:r>
            <w:proofErr w:type="spellStart"/>
            <w:r>
              <w:t>Location</w:t>
            </w:r>
            <w:proofErr w:type="spellEnd"/>
            <w:r>
              <w:t xml:space="preserve">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FD3FC6">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C663D3" w:rsidRPr="00966EF9" w14:paraId="3EA213A8" w14:textId="77777777" w:rsidTr="00FD3FC6">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proofErr w:type="spellStart"/>
            <w:r w:rsidRPr="00966EF9">
              <w:rPr>
                <w:lang w:val="en-US"/>
              </w:rPr>
              <w:t>ObservationType</w:t>
            </w:r>
            <w:proofErr w:type="spellEnd"/>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621012">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proofErr w:type="spellStart"/>
            <w:r w:rsidRPr="00966EF9">
              <w:rPr>
                <w:lang w:val="en-US"/>
              </w:rPr>
              <w:t>IIType</w:t>
            </w:r>
            <w:proofErr w:type="spellEnd"/>
          </w:p>
        </w:tc>
        <w:tc>
          <w:tcPr>
            <w:tcW w:w="2925" w:type="dxa"/>
          </w:tcPr>
          <w:p w14:paraId="795DA174" w14:textId="1C11425D" w:rsidR="00C663D3" w:rsidRPr="00C93E52" w:rsidRDefault="00C663D3" w:rsidP="00C663D3">
            <w:pPr>
              <w:rPr>
                <w:rFonts w:cs="Arial"/>
              </w:rPr>
            </w:pPr>
            <w:r w:rsidRPr="00DD2A23">
              <w:rPr>
                <w:rFonts w:cs="Arial"/>
              </w:rPr>
              <w:t>E</w:t>
            </w:r>
            <w:r w:rsidRPr="00C93E52">
              <w:rPr>
                <w:rFonts w:cs="Arial"/>
              </w:rPr>
              <w:t xml:space="preserve">tt unikt värde för </w:t>
            </w:r>
            <w:ins w:id="230" w:author="Torbjörn Dahlin" w:date="2015-03-11T00:55:00Z">
              <w:r w:rsidR="00AA37A5">
                <w:rPr>
                  <w:rFonts w:cs="Arial"/>
                </w:rPr>
                <w:t xml:space="preserve">denna </w:t>
              </w:r>
            </w:ins>
            <w:r w:rsidRPr="00C93E52">
              <w:rPr>
                <w:rFonts w:cs="Arial"/>
              </w:rPr>
              <w:t>observation</w:t>
            </w:r>
            <w:proofErr w:type="gramStart"/>
            <w:ins w:id="231" w:author="Torbjörn Dahlin" w:date="2015-03-11T00:55:00Z">
              <w:r w:rsidR="00AA37A5">
                <w:rPr>
                  <w:rFonts w:cs="Arial"/>
                </w:rPr>
                <w:t>.</w:t>
              </w:r>
            </w:ins>
            <w:r w:rsidRPr="00C93E52">
              <w:rPr>
                <w:rFonts w:cs="Arial"/>
              </w:rPr>
              <w:t>.</w:t>
            </w:r>
            <w:proofErr w:type="gramEnd"/>
            <w:r w:rsidRPr="00C93E52">
              <w:rPr>
                <w:rFonts w:cs="Arial"/>
              </w:rPr>
              <w:t xml:space="preserve"> </w:t>
            </w:r>
          </w:p>
          <w:p w14:paraId="1807CC3D" w14:textId="77777777" w:rsidR="00C663D3" w:rsidRPr="00C93E52" w:rsidRDefault="00C663D3" w:rsidP="00C663D3"/>
        </w:tc>
        <w:tc>
          <w:tcPr>
            <w:tcW w:w="1617" w:type="dxa"/>
          </w:tcPr>
          <w:p w14:paraId="7E33059D" w14:textId="77777777" w:rsidR="00C663D3" w:rsidRPr="00C93E52" w:rsidRDefault="00C663D3" w:rsidP="00C663D3">
            <w:r w:rsidRPr="00C93E52">
              <w:t>1</w:t>
            </w:r>
          </w:p>
        </w:tc>
      </w:tr>
      <w:tr w:rsidR="00C663D3"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6BAA7684" w:rsidR="00C663D3" w:rsidRPr="00C93E52" w:rsidRDefault="00C663D3" w:rsidP="00C663D3">
            <w:pPr>
              <w:rPr>
                <w:rFonts w:cs="Arial"/>
              </w:rPr>
            </w:pPr>
            <w:del w:id="232" w:author="Torbjörn Dahlin" w:date="2015-03-11T00:55:00Z">
              <w:r w:rsidRPr="00C93E52" w:rsidDel="00AA37A5">
                <w:rPr>
                  <w:rFonts w:cs="Arial"/>
                </w:rPr>
                <w:delText xml:space="preserve">Källsystemets </w:delText>
              </w:r>
            </w:del>
            <w:ins w:id="233" w:author="Torbjörn Dahlin" w:date="2015-03-11T00:55:00Z">
              <w:r w:rsidR="00AA37A5">
                <w:rPr>
                  <w:rFonts w:cs="Arial"/>
                </w:rPr>
                <w:t>Vårdgivarens</w:t>
              </w:r>
              <w:r w:rsidR="00AA37A5" w:rsidRPr="00C93E52">
                <w:rPr>
                  <w:rFonts w:cs="Arial"/>
                </w:rPr>
                <w:t xml:space="preserve"> </w:t>
              </w:r>
            </w:ins>
            <w:r w:rsidRPr="00C93E52">
              <w:rPr>
                <w:rFonts w:cs="Arial"/>
              </w:rPr>
              <w:t>HSA-id</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288F0419" w:rsidR="00C663D3" w:rsidRPr="00C93E52" w:rsidRDefault="00C663D3" w:rsidP="00AA37A5">
            <w:pPr>
              <w:rPr>
                <w:rFonts w:cs="Arial"/>
              </w:rPr>
            </w:pPr>
            <w:r>
              <w:rPr>
                <w:rFonts w:cs="Arial"/>
              </w:rPr>
              <w:t>De</w:t>
            </w:r>
            <w:ins w:id="234" w:author="Torbjörn Dahlin" w:date="2015-03-11T00:56:00Z">
              <w:r w:rsidR="00AA37A5">
                <w:rPr>
                  <w:rFonts w:cs="Arial"/>
                </w:rPr>
                <w:t>n</w:t>
              </w:r>
            </w:ins>
            <w:del w:id="235" w:author="Torbjörn Dahlin" w:date="2015-03-11T00:55:00Z">
              <w:r w:rsidDel="00AA37A5">
                <w:rPr>
                  <w:rFonts w:cs="Arial"/>
                </w:rPr>
                <w:delText>t</w:delText>
              </w:r>
            </w:del>
            <w:r>
              <w:rPr>
                <w:rFonts w:cs="Arial"/>
              </w:rPr>
              <w:t xml:space="preserve"> i</w:t>
            </w:r>
            <w:ins w:id="236" w:author="Torbjörn Dahlin" w:date="2015-03-11T00:55:00Z">
              <w:r w:rsidR="00AA37A5">
                <w:rPr>
                  <w:rFonts w:cs="Arial"/>
                </w:rPr>
                <w:t>nom vårdgivaren</w:t>
              </w:r>
            </w:ins>
            <w:del w:id="237" w:author="Torbjörn Dahlin" w:date="2015-03-11T00:55:00Z">
              <w:r w:rsidDel="00AA37A5">
                <w:rPr>
                  <w:rFonts w:cs="Arial"/>
                </w:rPr>
                <w:delText xml:space="preserve"> källsystemet</w:delText>
              </w:r>
            </w:del>
            <w:r>
              <w:rPr>
                <w:rFonts w:cs="Arial"/>
              </w:rPr>
              <w:t xml:space="preserve"> unika id</w:t>
            </w:r>
            <w:ins w:id="238" w:author="Torbjörn Dahlin" w:date="2015-03-11T00:56:00Z">
              <w:r w:rsidR="00AA37A5">
                <w:rPr>
                  <w:rFonts w:cs="Arial"/>
                </w:rPr>
                <w:t>-beteckningen</w:t>
              </w:r>
            </w:ins>
            <w:del w:id="239" w:author="Torbjörn Dahlin" w:date="2015-03-11T00:56:00Z">
              <w:r w:rsidRPr="00C93E52" w:rsidDel="00AA37A5">
                <w:rPr>
                  <w:rFonts w:cs="Arial"/>
                </w:rPr>
                <w:delText>:t</w:delText>
              </w:r>
            </w:del>
            <w:r w:rsidRPr="00C93E52">
              <w:rPr>
                <w:rFonts w:cs="Arial"/>
              </w:rPr>
              <w:t xml:space="preserve"> för observationen</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0C6E8D">
        <w:trPr>
          <w:trHeight w:val="3109"/>
        </w:trPr>
        <w:tc>
          <w:tcPr>
            <w:tcW w:w="2943" w:type="dxa"/>
          </w:tcPr>
          <w:p w14:paraId="513F9AA1" w14:textId="09139928" w:rsidR="00C663D3" w:rsidRPr="003C622B" w:rsidRDefault="00C663D3" w:rsidP="00C663D3">
            <w:proofErr w:type="spellStart"/>
            <w:r w:rsidRPr="003C622B">
              <w:rPr>
                <w:lang w:eastAsia="sv-SE"/>
              </w:rPr>
              <w:lastRenderedPageBreak/>
              <w:t>type</w:t>
            </w:r>
            <w:proofErr w:type="spellEnd"/>
          </w:p>
        </w:tc>
        <w:tc>
          <w:tcPr>
            <w:tcW w:w="2037" w:type="dxa"/>
          </w:tcPr>
          <w:p w14:paraId="101BF21A" w14:textId="77777777" w:rsidR="00C663D3" w:rsidRPr="00C93E52" w:rsidRDefault="00C663D3" w:rsidP="00C663D3">
            <w:proofErr w:type="spellStart"/>
            <w:r w:rsidRPr="00C93E52">
              <w:t>CVType</w:t>
            </w:r>
            <w:proofErr w:type="spellEnd"/>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Pr>
                <w:i/>
              </w:rPr>
              <w:t xml:space="preserve">typ </w:t>
            </w:r>
            <w:r w:rsidRPr="00E669B8">
              <w:t>[</w:t>
            </w:r>
            <w:proofErr w:type="spellStart"/>
            <w:r w:rsidRPr="00E669B8">
              <w:t>type</w:t>
            </w:r>
            <w:proofErr w:type="spellEnd"/>
            <w:r w:rsidRPr="00E669B8">
              <w:t>]</w:t>
            </w:r>
            <w:r w:rsidRPr="008A0968">
              <w:rPr>
                <w:i/>
              </w:rPr>
              <w:t xml:space="preserve"> vara ”diagnos” vilket innebär att attributet värde </w:t>
            </w:r>
            <w:r w:rsidRPr="008A0968">
              <w:t>[</w:t>
            </w:r>
            <w:proofErr w:type="spellStart"/>
            <w:r w:rsidRPr="008A0968">
              <w:t>value</w:t>
            </w:r>
            <w:proofErr w:type="spellEnd"/>
            <w:r w:rsidRPr="008A0968">
              <w:t>]</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w:t>
            </w:r>
            <w:proofErr w:type="gramStart"/>
            <w:r w:rsidRPr="00C93E52">
              <w:t>..</w:t>
            </w:r>
            <w:proofErr w:type="gramEnd"/>
            <w:r w:rsidRPr="00C93E52">
              <w:t>1</w:t>
            </w:r>
          </w:p>
        </w:tc>
      </w:tr>
      <w:tr w:rsidR="00C663D3"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w:t>
            </w:r>
            <w:proofErr w:type="gramStart"/>
            <w:r w:rsidRPr="00C93E52">
              <w:t>..</w:t>
            </w:r>
            <w:proofErr w:type="gramEnd"/>
            <w:r w:rsidRPr="00C93E52">
              <w:t>1</w:t>
            </w:r>
          </w:p>
        </w:tc>
      </w:tr>
      <w:tr w:rsidR="00C663D3"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w:t>
            </w:r>
            <w:proofErr w:type="gramStart"/>
            <w:r w:rsidRPr="00C93E52">
              <w:t>..</w:t>
            </w:r>
            <w:proofErr w:type="gramEnd"/>
            <w:r w:rsidRPr="00C93E52">
              <w:t>1</w:t>
            </w:r>
          </w:p>
        </w:tc>
      </w:tr>
      <w:tr w:rsidR="00935732" w:rsidRPr="00B3537C" w14:paraId="0C3712AB" w14:textId="77777777" w:rsidTr="00621012">
        <w:tc>
          <w:tcPr>
            <w:tcW w:w="2943" w:type="dxa"/>
            <w:tcBorders>
              <w:top w:val="single" w:sz="4" w:space="0" w:color="auto"/>
              <w:left w:val="single" w:sz="4" w:space="0" w:color="auto"/>
              <w:bottom w:val="single" w:sz="4" w:space="0" w:color="auto"/>
              <w:right w:val="single" w:sz="4" w:space="0" w:color="auto"/>
            </w:tcBorders>
          </w:tcPr>
          <w:p w14:paraId="61C73755" w14:textId="2832D7A8" w:rsidR="00935732" w:rsidRPr="003C622B" w:rsidRDefault="00935732" w:rsidP="00C663D3">
            <w:pPr>
              <w:rPr>
                <w:lang w:eastAsia="sv-SE"/>
              </w:rPr>
            </w:pPr>
            <w:r>
              <w:rPr>
                <w:lang w:eastAsia="sv-SE"/>
              </w:rPr>
              <w:t>status</w:t>
            </w:r>
          </w:p>
        </w:tc>
        <w:tc>
          <w:tcPr>
            <w:tcW w:w="2037" w:type="dxa"/>
            <w:tcBorders>
              <w:top w:val="single" w:sz="4" w:space="0" w:color="auto"/>
              <w:left w:val="single" w:sz="4" w:space="0" w:color="auto"/>
              <w:bottom w:val="single" w:sz="4" w:space="0" w:color="auto"/>
              <w:right w:val="single" w:sz="4" w:space="0" w:color="auto"/>
            </w:tcBorders>
          </w:tcPr>
          <w:p w14:paraId="32A2AEB7" w14:textId="78F052BD" w:rsidR="00935732" w:rsidRPr="00C93E52" w:rsidRDefault="00935732"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4A73B203" w14:textId="77777777" w:rsidR="00935732" w:rsidRDefault="00935732" w:rsidP="00C663D3">
            <w:pPr>
              <w:rPr>
                <w:rFonts w:cs="Arial"/>
                <w:i/>
              </w:rPr>
            </w:pPr>
            <w:r>
              <w:rPr>
                <w:rFonts w:cs="Arial"/>
              </w:rPr>
              <w:t>NI 2015:1</w:t>
            </w:r>
            <w:r>
              <w:rPr>
                <w:rFonts w:cs="Arial"/>
              </w:rPr>
              <w:br/>
            </w:r>
            <w:r w:rsidRPr="00A10FC4">
              <w:rPr>
                <w:i/>
              </w:rPr>
              <w:t xml:space="preserve"> </w:t>
            </w:r>
            <w:r w:rsidRPr="00A10FC4">
              <w:rPr>
                <w:rFonts w:cs="Arial"/>
                <w:i/>
              </w:rPr>
              <w:t>Kod för observationens status, exempelvis för att dokumentera om det tillstånd som beskrivs har funnits eller är ett potentiellt tillstånd. En instans av klassen observation kan inte byta status. Om man exempelvis vill dokumentera ett måltillstånd och som senare uppfylls så dokumenteras detta som två instanser av klassen observation, en med status måltillstånd och en med status observerat.</w:t>
            </w:r>
          </w:p>
          <w:p w14:paraId="538102C4" w14:textId="77777777" w:rsidR="00935732" w:rsidRDefault="00935732" w:rsidP="00C663D3">
            <w:pPr>
              <w:rPr>
                <w:rFonts w:cs="Arial"/>
                <w:i/>
              </w:rPr>
            </w:pPr>
          </w:p>
          <w:p w14:paraId="26157F78" w14:textId="0D6B7E78" w:rsidR="00935732" w:rsidRDefault="00935732" w:rsidP="00C663D3">
            <w:pPr>
              <w:rPr>
                <w:rFonts w:cs="Arial"/>
              </w:rPr>
            </w:pPr>
            <w:r>
              <w:rPr>
                <w:rFonts w:cs="Arial"/>
              </w:rPr>
              <w:t>Om statuskoden utelämnas antas detta vara en faktisk observation som dokumenterats.</w:t>
            </w:r>
          </w:p>
        </w:tc>
        <w:tc>
          <w:tcPr>
            <w:tcW w:w="1617" w:type="dxa"/>
            <w:tcBorders>
              <w:top w:val="single" w:sz="4" w:space="0" w:color="auto"/>
              <w:left w:val="single" w:sz="4" w:space="0" w:color="auto"/>
              <w:bottom w:val="single" w:sz="4" w:space="0" w:color="auto"/>
              <w:right w:val="single" w:sz="4" w:space="0" w:color="auto"/>
            </w:tcBorders>
          </w:tcPr>
          <w:p w14:paraId="475462CC" w14:textId="77777777" w:rsidR="00935732" w:rsidRDefault="00935732" w:rsidP="003D0D01">
            <w:pPr>
              <w:rPr>
                <w:color w:val="FF0000"/>
              </w:rPr>
            </w:pPr>
            <w:r w:rsidRPr="003D0D01">
              <w:rPr>
                <w:color w:val="FF0000"/>
              </w:rPr>
              <w:t>0</w:t>
            </w:r>
            <w:proofErr w:type="gramStart"/>
            <w:r w:rsidRPr="003D0D01">
              <w:rPr>
                <w:color w:val="FF0000"/>
              </w:rPr>
              <w:t>..</w:t>
            </w:r>
            <w:proofErr w:type="gramEnd"/>
            <w:r w:rsidR="003D0D01" w:rsidRPr="003D0D01">
              <w:rPr>
                <w:color w:val="FF0000"/>
              </w:rPr>
              <w:t>0</w:t>
            </w:r>
          </w:p>
          <w:p w14:paraId="21C7E208" w14:textId="0B5EF9F7" w:rsidR="003D0D01" w:rsidRPr="00C93E52" w:rsidRDefault="003D0D01" w:rsidP="003D0D01">
            <w:r>
              <w:rPr>
                <w:color w:val="FF0000"/>
              </w:rPr>
              <w:t>Denna version av specifikation tillåter endast faktiskt utförda observationer.</w:t>
            </w:r>
          </w:p>
        </w:tc>
      </w:tr>
      <w:tr w:rsidR="000548C1" w:rsidRPr="00B3537C" w14:paraId="726E6AA7" w14:textId="77777777" w:rsidTr="00621012">
        <w:tc>
          <w:tcPr>
            <w:tcW w:w="2943" w:type="dxa"/>
            <w:tcBorders>
              <w:top w:val="single" w:sz="4" w:space="0" w:color="auto"/>
              <w:left w:val="single" w:sz="4" w:space="0" w:color="auto"/>
              <w:bottom w:val="single" w:sz="4" w:space="0" w:color="auto"/>
              <w:right w:val="single" w:sz="4" w:space="0" w:color="auto"/>
            </w:tcBorders>
          </w:tcPr>
          <w:p w14:paraId="4ECBB88D" w14:textId="6AD7E15A" w:rsidR="000548C1" w:rsidRPr="003C622B" w:rsidRDefault="000548C1" w:rsidP="00C663D3">
            <w:pPr>
              <w:rPr>
                <w:lang w:eastAsia="sv-SE"/>
              </w:rPr>
            </w:pPr>
            <w:proofErr w:type="spellStart"/>
            <w:r>
              <w:rPr>
                <w:lang w:eastAsia="sv-SE"/>
              </w:rPr>
              <w:lastRenderedPageBreak/>
              <w:t>status.code</w:t>
            </w:r>
            <w:proofErr w:type="spellEnd"/>
          </w:p>
        </w:tc>
        <w:tc>
          <w:tcPr>
            <w:tcW w:w="2037" w:type="dxa"/>
            <w:tcBorders>
              <w:top w:val="single" w:sz="4" w:space="0" w:color="auto"/>
              <w:left w:val="single" w:sz="4" w:space="0" w:color="auto"/>
              <w:bottom w:val="single" w:sz="4" w:space="0" w:color="auto"/>
              <w:right w:val="single" w:sz="4" w:space="0" w:color="auto"/>
            </w:tcBorders>
          </w:tcPr>
          <w:p w14:paraId="7873EAA9" w14:textId="5655BD19"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11FE55C0" w14:textId="65CB7E12" w:rsidR="000548C1" w:rsidRDefault="000548C1" w:rsidP="00C663D3">
            <w:pPr>
              <w:rPr>
                <w:rFonts w:cs="Arial"/>
              </w:rPr>
            </w:pPr>
            <w:r>
              <w:rPr>
                <w:rFonts w:cs="Arial"/>
              </w:rPr>
              <w:t>Kod för status</w:t>
            </w:r>
          </w:p>
        </w:tc>
        <w:tc>
          <w:tcPr>
            <w:tcW w:w="1617" w:type="dxa"/>
            <w:tcBorders>
              <w:top w:val="single" w:sz="4" w:space="0" w:color="auto"/>
              <w:left w:val="single" w:sz="4" w:space="0" w:color="auto"/>
              <w:bottom w:val="single" w:sz="4" w:space="0" w:color="auto"/>
              <w:right w:val="single" w:sz="4" w:space="0" w:color="auto"/>
            </w:tcBorders>
          </w:tcPr>
          <w:p w14:paraId="652C6011" w14:textId="6DAD6F28" w:rsidR="000548C1" w:rsidRPr="00C93E52" w:rsidRDefault="000548C1" w:rsidP="00C663D3">
            <w:r>
              <w:t>1</w:t>
            </w:r>
          </w:p>
        </w:tc>
      </w:tr>
      <w:tr w:rsidR="000548C1" w:rsidRPr="00B3537C" w14:paraId="28FDB01B" w14:textId="77777777" w:rsidTr="00621012">
        <w:tc>
          <w:tcPr>
            <w:tcW w:w="2943" w:type="dxa"/>
            <w:tcBorders>
              <w:top w:val="single" w:sz="4" w:space="0" w:color="auto"/>
              <w:left w:val="single" w:sz="4" w:space="0" w:color="auto"/>
              <w:bottom w:val="single" w:sz="4" w:space="0" w:color="auto"/>
              <w:right w:val="single" w:sz="4" w:space="0" w:color="auto"/>
            </w:tcBorders>
          </w:tcPr>
          <w:p w14:paraId="413EFD66" w14:textId="47DB2241" w:rsidR="000548C1" w:rsidRPr="003C622B" w:rsidRDefault="000548C1" w:rsidP="00C663D3">
            <w:pPr>
              <w:rPr>
                <w:lang w:eastAsia="sv-SE"/>
              </w:rPr>
            </w:pPr>
            <w:proofErr w:type="spellStart"/>
            <w:r>
              <w:rPr>
                <w:lang w:eastAsia="sv-SE"/>
              </w:rPr>
              <w:t>status.codeSystem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88C1230" w14:textId="61B14687"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20A29701" w14:textId="6DE15088" w:rsidR="000548C1" w:rsidRDefault="000548C1" w:rsidP="00C663D3">
            <w:pPr>
              <w:rPr>
                <w:rFonts w:cs="Arial"/>
              </w:rPr>
            </w:pPr>
            <w:r>
              <w:rPr>
                <w:rFonts w:cs="Arial"/>
              </w:rPr>
              <w:t>Kodsystem för angiven kod för status</w:t>
            </w:r>
          </w:p>
        </w:tc>
        <w:tc>
          <w:tcPr>
            <w:tcW w:w="1617" w:type="dxa"/>
            <w:tcBorders>
              <w:top w:val="single" w:sz="4" w:space="0" w:color="auto"/>
              <w:left w:val="single" w:sz="4" w:space="0" w:color="auto"/>
              <w:bottom w:val="single" w:sz="4" w:space="0" w:color="auto"/>
              <w:right w:val="single" w:sz="4" w:space="0" w:color="auto"/>
            </w:tcBorders>
          </w:tcPr>
          <w:p w14:paraId="1887B37E" w14:textId="318E54BB" w:rsidR="000548C1" w:rsidRPr="00C93E52" w:rsidRDefault="000548C1" w:rsidP="00C663D3">
            <w:r>
              <w:t>1</w:t>
            </w:r>
          </w:p>
        </w:tc>
      </w:tr>
      <w:tr w:rsidR="000548C1" w:rsidRPr="00B3537C" w14:paraId="743FDE75" w14:textId="77777777" w:rsidTr="00621012">
        <w:tc>
          <w:tcPr>
            <w:tcW w:w="2943" w:type="dxa"/>
            <w:tcBorders>
              <w:top w:val="single" w:sz="4" w:space="0" w:color="auto"/>
              <w:left w:val="single" w:sz="4" w:space="0" w:color="auto"/>
              <w:bottom w:val="single" w:sz="4" w:space="0" w:color="auto"/>
              <w:right w:val="single" w:sz="4" w:space="0" w:color="auto"/>
            </w:tcBorders>
          </w:tcPr>
          <w:p w14:paraId="2759D2A7" w14:textId="2E695A93" w:rsidR="000548C1" w:rsidRPr="003C622B" w:rsidRDefault="000548C1" w:rsidP="00C663D3">
            <w:pPr>
              <w:rPr>
                <w:lang w:eastAsia="sv-SE"/>
              </w:rPr>
            </w:pPr>
            <w:proofErr w:type="spellStart"/>
            <w:r>
              <w:rPr>
                <w:lang w:eastAsia="sv-SE"/>
              </w:rPr>
              <w:t>status.codeSystemName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3BF31826" w14:textId="68EB8B46"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7F24E95" w14:textId="77DB5DC0" w:rsidR="000548C1" w:rsidRDefault="000548C1" w:rsidP="00C663D3">
            <w:pPr>
              <w:rPr>
                <w:rFonts w:cs="Arial"/>
              </w:rPr>
            </w:pPr>
            <w:r>
              <w:rPr>
                <w:rFonts w:cs="Arial"/>
              </w:rPr>
              <w:t>Namn på kodsystem</w:t>
            </w:r>
          </w:p>
        </w:tc>
        <w:tc>
          <w:tcPr>
            <w:tcW w:w="1617" w:type="dxa"/>
            <w:tcBorders>
              <w:top w:val="single" w:sz="4" w:space="0" w:color="auto"/>
              <w:left w:val="single" w:sz="4" w:space="0" w:color="auto"/>
              <w:bottom w:val="single" w:sz="4" w:space="0" w:color="auto"/>
              <w:right w:val="single" w:sz="4" w:space="0" w:color="auto"/>
            </w:tcBorders>
          </w:tcPr>
          <w:p w14:paraId="25BD8FBC" w14:textId="3C5565DF" w:rsidR="000548C1" w:rsidRPr="00C93E52" w:rsidRDefault="000548C1" w:rsidP="00C663D3">
            <w:r>
              <w:t>0</w:t>
            </w:r>
            <w:proofErr w:type="gramStart"/>
            <w:r>
              <w:t>..</w:t>
            </w:r>
            <w:proofErr w:type="gramEnd"/>
            <w:r>
              <w:t>1</w:t>
            </w:r>
          </w:p>
        </w:tc>
      </w:tr>
      <w:tr w:rsidR="000548C1" w:rsidRPr="00B3537C" w14:paraId="08B8E433" w14:textId="77777777" w:rsidTr="00621012">
        <w:tc>
          <w:tcPr>
            <w:tcW w:w="2943" w:type="dxa"/>
            <w:tcBorders>
              <w:top w:val="single" w:sz="4" w:space="0" w:color="auto"/>
              <w:left w:val="single" w:sz="4" w:space="0" w:color="auto"/>
              <w:bottom w:val="single" w:sz="4" w:space="0" w:color="auto"/>
              <w:right w:val="single" w:sz="4" w:space="0" w:color="auto"/>
            </w:tcBorders>
          </w:tcPr>
          <w:p w14:paraId="5146336D" w14:textId="09C7F02E" w:rsidR="000548C1" w:rsidRPr="003C622B" w:rsidRDefault="000548C1" w:rsidP="00C663D3">
            <w:pPr>
              <w:rPr>
                <w:lang w:eastAsia="sv-SE"/>
              </w:rPr>
            </w:pPr>
            <w:proofErr w:type="spellStart"/>
            <w:r>
              <w:rPr>
                <w:lang w:eastAsia="sv-SE"/>
              </w:rPr>
              <w:t>status.displayName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D2FBF6E" w14:textId="2F4ADB4A"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BCFA8D6" w14:textId="7F11EC91" w:rsidR="000548C1" w:rsidRDefault="000548C1" w:rsidP="00C663D3">
            <w:pPr>
              <w:rPr>
                <w:rFonts w:cs="Arial"/>
              </w:rPr>
            </w:pPr>
            <w:r w:rsidRPr="00C93E52">
              <w:rPr>
                <w:rFonts w:cs="Arial"/>
              </w:rPr>
              <w:t xml:space="preserve">Textuell beskrivning av </w:t>
            </w:r>
            <w:r>
              <w:rPr>
                <w:rFonts w:cs="Arial"/>
              </w:rPr>
              <w:t>status</w:t>
            </w:r>
            <w:r>
              <w:t>kod</w:t>
            </w:r>
          </w:p>
        </w:tc>
        <w:tc>
          <w:tcPr>
            <w:tcW w:w="1617" w:type="dxa"/>
            <w:tcBorders>
              <w:top w:val="single" w:sz="4" w:space="0" w:color="auto"/>
              <w:left w:val="single" w:sz="4" w:space="0" w:color="auto"/>
              <w:bottom w:val="single" w:sz="4" w:space="0" w:color="auto"/>
              <w:right w:val="single" w:sz="4" w:space="0" w:color="auto"/>
            </w:tcBorders>
          </w:tcPr>
          <w:p w14:paraId="688D1DB0" w14:textId="3331F0FB" w:rsidR="000548C1" w:rsidRPr="00C93E52" w:rsidRDefault="000548C1" w:rsidP="00C663D3">
            <w:r>
              <w:t>0</w:t>
            </w:r>
            <w:proofErr w:type="gramStart"/>
            <w:r>
              <w:t>..</w:t>
            </w:r>
            <w:proofErr w:type="gramEnd"/>
            <w:r>
              <w:t>1</w:t>
            </w:r>
          </w:p>
        </w:tc>
      </w:tr>
      <w:tr w:rsidR="00C663D3"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w:t>
            </w:r>
            <w:proofErr w:type="gramStart"/>
            <w:r w:rsidRPr="00C93E52">
              <w:t>..</w:t>
            </w:r>
            <w:proofErr w:type="gramEnd"/>
            <w:r w:rsidRPr="00C93E52">
              <w:t>1</w:t>
            </w:r>
          </w:p>
        </w:tc>
      </w:tr>
      <w:tr w:rsidR="00C663D3"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proofErr w:type="spellStart"/>
            <w:r w:rsidRPr="003C622B">
              <w:rPr>
                <w:lang w:eastAsia="sv-SE"/>
              </w:rPr>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w:t>
            </w:r>
            <w:proofErr w:type="gramStart"/>
            <w:r w:rsidRPr="00C93E52">
              <w:t>..</w:t>
            </w:r>
            <w:proofErr w:type="gramEnd"/>
            <w:r w:rsidRPr="00C93E52">
              <w:t>1</w:t>
            </w:r>
          </w:p>
        </w:tc>
      </w:tr>
      <w:tr w:rsidR="00C663D3"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w:t>
            </w:r>
            <w:proofErr w:type="gramStart"/>
            <w:r w:rsidRPr="00C93E52">
              <w:t>..</w:t>
            </w:r>
            <w:proofErr w:type="gramEnd"/>
            <w:r w:rsidRPr="00C93E52">
              <w:t>1</w:t>
            </w:r>
          </w:p>
        </w:tc>
      </w:tr>
      <w:tr w:rsidR="00C663D3"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w:t>
            </w:r>
            <w:proofErr w:type="gramStart"/>
            <w:r w:rsidRPr="00C93E52">
              <w:t>..</w:t>
            </w:r>
            <w:proofErr w:type="gramEnd"/>
            <w:r w:rsidRPr="00C93E52">
              <w:t>1</w:t>
            </w:r>
          </w:p>
        </w:tc>
      </w:tr>
      <w:tr w:rsidR="00C663D3" w:rsidRPr="008345BA" w14:paraId="161CB3CA" w14:textId="77777777" w:rsidTr="00621012">
        <w:tc>
          <w:tcPr>
            <w:tcW w:w="2943" w:type="dxa"/>
          </w:tcPr>
          <w:p w14:paraId="024D5913" w14:textId="31E453A0" w:rsidR="00C663D3" w:rsidRPr="003C622B" w:rsidRDefault="00C663D3" w:rsidP="00C663D3">
            <w:proofErr w:type="spellStart"/>
            <w:r w:rsidRPr="003C622B">
              <w:rPr>
                <w:lang w:eastAsia="sv-SE"/>
              </w:rPr>
              <w:t>time</w:t>
            </w:r>
            <w:proofErr w:type="spellEnd"/>
          </w:p>
        </w:tc>
        <w:tc>
          <w:tcPr>
            <w:tcW w:w="2037" w:type="dxa"/>
          </w:tcPr>
          <w:p w14:paraId="6C5EE040" w14:textId="1AB1DF0D" w:rsidR="00C663D3" w:rsidRPr="00C93E52" w:rsidRDefault="005331B1" w:rsidP="00C663D3">
            <w:proofErr w:type="spellStart"/>
            <w:r w:rsidRPr="005331B1">
              <w:rPr>
                <w:rFonts w:cs="Arial"/>
                <w:color w:val="000000"/>
                <w:lang w:eastAsia="sv-SE"/>
              </w:rPr>
              <w:t>PartialTimePeriodType</w:t>
            </w:r>
            <w:proofErr w:type="spellEnd"/>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47A02746" w:rsidR="00C663D3" w:rsidRPr="00C93E52" w:rsidRDefault="00C663D3" w:rsidP="00C663D3">
            <w:pPr>
              <w:rPr>
                <w:rFonts w:cs="Arial"/>
              </w:rPr>
            </w:pPr>
            <w:r w:rsidRPr="00C93E52">
              <w:rPr>
                <w:rFonts w:cs="Arial"/>
              </w:rPr>
              <w:t xml:space="preserve">Består av </w:t>
            </w:r>
            <w:proofErr w:type="spellStart"/>
            <w:r w:rsidR="005331B1" w:rsidRPr="005331B1">
              <w:rPr>
                <w:rFonts w:cs="Arial"/>
              </w:rPr>
              <w:t>PartialTime</w:t>
            </w:r>
            <w:r w:rsidR="006174CA">
              <w:rPr>
                <w:rFonts w:cs="Arial"/>
              </w:rPr>
              <w:t>Stamp</w:t>
            </w:r>
            <w:r w:rsidR="005331B1" w:rsidRPr="005331B1">
              <w:rPr>
                <w:rFonts w:cs="Arial"/>
              </w:rPr>
              <w:t>Type</w:t>
            </w:r>
            <w:r w:rsidRPr="00C93E52">
              <w:rPr>
                <w:rFonts w:cs="Arial"/>
              </w:rPr>
              <w:t>intervallerna</w:t>
            </w:r>
            <w:proofErr w:type="spellEnd"/>
            <w:r w:rsidRPr="00C93E52">
              <w:rPr>
                <w:rFonts w:cs="Arial"/>
              </w:rPr>
              <w:t xml:space="preserve">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Pr>
                <w:rFonts w:cs="Arial"/>
              </w:rPr>
              <w:t>på</w:t>
            </w:r>
            <w:r w:rsidRPr="00C93E52">
              <w:rPr>
                <w:rFonts w:cs="Arial"/>
              </w:rPr>
              <w:t xml:space="preserve"> formatet </w:t>
            </w:r>
            <w:proofErr w:type="spellStart"/>
            <w:r w:rsidRPr="00C93E52">
              <w:rPr>
                <w:rFonts w:cs="Arial"/>
              </w:rPr>
              <w:t>ÅÅÅÅMMDDttmmss</w:t>
            </w:r>
            <w:proofErr w:type="spellEnd"/>
            <w:r w:rsidR="005331B1">
              <w:rPr>
                <w:rFonts w:cs="Arial"/>
              </w:rPr>
              <w:t xml:space="preserve"> där precisionen kan minskas ner till att bara ange år</w:t>
            </w:r>
            <w:r w:rsidRPr="00C93E52">
              <w:rPr>
                <w:rFonts w:cs="Arial"/>
              </w:rPr>
              <w:t>.</w:t>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lastRenderedPageBreak/>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 xml:space="preserve">Minst en av </w:t>
            </w:r>
            <w:proofErr w:type="spellStart"/>
            <w:r>
              <w:rPr>
                <w:rFonts w:cs="Arial"/>
              </w:rPr>
              <w:t>startTime</w:t>
            </w:r>
            <w:proofErr w:type="spellEnd"/>
            <w:r>
              <w:rPr>
                <w:rFonts w:cs="Arial"/>
              </w:rPr>
              <w:t xml:space="preserve"> och </w:t>
            </w:r>
            <w:proofErr w:type="spellStart"/>
            <w:r>
              <w:rPr>
                <w:rFonts w:cs="Arial"/>
              </w:rPr>
              <w:t>endTime</w:t>
            </w:r>
            <w:proofErr w:type="spellEnd"/>
            <w:r>
              <w:rPr>
                <w:rFonts w:cs="Arial"/>
              </w:rPr>
              <w:t xml:space="preserv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4689925C" w:rsidR="002C0C9B" w:rsidRPr="00A10FC4" w:rsidRDefault="00C663D3" w:rsidP="00C663D3">
            <w:pPr>
              <w:rPr>
                <w:i/>
              </w:rPr>
            </w:pPr>
            <w:r w:rsidRPr="008A0968">
              <w:rPr>
                <w:i/>
              </w:rPr>
              <w:t>Observationens tid skiljer sig vanligtvis från dokumentationstidpunkt</w:t>
            </w:r>
            <w:r w:rsidR="002C0C9B">
              <w:rPr>
                <w:i/>
              </w:rPr>
              <w:t xml:space="preserve"> [</w:t>
            </w:r>
            <w:proofErr w:type="spellStart"/>
            <w:r w:rsidR="002C0C9B">
              <w:rPr>
                <w:i/>
              </w:rPr>
              <w:t>observation.</w:t>
            </w:r>
            <w:proofErr w:type="gramStart"/>
            <w:r w:rsidR="002C0C9B">
              <w:rPr>
                <w:i/>
              </w:rPr>
              <w:t>registrationTime</w:t>
            </w:r>
            <w:proofErr w:type="spellEnd"/>
            <w:r w:rsidR="002C0C9B">
              <w:rPr>
                <w:i/>
              </w:rPr>
              <w:t xml:space="preserve">] </w:t>
            </w:r>
            <w:r w:rsidRPr="008A0968">
              <w:rPr>
                <w:i/>
              </w:rPr>
              <w:t xml:space="preserve"> i</w:t>
            </w:r>
            <w:proofErr w:type="gramEnd"/>
            <w:r w:rsidRPr="008A0968">
              <w:rPr>
                <w:i/>
              </w:rPr>
              <w:t xml:space="preserve"> journalhandling som beskriver när tillståndet dokumenterades, vilket alltid 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w:t>
            </w:r>
            <w:proofErr w:type="gramStart"/>
            <w:r w:rsidRPr="00C93E52">
              <w:t>..</w:t>
            </w:r>
            <w:proofErr w:type="gramEnd"/>
            <w:r w:rsidRPr="00C93E52">
              <w:t>1</w:t>
            </w:r>
          </w:p>
        </w:tc>
      </w:tr>
      <w:tr w:rsidR="00C663D3"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w:t>
            </w:r>
            <w:proofErr w:type="gramStart"/>
            <w:r w:rsidRPr="00C93E52">
              <w:t>..</w:t>
            </w:r>
            <w:proofErr w:type="gramEnd"/>
            <w:r w:rsidRPr="00C93E52">
              <w:t>1</w:t>
            </w:r>
          </w:p>
        </w:tc>
      </w:tr>
      <w:tr w:rsidR="00C663D3" w:rsidRPr="008345BA" w14:paraId="064D92D0" w14:textId="77777777" w:rsidTr="00621012">
        <w:tc>
          <w:tcPr>
            <w:tcW w:w="2943" w:type="dxa"/>
          </w:tcPr>
          <w:p w14:paraId="2C953D12" w14:textId="7639920E" w:rsidR="00C663D3" w:rsidRPr="003C622B" w:rsidRDefault="00C663D3" w:rsidP="00C663D3">
            <w:pPr>
              <w:rPr>
                <w:lang w:val="en-GB"/>
              </w:rPr>
            </w:pPr>
            <w:proofErr w:type="spellStart"/>
            <w:r w:rsidRPr="003C622B">
              <w:rPr>
                <w:lang w:eastAsia="sv-SE"/>
              </w:rPr>
              <w:t>method</w:t>
            </w:r>
            <w:proofErr w:type="spellEnd"/>
          </w:p>
        </w:tc>
        <w:tc>
          <w:tcPr>
            <w:tcW w:w="2037" w:type="dxa"/>
          </w:tcPr>
          <w:p w14:paraId="7454996D"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w:t>
            </w:r>
            <w:proofErr w:type="gramStart"/>
            <w:r w:rsidRPr="00C93E52">
              <w:t>..</w:t>
            </w:r>
            <w:proofErr w:type="gramEnd"/>
            <w:r w:rsidRPr="00C93E52">
              <w:t>1</w:t>
            </w:r>
          </w:p>
        </w:tc>
      </w:tr>
      <w:tr w:rsidR="00C663D3"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proofErr w:type="spellStart"/>
            <w:r w:rsidRPr="003C622B">
              <w:rPr>
                <w:lang w:eastAsia="sv-SE"/>
              </w:rPr>
              <w:lastRenderedPageBreak/>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w:t>
            </w:r>
            <w:proofErr w:type="gramStart"/>
            <w:r w:rsidRPr="00C93E52">
              <w:t>..</w:t>
            </w:r>
            <w:proofErr w:type="gramEnd"/>
            <w:r w:rsidRPr="00C93E52">
              <w:t>1</w:t>
            </w:r>
          </w:p>
        </w:tc>
      </w:tr>
      <w:tr w:rsidR="00C663D3"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w:t>
            </w:r>
            <w:proofErr w:type="gramStart"/>
            <w:r w:rsidRPr="00C93E52">
              <w:t>..</w:t>
            </w:r>
            <w:proofErr w:type="gramEnd"/>
            <w:r w:rsidRPr="00C93E52">
              <w:t>1</w:t>
            </w:r>
          </w:p>
        </w:tc>
      </w:tr>
      <w:tr w:rsidR="00C663D3"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w:t>
            </w:r>
            <w:proofErr w:type="gramStart"/>
            <w:r w:rsidRPr="00C93E52">
              <w:t>..</w:t>
            </w:r>
            <w:proofErr w:type="gramEnd"/>
            <w:r w:rsidRPr="00C93E52">
              <w:t>1</w:t>
            </w:r>
          </w:p>
        </w:tc>
      </w:tr>
      <w:tr w:rsidR="00C663D3"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t xml:space="preserve">Angivelse av värde som innehåller resultatet av observationen. Exempelvis så skulle observationens </w:t>
            </w:r>
            <w:r w:rsidR="003910DE">
              <w:rPr>
                <w:rFonts w:cs="Arial"/>
                <w:i/>
              </w:rPr>
              <w:t>typ (</w:t>
            </w:r>
            <w:proofErr w:type="spellStart"/>
            <w:r w:rsidR="00BD743E" w:rsidRPr="003910DE">
              <w:rPr>
                <w:rFonts w:cs="Arial"/>
                <w:i/>
              </w:rPr>
              <w:t>observation.type</w:t>
            </w:r>
            <w:proofErr w:type="spellEnd"/>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t>1</w:t>
            </w:r>
            <w:proofErr w:type="gramStart"/>
            <w:r>
              <w:t>..</w:t>
            </w:r>
            <w:proofErr w:type="gramEnd"/>
            <w:r>
              <w:t>1</w:t>
            </w:r>
          </w:p>
        </w:tc>
      </w:tr>
      <w:tr w:rsidR="00C663D3"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proofErr w:type="spellStart"/>
            <w:r w:rsidRPr="003C622B">
              <w:rPr>
                <w:lang w:eastAsia="sv-SE"/>
              </w:rPr>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w:t>
            </w:r>
            <w:proofErr w:type="spellStart"/>
            <w:r>
              <w:rPr>
                <w:rFonts w:cs="Arial"/>
              </w:rPr>
              <w:t>value</w:t>
            </w:r>
            <w:proofErr w:type="spellEnd"/>
            <w:r>
              <w:rPr>
                <w:rFonts w:cs="Arial"/>
              </w:rPr>
              <w:t xml:space="preserve">-fältet. </w:t>
            </w:r>
            <w:r w:rsidR="000750E2">
              <w:rPr>
                <w:rFonts w:cs="Arial"/>
              </w:rPr>
              <w:t xml:space="preserve">Normalvärde är </w:t>
            </w:r>
            <w:proofErr w:type="spellStart"/>
            <w:r w:rsidR="000750E2">
              <w:rPr>
                <w:rFonts w:cs="Arial"/>
              </w:rPr>
              <w:t>false</w:t>
            </w:r>
            <w:proofErr w:type="spellEnd"/>
            <w:r w:rsidR="000750E2">
              <w:rPr>
                <w:rFonts w:cs="Arial"/>
              </w:rPr>
              <w:t xml:space="preserve">, det vill säga att det som anges i </w:t>
            </w:r>
            <w:proofErr w:type="spellStart"/>
            <w:r w:rsidR="000750E2">
              <w:rPr>
                <w:rFonts w:cs="Arial"/>
              </w:rPr>
              <w:t>value</w:t>
            </w:r>
            <w:proofErr w:type="spellEnd"/>
            <w:r w:rsidR="000750E2">
              <w:rPr>
                <w:rFonts w:cs="Arial"/>
              </w:rPr>
              <w:t xml:space="preserve"> är en positiv utsaga. </w:t>
            </w:r>
            <w:r>
              <w:rPr>
                <w:rFonts w:cs="Arial"/>
              </w:rPr>
              <w:t xml:space="preserve">Detta ska tolkas som att man letat efter ett visst tillstånd och konstaterat att det inte föreligger. Om man i </w:t>
            </w:r>
            <w:proofErr w:type="spellStart"/>
            <w:r>
              <w:rPr>
                <w:rFonts w:cs="Arial"/>
              </w:rPr>
              <w:t>value</w:t>
            </w:r>
            <w:proofErr w:type="spellEnd"/>
            <w:r>
              <w:rPr>
                <w:rFonts w:cs="Arial"/>
              </w:rPr>
              <w:t xml:space="preserv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xml:space="preserve">) och </w:t>
            </w:r>
            <w:proofErr w:type="spellStart"/>
            <w:r w:rsidR="000750E2">
              <w:rPr>
                <w:rFonts w:cs="Arial"/>
              </w:rPr>
              <w:t>valueNegation</w:t>
            </w:r>
            <w:proofErr w:type="spellEnd"/>
            <w:r w:rsidR="000750E2">
              <w:rPr>
                <w:rFonts w:cs="Arial"/>
              </w:rPr>
              <w:t xml:space="preserve"> är satt till </w:t>
            </w:r>
            <w:proofErr w:type="spellStart"/>
            <w:r w:rsidR="000750E2">
              <w:rPr>
                <w:rFonts w:cs="Arial"/>
              </w:rPr>
              <w:t>true</w:t>
            </w:r>
            <w:proofErr w:type="spellEnd"/>
            <w:r w:rsidR="000750E2">
              <w:rPr>
                <w:rFonts w:cs="Arial"/>
              </w:rPr>
              <w:t xml:space="preserv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lastRenderedPageBreak/>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w:t>
            </w:r>
            <w:proofErr w:type="spellStart"/>
            <w:r w:rsidRPr="004B377C">
              <w:rPr>
                <w:rFonts w:cs="Arial"/>
              </w:rPr>
              <w:t>method</w:t>
            </w:r>
            <w:proofErr w:type="spellEnd"/>
            <w:r w:rsidRPr="004B377C">
              <w:rPr>
                <w:rFonts w:cs="Arial"/>
              </w:rPr>
              <w:t>]</w:t>
            </w:r>
            <w:r>
              <w:rPr>
                <w:rFonts w:cs="Arial"/>
                <w:i/>
              </w:rPr>
              <w:t xml:space="preserve"> </w:t>
            </w:r>
            <w:r w:rsidRPr="0069307C">
              <w:rPr>
                <w:rFonts w:cs="Arial"/>
                <w:i/>
              </w:rPr>
              <w:t xml:space="preserve">och lokalisation </w:t>
            </w:r>
            <w:r w:rsidRPr="004B377C">
              <w:rPr>
                <w:rFonts w:cs="Arial"/>
              </w:rPr>
              <w:t>[</w:t>
            </w:r>
            <w:proofErr w:type="spellStart"/>
            <w:r w:rsidRPr="004B377C">
              <w:rPr>
                <w:rFonts w:cs="Arial"/>
              </w:rPr>
              <w:t>targetsite</w:t>
            </w:r>
            <w:proofErr w:type="spellEnd"/>
            <w:r w:rsidRPr="004B377C">
              <w:rPr>
                <w:rFonts w:cs="Arial"/>
              </w:rPr>
              <w:t>]</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w:t>
            </w:r>
            <w:proofErr w:type="gramStart"/>
            <w:r w:rsidRPr="00DE065A">
              <w:t>..</w:t>
            </w:r>
            <w:proofErr w:type="gramEnd"/>
            <w:r w:rsidRPr="00DE065A">
              <w:t>1</w:t>
            </w:r>
          </w:p>
        </w:tc>
      </w:tr>
      <w:tr w:rsidR="00C663D3"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proofErr w:type="spellStart"/>
            <w:r w:rsidRPr="003C622B">
              <w:rPr>
                <w:lang w:eastAsia="sv-SE"/>
              </w:rPr>
              <w:lastRenderedPageBreak/>
              <w:t>description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t>0</w:t>
            </w:r>
            <w:proofErr w:type="gramStart"/>
            <w:r w:rsidRPr="00C93E52">
              <w:t>..</w:t>
            </w:r>
            <w:proofErr w:type="gramEnd"/>
            <w:r w:rsidRPr="00C93E52">
              <w:t>1</w:t>
            </w:r>
          </w:p>
        </w:tc>
      </w:tr>
      <w:tr w:rsidR="00C663D3"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w:t>
            </w:r>
            <w:proofErr w:type="spellStart"/>
            <w:r>
              <w:rPr>
                <w:rFonts w:cs="Arial"/>
              </w:rPr>
              <w:t>menprövad</w:t>
            </w:r>
            <w:proofErr w:type="spellEnd"/>
            <w:r>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2C0C9B" w:rsidRPr="00674765" w14:paraId="03F2D26D" w14:textId="77777777" w:rsidTr="0022608A">
        <w:tc>
          <w:tcPr>
            <w:tcW w:w="2943" w:type="dxa"/>
            <w:tcBorders>
              <w:top w:val="single" w:sz="4" w:space="0" w:color="auto"/>
              <w:left w:val="single" w:sz="4" w:space="0" w:color="auto"/>
              <w:bottom w:val="single" w:sz="4" w:space="0" w:color="auto"/>
              <w:right w:val="single" w:sz="4" w:space="0" w:color="auto"/>
            </w:tcBorders>
          </w:tcPr>
          <w:p w14:paraId="10AF3DC1" w14:textId="157F4524" w:rsidR="002C0C9B" w:rsidRPr="003C622B" w:rsidRDefault="002C0C9B" w:rsidP="00C663D3">
            <w:pPr>
              <w:rPr>
                <w:lang w:val="en-GB"/>
              </w:rPr>
            </w:pPr>
            <w:proofErr w:type="spellStart"/>
            <w:r>
              <w:rPr>
                <w:lang w:val="en-GB"/>
              </w:rPr>
              <w:t>registrationTime</w:t>
            </w:r>
            <w:proofErr w:type="spellEnd"/>
          </w:p>
        </w:tc>
        <w:tc>
          <w:tcPr>
            <w:tcW w:w="2037" w:type="dxa"/>
            <w:tcBorders>
              <w:top w:val="single" w:sz="4" w:space="0" w:color="auto"/>
              <w:left w:val="single" w:sz="4" w:space="0" w:color="auto"/>
              <w:bottom w:val="single" w:sz="4" w:space="0" w:color="auto"/>
              <w:right w:val="single" w:sz="4" w:space="0" w:color="auto"/>
            </w:tcBorders>
          </w:tcPr>
          <w:p w14:paraId="2DE0CFEF" w14:textId="6996A3A9" w:rsidR="002C0C9B" w:rsidRPr="006C50FA" w:rsidRDefault="002C0C9B" w:rsidP="00C663D3">
            <w:proofErr w:type="spellStart"/>
            <w:r w:rsidRPr="002C0C9B">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495CDDB" w14:textId="5FBF282A" w:rsidR="002C0C9B" w:rsidRDefault="002C0C9B" w:rsidP="00C663D3">
            <w:pPr>
              <w:rPr>
                <w:rFonts w:cs="Arial"/>
              </w:rPr>
            </w:pPr>
            <w:r>
              <w:rPr>
                <w:rFonts w:cs="Arial"/>
              </w:rPr>
              <w:t xml:space="preserve">Dokumentationstidpunkt. När uppgiften registrerades i </w:t>
            </w:r>
            <w:r w:rsidR="00FC3569">
              <w:rPr>
                <w:rFonts w:cs="Arial"/>
              </w:rPr>
              <w:t>patientens journal</w:t>
            </w:r>
            <w:r>
              <w:rPr>
                <w:rFonts w:cs="Arial"/>
              </w:rPr>
              <w:t xml:space="preserve">. Kan skilja sig från signeringstidpunkt som återfinns i </w:t>
            </w:r>
            <w:proofErr w:type="spellStart"/>
            <w:r>
              <w:rPr>
                <w:rFonts w:cs="Arial"/>
              </w:rPr>
              <w:t>LegalAuthenticatior</w:t>
            </w:r>
            <w:proofErr w:type="spellEnd"/>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22070FB8" w14:textId="56E04644" w:rsidR="002C0C9B" w:rsidRDefault="002C0C9B" w:rsidP="00C663D3">
            <w:r>
              <w:t>0</w:t>
            </w:r>
            <w:proofErr w:type="gramStart"/>
            <w:r>
              <w:t>..</w:t>
            </w:r>
            <w:proofErr w:type="gramEnd"/>
            <w:r>
              <w:t>1</w:t>
            </w:r>
          </w:p>
        </w:tc>
      </w:tr>
      <w:tr w:rsidR="00C663D3"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2C0C9B" w:rsidRDefault="00C663D3" w:rsidP="00C663D3">
            <w:r w:rsidRPr="002C0C9B">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 xml:space="preserve">Beskriver typade samband till andra informationsmängder. </w:t>
            </w:r>
            <w:r>
              <w:rPr>
                <w:rFonts w:cs="Arial"/>
              </w:rPr>
              <w:lastRenderedPageBreak/>
              <w:t>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lastRenderedPageBreak/>
              <w:t>0</w:t>
            </w:r>
            <w:proofErr w:type="gramStart"/>
            <w:r>
              <w:t>..</w:t>
            </w:r>
            <w:proofErr w:type="gramEnd"/>
            <w:r>
              <w:t>*</w:t>
            </w:r>
          </w:p>
        </w:tc>
      </w:tr>
      <w:tr w:rsidR="00C663D3"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C663D3" w:rsidRPr="006C50FA" w:rsidRDefault="00C663D3" w:rsidP="00C663D3"/>
        </w:tc>
        <w:tc>
          <w:tcPr>
            <w:tcW w:w="2925" w:type="dxa"/>
            <w:tcBorders>
              <w:top w:val="single" w:sz="4" w:space="0" w:color="auto"/>
              <w:left w:val="nil"/>
              <w:bottom w:val="single" w:sz="4" w:space="0" w:color="auto"/>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31940B65" w14:textId="77777777" w:rsidR="00C663D3" w:rsidRPr="00C93E52" w:rsidRDefault="00C663D3" w:rsidP="00C663D3"/>
        </w:tc>
      </w:tr>
      <w:tr w:rsidR="00C663D3"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proofErr w:type="spellStart"/>
            <w:r>
              <w:rPr>
                <w:lang w:eastAsia="sv-SE"/>
              </w:rPr>
              <w:t>observationGroup</w:t>
            </w:r>
            <w:proofErr w:type="spellEnd"/>
            <w:r>
              <w:rPr>
                <w:lang w:eastAsia="sv-SE"/>
              </w:rPr>
              <w:t>/</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proofErr w:type="spellStart"/>
            <w:r>
              <w:t>v</w:t>
            </w:r>
            <w:r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621012">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proofErr w:type="spellStart"/>
            <w:r w:rsidRPr="00C93E52">
              <w:t>CVType</w:t>
            </w:r>
            <w:proofErr w:type="spellEnd"/>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 xml:space="preserve">ett kliniskt fynd enligt </w:t>
            </w:r>
            <w:proofErr w:type="spellStart"/>
            <w:r>
              <w:rPr>
                <w:rFonts w:cs="Arial"/>
              </w:rPr>
              <w:t>Snomed</w:t>
            </w:r>
            <w:proofErr w:type="spellEnd"/>
            <w:r>
              <w:rPr>
                <w:rFonts w:cs="Arial"/>
              </w:rPr>
              <w:t xml:space="preserve"> CT</w:t>
            </w:r>
            <w:r w:rsidRPr="00C93E52">
              <w:rPr>
                <w:rFonts w:cs="Arial"/>
              </w:rPr>
              <w:t xml:space="preserve">.  </w:t>
            </w:r>
          </w:p>
        </w:tc>
        <w:tc>
          <w:tcPr>
            <w:tcW w:w="1617" w:type="dxa"/>
          </w:tcPr>
          <w:p w14:paraId="688ED997" w14:textId="484399D2" w:rsidR="00C663D3" w:rsidRPr="00C93E52" w:rsidRDefault="00C663D3" w:rsidP="00C663D3">
            <w:r>
              <w:t>0</w:t>
            </w:r>
            <w:proofErr w:type="gramStart"/>
            <w:r>
              <w:t>..</w:t>
            </w:r>
            <w:proofErr w:type="gramEnd"/>
            <w:r w:rsidRPr="00C93E52">
              <w:t>1</w:t>
            </w:r>
          </w:p>
        </w:tc>
      </w:tr>
      <w:tr w:rsidR="00C663D3"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proofErr w:type="spellStart"/>
            <w:r w:rsidRPr="003C622B">
              <w:rPr>
                <w:lang w:eastAsia="sv-SE"/>
              </w:rPr>
              <w:t>cv.code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w:t>
            </w:r>
            <w:proofErr w:type="gramStart"/>
            <w:r>
              <w:t>..</w:t>
            </w:r>
            <w:proofErr w:type="gramEnd"/>
            <w:r>
              <w:t>1</w:t>
            </w:r>
          </w:p>
        </w:tc>
      </w:tr>
      <w:tr w:rsidR="00C663D3"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proofErr w:type="spellStart"/>
            <w:r w:rsidRPr="003C622B">
              <w:rPr>
                <w:lang w:eastAsia="sv-SE"/>
              </w:rPr>
              <w:t>cv.codeSystem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w:t>
            </w:r>
            <w:proofErr w:type="gramStart"/>
            <w:r>
              <w:t>..</w:t>
            </w:r>
            <w:proofErr w:type="gramEnd"/>
            <w:r>
              <w:t>1</w:t>
            </w:r>
          </w:p>
        </w:tc>
      </w:tr>
      <w:tr w:rsidR="00C663D3"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proofErr w:type="spellStart"/>
            <w:r w:rsidRPr="003C622B">
              <w:rPr>
                <w:lang w:eastAsia="sv-SE"/>
              </w:rPr>
              <w:t>cv.codeSystemName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w:t>
            </w:r>
            <w:proofErr w:type="gramStart"/>
            <w:r w:rsidRPr="00C93E52">
              <w:t>..</w:t>
            </w:r>
            <w:proofErr w:type="gramEnd"/>
            <w:r w:rsidRPr="00C93E52">
              <w:t>1</w:t>
            </w:r>
          </w:p>
        </w:tc>
      </w:tr>
      <w:tr w:rsidR="00C663D3"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proofErr w:type="spellStart"/>
            <w:r w:rsidRPr="003C622B">
              <w:rPr>
                <w:lang w:eastAsia="sv-SE"/>
              </w:rPr>
              <w:t>cv.codeSystemVersion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w:t>
            </w:r>
            <w:proofErr w:type="gramStart"/>
            <w:r w:rsidRPr="00C93E52">
              <w:t>..</w:t>
            </w:r>
            <w:proofErr w:type="gramEnd"/>
            <w:r w:rsidRPr="00C93E52">
              <w:t>1</w:t>
            </w:r>
          </w:p>
        </w:tc>
      </w:tr>
      <w:tr w:rsidR="00C663D3"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proofErr w:type="spellStart"/>
            <w:r w:rsidRPr="003C622B">
              <w:rPr>
                <w:lang w:eastAsia="sv-SE"/>
              </w:rPr>
              <w:t>cv.displayName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w:t>
            </w:r>
            <w:proofErr w:type="gramStart"/>
            <w:r w:rsidRPr="00C93E52">
              <w:t>..</w:t>
            </w:r>
            <w:proofErr w:type="gramEnd"/>
            <w:r w:rsidRPr="00C93E52">
              <w:t>1</w:t>
            </w:r>
          </w:p>
        </w:tc>
      </w:tr>
      <w:tr w:rsidR="00C663D3" w:rsidRPr="008345BA" w14:paraId="5BEB681E" w14:textId="77777777" w:rsidTr="002A63EF">
        <w:tc>
          <w:tcPr>
            <w:tcW w:w="9522" w:type="dxa"/>
            <w:gridSpan w:val="4"/>
            <w:shd w:val="clear" w:color="auto" w:fill="F2F2F2" w:themeFill="background1" w:themeFillShade="F2"/>
          </w:tcPr>
          <w:p w14:paraId="3A79562A" w14:textId="1EF906E1" w:rsidR="00C663D3" w:rsidRPr="00C93E52" w:rsidRDefault="00C663D3" w:rsidP="00C663D3">
            <w:proofErr w:type="spellStart"/>
            <w:r w:rsidRPr="00161A58">
              <w:rPr>
                <w:i/>
                <w:lang w:val="en-GB"/>
              </w:rPr>
              <w:t>Mätvärden</w:t>
            </w:r>
            <w:proofErr w:type="spellEnd"/>
          </w:p>
        </w:tc>
      </w:tr>
      <w:tr w:rsidR="00C663D3" w:rsidRPr="008345BA" w14:paraId="79CE91E1" w14:textId="77777777" w:rsidTr="00621012">
        <w:tc>
          <w:tcPr>
            <w:tcW w:w="2943" w:type="dxa"/>
          </w:tcPr>
          <w:p w14:paraId="71061F16" w14:textId="11527759" w:rsidR="00C663D3" w:rsidRPr="003C622B" w:rsidRDefault="00C663D3" w:rsidP="00C663D3">
            <w:proofErr w:type="spellStart"/>
            <w:r w:rsidRPr="003C622B">
              <w:t>pq</w:t>
            </w:r>
            <w:proofErr w:type="spellEnd"/>
          </w:p>
        </w:tc>
        <w:tc>
          <w:tcPr>
            <w:tcW w:w="2037" w:type="dxa"/>
          </w:tcPr>
          <w:p w14:paraId="12E3872E" w14:textId="6AA4AD06" w:rsidR="00C663D3" w:rsidRPr="00C93E52" w:rsidRDefault="00C663D3" w:rsidP="00C663D3">
            <w:proofErr w:type="spellStart"/>
            <w:r>
              <w:t>PQType</w:t>
            </w:r>
            <w:proofErr w:type="spellEnd"/>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w:t>
            </w:r>
            <w:proofErr w:type="gramStart"/>
            <w:r>
              <w:t>..</w:t>
            </w:r>
            <w:proofErr w:type="gramEnd"/>
            <w:r>
              <w:t>1</w:t>
            </w:r>
          </w:p>
        </w:tc>
      </w:tr>
      <w:tr w:rsidR="00C663D3" w:rsidRPr="008345BA" w14:paraId="7787F680" w14:textId="77777777" w:rsidTr="00621012">
        <w:tc>
          <w:tcPr>
            <w:tcW w:w="2943" w:type="dxa"/>
            <w:tcBorders>
              <w:bottom w:val="single" w:sz="4" w:space="0" w:color="auto"/>
            </w:tcBorders>
          </w:tcPr>
          <w:p w14:paraId="04BF500A" w14:textId="1025E608" w:rsidR="00C663D3" w:rsidRPr="003C622B" w:rsidRDefault="00C663D3" w:rsidP="00C663D3">
            <w:proofErr w:type="spellStart"/>
            <w:r w:rsidRPr="003C622B">
              <w:t>pq.value</w:t>
            </w:r>
            <w:proofErr w:type="spellEnd"/>
          </w:p>
        </w:tc>
        <w:tc>
          <w:tcPr>
            <w:tcW w:w="2037" w:type="dxa"/>
            <w:tcBorders>
              <w:bottom w:val="single" w:sz="4" w:space="0" w:color="auto"/>
            </w:tcBorders>
          </w:tcPr>
          <w:p w14:paraId="3A6E474E" w14:textId="419E67A9" w:rsidR="00C663D3" w:rsidRPr="00C93E52" w:rsidRDefault="00C663D3" w:rsidP="00C663D3">
            <w:proofErr w:type="spellStart"/>
            <w:proofErr w:type="gramStart"/>
            <w:r>
              <w:t>xs:decimal</w:t>
            </w:r>
            <w:proofErr w:type="spellEnd"/>
            <w:proofErr w:type="gramEnd"/>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w:t>
            </w:r>
            <w:proofErr w:type="gramStart"/>
            <w:r>
              <w:t>..</w:t>
            </w:r>
            <w:proofErr w:type="gramEnd"/>
            <w:r>
              <w:t>1</w:t>
            </w:r>
          </w:p>
        </w:tc>
      </w:tr>
      <w:tr w:rsidR="00C663D3" w:rsidRPr="008345BA" w14:paraId="07767C1F" w14:textId="77777777" w:rsidTr="00621012">
        <w:tc>
          <w:tcPr>
            <w:tcW w:w="2943" w:type="dxa"/>
            <w:tcBorders>
              <w:bottom w:val="single" w:sz="4" w:space="0" w:color="auto"/>
            </w:tcBorders>
          </w:tcPr>
          <w:p w14:paraId="02BDEA24" w14:textId="6953304B" w:rsidR="00C663D3" w:rsidRPr="003C622B" w:rsidRDefault="00C663D3" w:rsidP="00C663D3">
            <w:proofErr w:type="spellStart"/>
            <w:r w:rsidRPr="003C622B">
              <w:t>pq.unit</w:t>
            </w:r>
            <w:proofErr w:type="spellEnd"/>
          </w:p>
        </w:tc>
        <w:tc>
          <w:tcPr>
            <w:tcW w:w="2037" w:type="dxa"/>
            <w:tcBorders>
              <w:bottom w:val="single" w:sz="4" w:space="0" w:color="auto"/>
            </w:tcBorders>
          </w:tcPr>
          <w:p w14:paraId="4ACC1BD4" w14:textId="1E7C86EE" w:rsidR="00C663D3" w:rsidRDefault="00C663D3" w:rsidP="00C663D3">
            <w:proofErr w:type="spellStart"/>
            <w:proofErr w:type="gramStart"/>
            <w:r>
              <w:t>xs:string</w:t>
            </w:r>
            <w:proofErr w:type="spellEnd"/>
            <w:proofErr w:type="gramEnd"/>
          </w:p>
        </w:tc>
        <w:tc>
          <w:tcPr>
            <w:tcW w:w="2925" w:type="dxa"/>
            <w:tcBorders>
              <w:bottom w:val="single" w:sz="4" w:space="0" w:color="auto"/>
            </w:tcBorders>
          </w:tcPr>
          <w:p w14:paraId="13546911" w14:textId="51F46550" w:rsidR="00C663D3" w:rsidRPr="005742AE" w:rsidRDefault="00C663D3" w:rsidP="008F3B61">
            <w:pPr>
              <w:rPr>
                <w:rFonts w:cs="Arial"/>
              </w:rPr>
            </w:pPr>
            <w:r>
              <w:rPr>
                <w:rFonts w:cs="Arial"/>
              </w:rPr>
              <w:t>Måttenheten (cm).</w:t>
            </w:r>
            <w:r w:rsidR="00000E6B">
              <w:rPr>
                <w:rFonts w:cs="Arial"/>
              </w:rPr>
              <w:t xml:space="preserve"> Giltig värden på </w:t>
            </w:r>
            <w:proofErr w:type="spellStart"/>
            <w:r w:rsidR="00000E6B">
              <w:rPr>
                <w:rFonts w:cs="Arial"/>
              </w:rPr>
              <w:t>unit</w:t>
            </w:r>
            <w:proofErr w:type="spellEnd"/>
            <w:r w:rsidR="00000E6B">
              <w:rPr>
                <w:rFonts w:cs="Arial"/>
              </w:rPr>
              <w:t xml:space="preserve"> hämtas </w:t>
            </w:r>
            <w:r w:rsidR="00556286">
              <w:rPr>
                <w:rFonts w:cs="Arial"/>
              </w:rPr>
              <w:t xml:space="preserve">i första hand </w:t>
            </w:r>
            <w:r w:rsidR="00000E6B">
              <w:rPr>
                <w:rFonts w:cs="Arial"/>
              </w:rPr>
              <w:t>från [R4].</w:t>
            </w:r>
            <w:r w:rsidR="00556286">
              <w:rPr>
                <w:rFonts w:cs="Arial"/>
              </w:rPr>
              <w:t xml:space="preserve"> Enheten skall</w:t>
            </w:r>
            <w:r w:rsidR="008F3B61">
              <w:rPr>
                <w:rFonts w:cs="Arial"/>
              </w:rPr>
              <w:t xml:space="preserve"> hämtas från kolumnen c/s i html-specifikationen vilket motsvaras av kolumnen ”</w:t>
            </w:r>
            <w:proofErr w:type="spellStart"/>
            <w:r w:rsidR="008F3B61">
              <w:rPr>
                <w:rFonts w:cs="Arial"/>
              </w:rPr>
              <w:t>Code</w:t>
            </w:r>
            <w:proofErr w:type="spellEnd"/>
            <w:r w:rsidR="008F3B61">
              <w:rPr>
                <w:rFonts w:cs="Arial"/>
              </w:rPr>
              <w:t xml:space="preserve">” i </w:t>
            </w:r>
            <w:proofErr w:type="spellStart"/>
            <w:r w:rsidR="008F3B61">
              <w:rPr>
                <w:rFonts w:cs="Arial"/>
              </w:rPr>
              <w:t>xml</w:t>
            </w:r>
            <w:proofErr w:type="spellEnd"/>
            <w:r w:rsidR="008F3B61">
              <w:rPr>
                <w:rFonts w:cs="Arial"/>
              </w:rPr>
              <w:t xml:space="preserve">-beskrivningen av </w:t>
            </w:r>
            <w:r w:rsidR="008F3B61">
              <w:rPr>
                <w:rFonts w:cs="Arial"/>
              </w:rPr>
              <w:lastRenderedPageBreak/>
              <w:t xml:space="preserve">måttenheter. Tillämpningsanvisningar kan specificera att ett visst mätvärde skall kommuniceras </w:t>
            </w:r>
            <w:r w:rsidR="008F3B61" w:rsidRPr="008F3B61">
              <w:rPr>
                <w:rFonts w:cs="Arial"/>
              </w:rPr>
              <w:t>med ett visst</w:t>
            </w:r>
            <w:r w:rsidR="008F3B61" w:rsidRPr="00C50BF7">
              <w:rPr>
                <w:rFonts w:cs="Arial"/>
              </w:rPr>
              <w:t xml:space="preserve"> prefix enligt</w:t>
            </w:r>
            <w:bookmarkStart w:id="240" w:name="para-27"/>
            <w:bookmarkEnd w:id="240"/>
            <w:proofErr w:type="gramStart"/>
            <w:r w:rsidR="008F3B61" w:rsidRPr="00C50BF7">
              <w:rPr>
                <w:rFonts w:cs="Arial"/>
                <w:bCs/>
              </w:rPr>
              <w:t xml:space="preserve"> </w:t>
            </w:r>
            <w:r w:rsidR="008F3B61" w:rsidRPr="008F3B61">
              <w:rPr>
                <w:rFonts w:cs="Arial"/>
                <w:bCs/>
              </w:rPr>
              <w:t>§27</w:t>
            </w:r>
            <w:proofErr w:type="gramEnd"/>
            <w:r w:rsidR="008F3B61" w:rsidRPr="008F3B61">
              <w:rPr>
                <w:rFonts w:cs="Arial"/>
                <w:bCs/>
              </w:rPr>
              <w:t xml:space="preserve"> </w:t>
            </w:r>
            <w:proofErr w:type="spellStart"/>
            <w:r w:rsidR="008F3B61" w:rsidRPr="008F3B61">
              <w:rPr>
                <w:rFonts w:cs="Arial"/>
                <w:bCs/>
              </w:rPr>
              <w:t>prefixes</w:t>
            </w:r>
            <w:proofErr w:type="spellEnd"/>
            <w:r w:rsidR="008F3B61" w:rsidRPr="008F3B61">
              <w:rPr>
                <w:rFonts w:cs="Arial"/>
              </w:rPr>
              <w:t>. Ett exempel på detta är att</w:t>
            </w:r>
            <w:r w:rsidR="008F3B61">
              <w:rPr>
                <w:rFonts w:cs="Arial"/>
              </w:rPr>
              <w:t xml:space="preserve"> SI-enheten för längd är meter men för kroppslängd har vi valt att använda cm som måttenhet.</w:t>
            </w:r>
            <w:r w:rsidR="005742AE">
              <w:rPr>
                <w:rFonts w:cs="Arial"/>
              </w:rPr>
              <w:t xml:space="preserve"> Konsumenter som inte behöver konvertera från denna enhet behöver inte ha mer än</w:t>
            </w:r>
            <w:r w:rsidR="005742AE">
              <w:rPr>
                <w:rStyle w:val="Rubrik1Char"/>
                <w:rFonts w:eastAsia="Calibri"/>
                <w:color w:val="000000"/>
                <w:shd w:val="clear" w:color="auto" w:fill="FFFFFF"/>
              </w:rPr>
              <w:t xml:space="preserve"> </w:t>
            </w:r>
            <w:proofErr w:type="spellStart"/>
            <w:r w:rsidR="005742AE">
              <w:rPr>
                <w:rStyle w:val="Betoning"/>
                <w:color w:val="000000"/>
                <w:shd w:val="clear" w:color="auto" w:fill="FFFFFF"/>
              </w:rPr>
              <w:t>limited</w:t>
            </w:r>
            <w:proofErr w:type="spellEnd"/>
            <w:r w:rsidR="005742AE">
              <w:rPr>
                <w:rStyle w:val="Betoning"/>
                <w:color w:val="000000"/>
                <w:shd w:val="clear" w:color="auto" w:fill="FFFFFF"/>
              </w:rPr>
              <w:t xml:space="preserve"> </w:t>
            </w:r>
            <w:proofErr w:type="spellStart"/>
            <w:r w:rsidR="005742AE">
              <w:rPr>
                <w:rStyle w:val="Betoning"/>
                <w:color w:val="000000"/>
                <w:shd w:val="clear" w:color="auto" w:fill="FFFFFF"/>
              </w:rPr>
              <w:t>conformance</w:t>
            </w:r>
            <w:proofErr w:type="spellEnd"/>
            <w:r w:rsidR="005742AE">
              <w:rPr>
                <w:rStyle w:val="Betoning"/>
                <w:color w:val="000000"/>
                <w:shd w:val="clear" w:color="auto" w:fill="FFFFFF"/>
              </w:rPr>
              <w:t xml:space="preserve">, </w:t>
            </w:r>
            <w:r w:rsidR="005742AE">
              <w:rPr>
                <w:rStyle w:val="Betoning"/>
                <w:i w:val="0"/>
                <w:color w:val="000000"/>
                <w:shd w:val="clear" w:color="auto" w:fill="FFFFFF"/>
              </w:rPr>
              <w:t>det vill säga de kan göra textmatchningar mot den angivna enheten för att se att den överensstämmer med den enhet de förväntar sig.</w:t>
            </w:r>
          </w:p>
        </w:tc>
        <w:tc>
          <w:tcPr>
            <w:tcW w:w="1617" w:type="dxa"/>
            <w:tcBorders>
              <w:bottom w:val="single" w:sz="4" w:space="0" w:color="auto"/>
            </w:tcBorders>
          </w:tcPr>
          <w:p w14:paraId="284F5B83" w14:textId="4E8F340F" w:rsidR="00C663D3" w:rsidRDefault="00C663D3" w:rsidP="00C663D3">
            <w:r>
              <w:lastRenderedPageBreak/>
              <w:t>1</w:t>
            </w:r>
            <w:proofErr w:type="gramStart"/>
            <w:r>
              <w:t>..</w:t>
            </w:r>
            <w:proofErr w:type="gramEnd"/>
            <w:r>
              <w:t>1</w:t>
            </w:r>
          </w:p>
        </w:tc>
      </w:tr>
      <w:tr w:rsidR="00C663D3"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lastRenderedPageBreak/>
              <w:t>Tidpunkt</w:t>
            </w:r>
          </w:p>
        </w:tc>
      </w:tr>
      <w:tr w:rsidR="00C663D3" w:rsidRPr="008345BA" w14:paraId="5D337CD1" w14:textId="77777777" w:rsidTr="00D44F90">
        <w:tc>
          <w:tcPr>
            <w:tcW w:w="2943" w:type="dxa"/>
            <w:tcBorders>
              <w:bottom w:val="single" w:sz="4" w:space="0" w:color="auto"/>
            </w:tcBorders>
          </w:tcPr>
          <w:p w14:paraId="7A57E09E" w14:textId="7D5F5E34" w:rsidR="00C663D3" w:rsidRPr="00161A58" w:rsidRDefault="00C663D3" w:rsidP="00C663D3">
            <w:proofErr w:type="spellStart"/>
            <w:r w:rsidRPr="003C622B">
              <w:t>ts</w:t>
            </w:r>
            <w:proofErr w:type="spellEnd"/>
          </w:p>
        </w:tc>
        <w:tc>
          <w:tcPr>
            <w:tcW w:w="2037" w:type="dxa"/>
            <w:tcBorders>
              <w:bottom w:val="single" w:sz="4" w:space="0" w:color="auto"/>
            </w:tcBorders>
          </w:tcPr>
          <w:p w14:paraId="185113C0" w14:textId="4990BE34" w:rsidR="00C663D3" w:rsidRPr="00C93E52" w:rsidRDefault="005331B1" w:rsidP="00C663D3">
            <w:proofErr w:type="spellStart"/>
            <w:r>
              <w:t>Partial</w:t>
            </w:r>
            <w:r w:rsidR="00C663D3">
              <w:t>TimeStampType</w:t>
            </w:r>
            <w:proofErr w:type="spellEnd"/>
          </w:p>
        </w:tc>
        <w:tc>
          <w:tcPr>
            <w:tcW w:w="2925" w:type="dxa"/>
            <w:tcBorders>
              <w:bottom w:val="single" w:sz="4" w:space="0" w:color="auto"/>
            </w:tcBorders>
          </w:tcPr>
          <w:p w14:paraId="796F6B03" w14:textId="660F84AA" w:rsidR="00C663D3" w:rsidRPr="00C93E52" w:rsidRDefault="00C663D3" w:rsidP="00C663D3">
            <w:pPr>
              <w:rPr>
                <w:rFonts w:cs="Arial"/>
              </w:rPr>
            </w:pPr>
            <w:r>
              <w:rPr>
                <w:rFonts w:cs="Arial"/>
              </w:rPr>
              <w:t xml:space="preserve">Tidsstämpel på formatet </w:t>
            </w:r>
            <w:proofErr w:type="spellStart"/>
            <w:r w:rsidRPr="009B1B5B">
              <w:rPr>
                <w:rFonts w:cs="Arial"/>
              </w:rPr>
              <w:t>YYYYMMDDhhmmss</w:t>
            </w:r>
            <w:proofErr w:type="spellEnd"/>
            <w:r w:rsidR="005331B1">
              <w:rPr>
                <w:rFonts w:cs="Arial"/>
              </w:rPr>
              <w:t xml:space="preserve"> där precisionen kan minskas ner till endast årtal</w:t>
            </w:r>
          </w:p>
        </w:tc>
        <w:tc>
          <w:tcPr>
            <w:tcW w:w="1617" w:type="dxa"/>
            <w:tcBorders>
              <w:bottom w:val="single" w:sz="4" w:space="0" w:color="auto"/>
            </w:tcBorders>
          </w:tcPr>
          <w:p w14:paraId="4269501F" w14:textId="6AD77CCA" w:rsidR="00C663D3" w:rsidRPr="00C93E52" w:rsidRDefault="005331B1" w:rsidP="00C663D3">
            <w:r>
              <w:t>0</w:t>
            </w:r>
            <w:proofErr w:type="gramStart"/>
            <w:r w:rsidR="00C663D3">
              <w:t>..</w:t>
            </w:r>
            <w:proofErr w:type="gramEnd"/>
            <w:r w:rsidR="00C663D3">
              <w:t>1</w:t>
            </w:r>
          </w:p>
        </w:tc>
      </w:tr>
      <w:tr w:rsidR="00D44F90" w:rsidRPr="008345BA" w14:paraId="28647F6E" w14:textId="77777777" w:rsidTr="00D44F90">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r>
              <w:rPr>
                <w:i/>
              </w:rPr>
              <w:t>Tidsintervall</w:t>
            </w:r>
          </w:p>
        </w:tc>
      </w:tr>
      <w:tr w:rsidR="00B84B8B" w:rsidRPr="00D44F90" w14:paraId="6562C0F4" w14:textId="77777777" w:rsidTr="00D44F90">
        <w:tc>
          <w:tcPr>
            <w:tcW w:w="2943" w:type="dxa"/>
            <w:tcBorders>
              <w:left w:val="single" w:sz="4" w:space="0" w:color="auto"/>
              <w:right w:val="single" w:sz="4" w:space="0" w:color="auto"/>
            </w:tcBorders>
          </w:tcPr>
          <w:p w14:paraId="08CB1E94" w14:textId="64FE8E25" w:rsidR="00B84B8B" w:rsidRPr="000460B4" w:rsidRDefault="00D44F90" w:rsidP="00C663D3">
            <w:proofErr w:type="spellStart"/>
            <w:r>
              <w:t>ivl_ts</w:t>
            </w:r>
            <w:proofErr w:type="spellEnd"/>
          </w:p>
        </w:tc>
        <w:tc>
          <w:tcPr>
            <w:tcW w:w="2037" w:type="dxa"/>
            <w:tcBorders>
              <w:left w:val="single" w:sz="4" w:space="0" w:color="auto"/>
              <w:right w:val="single" w:sz="4" w:space="0" w:color="auto"/>
            </w:tcBorders>
          </w:tcPr>
          <w:p w14:paraId="7360C1D8" w14:textId="7C615E99" w:rsidR="00B84B8B" w:rsidRPr="00C93E52" w:rsidRDefault="005331B1" w:rsidP="00C663D3">
            <w:proofErr w:type="spellStart"/>
            <w:r w:rsidRPr="005331B1">
              <w:t>PartialTimePeriodType</w:t>
            </w:r>
            <w:proofErr w:type="spellEnd"/>
          </w:p>
        </w:tc>
        <w:tc>
          <w:tcPr>
            <w:tcW w:w="2925" w:type="dxa"/>
            <w:tcBorders>
              <w:left w:val="single" w:sz="4" w:space="0" w:color="auto"/>
              <w:right w:val="single" w:sz="4" w:space="0" w:color="auto"/>
            </w:tcBorders>
          </w:tcPr>
          <w:p w14:paraId="61F97081" w14:textId="523BD411" w:rsidR="00B84B8B" w:rsidRPr="00D44F90" w:rsidRDefault="00D44F90" w:rsidP="00D44F90">
            <w:pPr>
              <w:rPr>
                <w:rFonts w:cs="Arial"/>
              </w:rPr>
            </w:pPr>
            <w:r w:rsidRPr="006174CA">
              <w:rPr>
                <w:rFonts w:cs="Arial"/>
              </w:rPr>
              <w:t xml:space="preserve">Tidsintervall. </w:t>
            </w:r>
            <w:r w:rsidRPr="00D44F90">
              <w:rPr>
                <w:rFonts w:cs="Arial"/>
              </w:rPr>
              <w:t xml:space="preserve">Minst en av start och end tiderna skall anges på </w:t>
            </w:r>
            <w:proofErr w:type="gramStart"/>
            <w:r w:rsidRPr="00D44F90">
              <w:rPr>
                <w:rFonts w:cs="Arial"/>
              </w:rPr>
              <w:t>formatet</w:t>
            </w:r>
            <w:r>
              <w:rPr>
                <w:rFonts w:cs="Arial"/>
              </w:rPr>
              <w:t xml:space="preserve"> </w:t>
            </w:r>
            <w:r w:rsidRPr="009B1B5B">
              <w:rPr>
                <w:rFonts w:cs="Arial"/>
              </w:rPr>
              <w:t xml:space="preserve"> </w:t>
            </w:r>
            <w:proofErr w:type="spellStart"/>
            <w:r w:rsidRPr="009B1B5B">
              <w:rPr>
                <w:rFonts w:cs="Arial"/>
              </w:rPr>
              <w:t>YYYYMMDDhhmmss</w:t>
            </w:r>
            <w:proofErr w:type="spellEnd"/>
            <w:proofErr w:type="gramEnd"/>
            <w:r w:rsidR="006174CA">
              <w:rPr>
                <w:rFonts w:cs="Arial"/>
              </w:rPr>
              <w:t xml:space="preserve">  där precisionen kan minskas ner till endast årtal</w:t>
            </w:r>
            <w:r>
              <w:rPr>
                <w:rFonts w:cs="Arial"/>
              </w:rPr>
              <w:t>.</w:t>
            </w:r>
          </w:p>
        </w:tc>
        <w:tc>
          <w:tcPr>
            <w:tcW w:w="1617" w:type="dxa"/>
            <w:tcBorders>
              <w:left w:val="single" w:sz="4" w:space="0" w:color="auto"/>
              <w:right w:val="single" w:sz="4" w:space="0" w:color="auto"/>
            </w:tcBorders>
          </w:tcPr>
          <w:p w14:paraId="395DFA94" w14:textId="4951164E" w:rsidR="00B84B8B" w:rsidRPr="00D44F90" w:rsidRDefault="005331B1" w:rsidP="00C663D3">
            <w:r>
              <w:t>0</w:t>
            </w:r>
            <w:proofErr w:type="gramStart"/>
            <w:r>
              <w:t>..</w:t>
            </w:r>
            <w:proofErr w:type="gramEnd"/>
            <w:r>
              <w:t>1</w:t>
            </w:r>
          </w:p>
        </w:tc>
      </w:tr>
      <w:tr w:rsidR="00C663D3" w:rsidRPr="00D44F90" w14:paraId="740E3864" w14:textId="77777777" w:rsidTr="00621012">
        <w:tc>
          <w:tcPr>
            <w:tcW w:w="2943" w:type="dxa"/>
            <w:tcBorders>
              <w:left w:val="nil"/>
              <w:right w:val="nil"/>
            </w:tcBorders>
          </w:tcPr>
          <w:p w14:paraId="6F9C09C0" w14:textId="77777777" w:rsidR="00C663D3" w:rsidRPr="00D44F90" w:rsidRDefault="00C663D3" w:rsidP="00C663D3"/>
        </w:tc>
        <w:tc>
          <w:tcPr>
            <w:tcW w:w="2037" w:type="dxa"/>
            <w:tcBorders>
              <w:left w:val="nil"/>
              <w:right w:val="nil"/>
            </w:tcBorders>
          </w:tcPr>
          <w:p w14:paraId="502EFB71" w14:textId="77777777" w:rsidR="00C663D3" w:rsidRPr="00D44F90" w:rsidRDefault="00C663D3" w:rsidP="00C663D3"/>
        </w:tc>
        <w:tc>
          <w:tcPr>
            <w:tcW w:w="2925" w:type="dxa"/>
            <w:tcBorders>
              <w:left w:val="nil"/>
              <w:right w:val="nil"/>
            </w:tcBorders>
          </w:tcPr>
          <w:p w14:paraId="3570FF15" w14:textId="77777777" w:rsidR="00C663D3" w:rsidRPr="00D44F90" w:rsidRDefault="00C663D3" w:rsidP="00C663D3">
            <w:pPr>
              <w:rPr>
                <w:rFonts w:cs="Arial"/>
              </w:rPr>
            </w:pPr>
          </w:p>
        </w:tc>
        <w:tc>
          <w:tcPr>
            <w:tcW w:w="1617" w:type="dxa"/>
            <w:tcBorders>
              <w:left w:val="nil"/>
              <w:right w:val="nil"/>
            </w:tcBorders>
          </w:tcPr>
          <w:p w14:paraId="4AF6AB16" w14:textId="77777777" w:rsidR="00C663D3" w:rsidRPr="00D44F90" w:rsidRDefault="00C663D3" w:rsidP="00C663D3"/>
        </w:tc>
      </w:tr>
      <w:tr w:rsidR="00757615" w:rsidRPr="00D44F90" w14:paraId="4662EDA8" w14:textId="77777777" w:rsidTr="00521E7A">
        <w:trPr>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proofErr w:type="spellStart"/>
            <w:r w:rsidRPr="00D44F90">
              <w:rPr>
                <w:lang w:val="en-US" w:eastAsia="sv-SE"/>
              </w:rPr>
              <w:t>observationGroup</w:t>
            </w:r>
            <w:proofErr w:type="spellEnd"/>
            <w:r w:rsidRPr="00D44F90">
              <w:rPr>
                <w:lang w:val="en-US" w:eastAsia="sv-SE"/>
              </w:rPr>
              <w:t>/</w:t>
            </w:r>
          </w:p>
          <w:p w14:paraId="20D4ACE2" w14:textId="5402AB59" w:rsidR="00757615" w:rsidRPr="00D44F90" w:rsidRDefault="00B84B8B" w:rsidP="00C663D3">
            <w:pPr>
              <w:rPr>
                <w:lang w:val="en-US" w:eastAsia="sv-SE"/>
              </w:rPr>
            </w:pPr>
            <w:proofErr w:type="spellStart"/>
            <w:r w:rsidRPr="00D44F90">
              <w:rPr>
                <w:lang w:val="en-US" w:eastAsia="sv-SE"/>
              </w:rPr>
              <w:t>additionalParticipant</w:t>
            </w:r>
            <w:proofErr w:type="spellEnd"/>
            <w:r w:rsidRPr="00D44F90">
              <w:rPr>
                <w:lang w:val="en-US" w:eastAsia="sv-SE"/>
              </w:rPr>
              <w:t>/</w:t>
            </w:r>
          </w:p>
          <w:p w14:paraId="19F91719" w14:textId="6CB78EEB" w:rsidR="00757615" w:rsidRDefault="00757615" w:rsidP="00C663D3">
            <w:pPr>
              <w:rPr>
                <w:lang w:val="en-GB"/>
              </w:rPr>
            </w:pPr>
            <w:proofErr w:type="spellStart"/>
            <w:r w:rsidRPr="00D44F90">
              <w:rPr>
                <w:lang w:val="en-US"/>
              </w:rPr>
              <w:t>locati</w:t>
            </w:r>
            <w:proofErr w:type="spellEnd"/>
            <w:r>
              <w:rPr>
                <w:lang w:val="en-GB"/>
              </w:rPr>
              <w:t>on/</w:t>
            </w:r>
          </w:p>
          <w:p w14:paraId="03F7C804" w14:textId="386904F3" w:rsidR="00757615" w:rsidRDefault="00757615" w:rsidP="00C663D3">
            <w:pPr>
              <w:rPr>
                <w:lang w:val="en-GB"/>
              </w:rPr>
            </w:pPr>
            <w:r>
              <w:rPr>
                <w:lang w:val="en-GB"/>
              </w:rPr>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proofErr w:type="spellStart"/>
            <w:r w:rsidRPr="00D44F90">
              <w:rPr>
                <w:lang w:val="en-US"/>
              </w:rPr>
              <w:t>AddressType</w:t>
            </w:r>
            <w:proofErr w:type="spellEnd"/>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621012">
        <w:tc>
          <w:tcPr>
            <w:tcW w:w="2943" w:type="dxa"/>
          </w:tcPr>
          <w:p w14:paraId="5C441F1F" w14:textId="66DD5267" w:rsidR="00C663D3" w:rsidRPr="00D44F90" w:rsidRDefault="00C663D3" w:rsidP="00C663D3">
            <w:pPr>
              <w:rPr>
                <w:highlight w:val="green"/>
                <w:lang w:val="en-US"/>
              </w:rPr>
            </w:pPr>
            <w:r w:rsidRPr="00D44F90">
              <w:rPr>
                <w:lang w:val="en-US"/>
              </w:rPr>
              <w:t>use</w:t>
            </w:r>
          </w:p>
        </w:tc>
        <w:tc>
          <w:tcPr>
            <w:tcW w:w="2037" w:type="dxa"/>
          </w:tcPr>
          <w:p w14:paraId="3C6AC0FA" w14:textId="335E75FD" w:rsidR="00C663D3" w:rsidRPr="00C93E52" w:rsidRDefault="00C663D3" w:rsidP="00C663D3">
            <w:r w:rsidRPr="00D44F90">
              <w:rPr>
                <w:lang w:val="en-US"/>
              </w:rPr>
              <w:t>Post</w:t>
            </w:r>
            <w:proofErr w:type="spellStart"/>
            <w:r w:rsidRPr="00F6122B">
              <w:t>alAddressUse</w:t>
            </w:r>
            <w:r>
              <w:t>Enum</w:t>
            </w:r>
            <w:proofErr w:type="spellEnd"/>
          </w:p>
        </w:tc>
        <w:tc>
          <w:tcPr>
            <w:tcW w:w="2925" w:type="dxa"/>
          </w:tcPr>
          <w:p w14:paraId="4E142067" w14:textId="3BF4D189" w:rsidR="00111851" w:rsidRDefault="00111851" w:rsidP="00C663D3">
            <w:r>
              <w:t xml:space="preserve">Om flera adresser anges skiljs de åt via sin </w:t>
            </w:r>
            <w:proofErr w:type="spellStart"/>
            <w:r>
              <w:t>use</w:t>
            </w:r>
            <w:proofErr w:type="spellEnd"/>
            <w:r>
              <w:t xml:space="preserve">-kod. </w:t>
            </w:r>
            <w:r w:rsidR="003117E0">
              <w:t xml:space="preserve">Den primära/default adressen </w:t>
            </w:r>
            <w:r w:rsidR="003117E0">
              <w:lastRenderedPageBreak/>
              <w:t xml:space="preserve">anges alltid utan </w:t>
            </w:r>
            <w:proofErr w:type="spellStart"/>
            <w:r w:rsidR="003117E0">
              <w:t>use</w:t>
            </w:r>
            <w:proofErr w:type="spellEnd"/>
            <w:r w:rsidR="003117E0">
              <w:t>-kod.</w:t>
            </w:r>
          </w:p>
          <w:p w14:paraId="3A175953" w14:textId="77777777" w:rsidR="003117E0" w:rsidRDefault="003117E0" w:rsidP="00C663D3"/>
          <w:p w14:paraId="77D6C1F2" w14:textId="7F8C8D42" w:rsidR="00111851" w:rsidRDefault="00111851" w:rsidP="00C663D3">
            <w:r>
              <w:t>PHYS – Adress till fysisk plats/besöksadress</w:t>
            </w:r>
          </w:p>
          <w:p w14:paraId="3D2444EB" w14:textId="56AC2089" w:rsidR="00C663D3" w:rsidRDefault="00C663D3" w:rsidP="00C663D3">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p>
          <w:p w14:paraId="4B4B3AD4" w14:textId="77777777" w:rsidR="00C663D3" w:rsidRDefault="00C663D3" w:rsidP="00C663D3"/>
          <w:p w14:paraId="667A130E" w14:textId="7A59E21D" w:rsidR="00C663D3" w:rsidRPr="00C93E52" w:rsidRDefault="00EF7886" w:rsidP="003117E0">
            <w:r>
              <w:t xml:space="preserve">När </w:t>
            </w:r>
            <w:r w:rsidR="00C663D3">
              <w:t xml:space="preserve">det inte finns en adress med </w:t>
            </w:r>
            <w:r>
              <w:t>”</w:t>
            </w:r>
            <w:proofErr w:type="spellStart"/>
            <w:r w:rsidR="00C663D3">
              <w:t>use</w:t>
            </w:r>
            <w:proofErr w:type="spellEnd"/>
            <w:r>
              <w:t>”</w:t>
            </w:r>
            <w:r w:rsidR="00C663D3">
              <w:t xml:space="preserve"> som matchar syftet med adressanvändningen</w:t>
            </w:r>
            <w:r>
              <w:t xml:space="preserve">, väljs </w:t>
            </w:r>
            <w:r w:rsidR="003117E0">
              <w:t>den primära adressen</w:t>
            </w:r>
            <w:r w:rsidR="00C663D3">
              <w:t>.</w:t>
            </w:r>
          </w:p>
        </w:tc>
        <w:tc>
          <w:tcPr>
            <w:tcW w:w="1617" w:type="dxa"/>
          </w:tcPr>
          <w:p w14:paraId="7439F0ED" w14:textId="4C37C655" w:rsidR="00C663D3" w:rsidRPr="00C93E52" w:rsidRDefault="00C663D3" w:rsidP="00C663D3">
            <w:r>
              <w:lastRenderedPageBreak/>
              <w:t>0</w:t>
            </w:r>
            <w:proofErr w:type="gramStart"/>
            <w:r>
              <w:t>..</w:t>
            </w:r>
            <w:proofErr w:type="gramEnd"/>
            <w:r>
              <w:t>1</w:t>
            </w:r>
          </w:p>
        </w:tc>
      </w:tr>
      <w:tr w:rsidR="00C663D3"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lastRenderedPageBreak/>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6665CFF4" w14:textId="4F502C26" w:rsidR="00C663D3" w:rsidRPr="003E007E" w:rsidRDefault="00C663D3" w:rsidP="00C663D3">
            <w:pPr>
              <w:rPr>
                <w:lang w:val="en-US"/>
              </w:rPr>
            </w:pPr>
          </w:p>
        </w:tc>
      </w:tr>
      <w:tr w:rsidR="00C663D3"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587E8EA2" w14:textId="11665BB5" w:rsidR="00B84B8B" w:rsidRPr="009A0B16" w:rsidRDefault="00B84B8B" w:rsidP="00C663D3">
            <w:pPr>
              <w:rPr>
                <w:lang w:val="en-US" w:eastAsia="sv-SE"/>
              </w:rPr>
            </w:pPr>
            <w:proofErr w:type="spellStart"/>
            <w:r>
              <w:rPr>
                <w:lang w:eastAsia="sv-SE"/>
              </w:rPr>
              <w:t>additionalParticipant</w:t>
            </w:r>
            <w:proofErr w:type="spellEnd"/>
            <w:r>
              <w:rPr>
                <w:lang w:eastAsia="sv-SE"/>
              </w:rPr>
              <w: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621012">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621012">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C663D3" w:rsidRPr="006174CA" w:rsidRDefault="00C663D3" w:rsidP="00C663D3">
            <w:pPr>
              <w:rPr>
                <w:rFonts w:cs="Arial"/>
                <w:lang w:val="en-US"/>
              </w:rPr>
            </w:pPr>
            <w:r w:rsidRPr="006174CA">
              <w:rPr>
                <w:rFonts w:cs="Arial"/>
                <w:color w:val="000000"/>
                <w:lang w:val="en-US" w:eastAsia="sv-SE"/>
              </w:rPr>
              <w:t xml:space="preserve">Enumeration </w:t>
            </w:r>
            <w:proofErr w:type="spellStart"/>
            <w:r w:rsidRPr="006174CA">
              <w:rPr>
                <w:rFonts w:cs="Arial"/>
                <w:color w:val="000000"/>
                <w:lang w:val="en-US" w:eastAsia="sv-SE"/>
              </w:rPr>
              <w:t>baserat</w:t>
            </w:r>
            <w:proofErr w:type="spellEnd"/>
            <w:r w:rsidRPr="006174CA">
              <w:rPr>
                <w:rFonts w:cs="Arial"/>
                <w:color w:val="000000"/>
                <w:lang w:val="en-US" w:eastAsia="sv-SE"/>
              </w:rPr>
              <w:t xml:space="preserve"> </w:t>
            </w:r>
            <w:proofErr w:type="spellStart"/>
            <w:r w:rsidRPr="006174CA">
              <w:rPr>
                <w:rFonts w:cs="Arial"/>
                <w:color w:val="000000"/>
                <w:lang w:val="en-US" w:eastAsia="sv-SE"/>
              </w:rPr>
              <w:t>på</w:t>
            </w:r>
            <w:proofErr w:type="spellEnd"/>
            <w:r w:rsidRPr="006174CA">
              <w:rPr>
                <w:rFonts w:cs="Arial"/>
                <w:color w:val="000000"/>
                <w:lang w:val="en-US" w:eastAsia="sv-SE"/>
              </w:rPr>
              <w:t xml:space="preserve"> </w:t>
            </w:r>
            <w:r w:rsidRPr="006174CA">
              <w:rPr>
                <w:rFonts w:cs="Arial"/>
                <w:lang w:val="en-US"/>
              </w:rPr>
              <w:t>ISO 21090:</w:t>
            </w:r>
          </w:p>
          <w:p w14:paraId="1E6A9902" w14:textId="77777777" w:rsidR="009F51A5" w:rsidRPr="00C93E52" w:rsidRDefault="009F51A5" w:rsidP="009F51A5">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5B6FC7F7" w14:textId="4515EBEE" w:rsidR="009F51A5" w:rsidRPr="006174CA" w:rsidRDefault="009F51A5" w:rsidP="009F51A5">
            <w:pPr>
              <w:rPr>
                <w:rFonts w:cs="Arial"/>
                <w:lang w:val="en-US"/>
              </w:rPr>
            </w:pPr>
            <w:r w:rsidRPr="006174CA">
              <w:rPr>
                <w:rFonts w:cs="Arial"/>
                <w:lang w:val="en-US"/>
              </w:rPr>
              <w:t>POB = Postbox</w:t>
            </w:r>
          </w:p>
          <w:p w14:paraId="6E284051" w14:textId="77777777" w:rsidR="00C663D3" w:rsidRPr="006174CA" w:rsidRDefault="00C663D3" w:rsidP="00C663D3">
            <w:pPr>
              <w:rPr>
                <w:rFonts w:cs="Arial"/>
                <w:lang w:val="en-US"/>
              </w:rPr>
            </w:pPr>
            <w:r w:rsidRPr="006174CA">
              <w:rPr>
                <w:rFonts w:cs="Arial"/>
                <w:lang w:val="en-US"/>
              </w:rPr>
              <w:t xml:space="preserve">SAL = </w:t>
            </w:r>
            <w:proofErr w:type="spellStart"/>
            <w:r w:rsidRPr="006174CA">
              <w:rPr>
                <w:rFonts w:cs="Arial"/>
                <w:lang w:val="en-US"/>
              </w:rPr>
              <w:t>Gatuadressrad</w:t>
            </w:r>
            <w:proofErr w:type="spellEnd"/>
            <w:r w:rsidRPr="006174CA">
              <w:rPr>
                <w:rFonts w:cs="Arial"/>
                <w:lang w:val="en-US"/>
              </w:rPr>
              <w:t xml:space="preserve"> </w:t>
            </w:r>
          </w:p>
          <w:p w14:paraId="7CAD2176" w14:textId="77777777" w:rsidR="009F51A5" w:rsidRPr="006174CA" w:rsidRDefault="009F51A5" w:rsidP="009F51A5">
            <w:pPr>
              <w:rPr>
                <w:rFonts w:cs="Arial"/>
                <w:lang w:val="en-US"/>
              </w:rPr>
            </w:pPr>
            <w:r w:rsidRPr="006174CA">
              <w:rPr>
                <w:rFonts w:cs="Arial"/>
                <w:lang w:val="en-US"/>
              </w:rPr>
              <w:t xml:space="preserve">ZIP = </w:t>
            </w:r>
            <w:proofErr w:type="spellStart"/>
            <w:r w:rsidRPr="006174CA">
              <w:rPr>
                <w:rFonts w:cs="Arial"/>
                <w:lang w:val="en-US"/>
              </w:rPr>
              <w:t>Postnummer</w:t>
            </w:r>
            <w:proofErr w:type="spellEnd"/>
          </w:p>
          <w:p w14:paraId="6946739D" w14:textId="77777777" w:rsidR="009F51A5" w:rsidRPr="006174CA" w:rsidRDefault="009F51A5" w:rsidP="009F51A5">
            <w:pPr>
              <w:rPr>
                <w:rFonts w:cs="Arial"/>
                <w:lang w:val="en-US"/>
              </w:rPr>
            </w:pPr>
            <w:r w:rsidRPr="006174CA">
              <w:rPr>
                <w:rFonts w:cs="Arial"/>
                <w:lang w:val="en-US"/>
              </w:rPr>
              <w:t xml:space="preserve">CTY = </w:t>
            </w:r>
            <w:proofErr w:type="spellStart"/>
            <w:r w:rsidRPr="006174CA">
              <w:rPr>
                <w:rFonts w:cs="Arial"/>
                <w:lang w:val="en-US"/>
              </w:rPr>
              <w:t>Postort</w:t>
            </w:r>
            <w:proofErr w:type="spellEnd"/>
          </w:p>
          <w:p w14:paraId="61D7B8B8" w14:textId="5C4362BF" w:rsidR="009F51A5" w:rsidRPr="006174CA" w:rsidRDefault="009F51A5" w:rsidP="009F51A5">
            <w:pPr>
              <w:rPr>
                <w:rFonts w:cs="Arial"/>
                <w:lang w:val="en-US"/>
              </w:rPr>
            </w:pPr>
            <w:r w:rsidRPr="006174CA">
              <w:rPr>
                <w:rFonts w:cs="Arial"/>
                <w:lang w:val="en-US"/>
              </w:rPr>
              <w:t>CNT = Land</w:t>
            </w:r>
          </w:p>
          <w:p w14:paraId="7B424C9C" w14:textId="0EE44B26" w:rsidR="009F51A5" w:rsidRPr="00C50BF7" w:rsidRDefault="009F51A5" w:rsidP="009F51A5">
            <w:pPr>
              <w:rPr>
                <w:rFonts w:cs="Arial"/>
                <w:lang w:val="en-US"/>
              </w:rPr>
            </w:pPr>
            <w:r w:rsidRPr="00C50BF7">
              <w:rPr>
                <w:rFonts w:cs="Arial"/>
                <w:lang w:val="en-US"/>
              </w:rPr>
              <w:t xml:space="preserve">PRE = </w:t>
            </w:r>
            <w:proofErr w:type="spellStart"/>
            <w:r w:rsidRPr="00C50BF7">
              <w:rPr>
                <w:rFonts w:cs="Arial"/>
                <w:lang w:val="en-US"/>
              </w:rPr>
              <w:t>Distriktsområde</w:t>
            </w:r>
            <w:proofErr w:type="spellEnd"/>
            <w:r w:rsidRPr="00C50BF7">
              <w:rPr>
                <w:rFonts w:cs="Arial"/>
                <w:lang w:val="en-US"/>
              </w:rPr>
              <w:t xml:space="preserve"> (LKF-</w:t>
            </w:r>
            <w:proofErr w:type="spellStart"/>
            <w:r w:rsidRPr="00C50BF7">
              <w:rPr>
                <w:rFonts w:cs="Arial"/>
                <w:lang w:val="en-US"/>
              </w:rPr>
              <w:t>kod</w:t>
            </w:r>
            <w:proofErr w:type="spellEnd"/>
            <w:r w:rsidRPr="00C50BF7">
              <w:rPr>
                <w:rFonts w:cs="Arial"/>
                <w:lang w:val="en-US"/>
              </w:rPr>
              <w:t>)</w:t>
            </w:r>
          </w:p>
          <w:p w14:paraId="4C1F3FEA" w14:textId="4160A2EC" w:rsidR="009F51A5" w:rsidRDefault="009F51A5" w:rsidP="009F51A5">
            <w:pPr>
              <w:rPr>
                <w:rFonts w:cs="Arial"/>
              </w:rPr>
            </w:pPr>
            <w:r>
              <w:rPr>
                <w:rFonts w:cs="Arial"/>
              </w:rPr>
              <w:t>CPA = Län (anges med länskod enligt SCB)</w:t>
            </w:r>
          </w:p>
          <w:p w14:paraId="60C33D89" w14:textId="77777777" w:rsidR="009F51A5" w:rsidRDefault="009F51A5" w:rsidP="009F51A5">
            <w:pPr>
              <w:rPr>
                <w:rFonts w:cs="Arial"/>
              </w:rPr>
            </w:pPr>
          </w:p>
          <w:p w14:paraId="3D1C91E1" w14:textId="6966AB5E" w:rsidR="009F51A5" w:rsidRDefault="009F51A5" w:rsidP="009F51A5">
            <w:pPr>
              <w:rPr>
                <w:rFonts w:cs="Arial"/>
              </w:rPr>
            </w:pPr>
            <w:r>
              <w:rPr>
                <w:rFonts w:cs="Arial"/>
              </w:rPr>
              <w:t>Koderna är listade i den sorteringsordning de ska förekomma i meddelandet.</w:t>
            </w:r>
          </w:p>
          <w:p w14:paraId="01F8C61B" w14:textId="3E584348" w:rsidR="00C663D3" w:rsidRPr="006C50FA" w:rsidRDefault="00C663D3" w:rsidP="00C663D3">
            <w:pPr>
              <w:rPr>
                <w:rFonts w:cs="Arial"/>
              </w:rPr>
            </w:pP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t>0..1</w:t>
            </w:r>
          </w:p>
        </w:tc>
      </w:tr>
      <w:tr w:rsidR="00C663D3"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single" w:sz="4" w:space="0" w:color="auto"/>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01CFB83B" w14:textId="77777777" w:rsidR="00C663D3" w:rsidRPr="003E007E" w:rsidRDefault="00C663D3" w:rsidP="00C663D3">
            <w:pPr>
              <w:rPr>
                <w:lang w:val="en-US"/>
              </w:rPr>
            </w:pPr>
          </w:p>
        </w:tc>
      </w:tr>
      <w:tr w:rsidR="00C663D3" w:rsidRPr="00964D8F" w14:paraId="286903E7" w14:textId="77777777" w:rsidTr="00621012">
        <w:tc>
          <w:tcPr>
            <w:tcW w:w="2943" w:type="dxa"/>
            <w:shd w:val="clear" w:color="auto" w:fill="A6A6A6" w:themeFill="background1" w:themeFillShade="A6"/>
          </w:tcPr>
          <w:p w14:paraId="5D91F394"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621012">
        <w:tc>
          <w:tcPr>
            <w:tcW w:w="2943" w:type="dxa"/>
          </w:tcPr>
          <w:p w14:paraId="5FC777FA" w14:textId="1C93327E" w:rsidR="00C663D3" w:rsidRPr="003C622B" w:rsidRDefault="00C663D3" w:rsidP="00C663D3">
            <w:pPr>
              <w:rPr>
                <w:lang w:val="en-US"/>
              </w:rPr>
            </w:pPr>
            <w:proofErr w:type="spellStart"/>
            <w:r w:rsidRPr="003C622B">
              <w:rPr>
                <w:lang w:eastAsia="sv-SE"/>
              </w:rPr>
              <w:t>code</w:t>
            </w:r>
            <w:proofErr w:type="spellEnd"/>
          </w:p>
        </w:tc>
        <w:tc>
          <w:tcPr>
            <w:tcW w:w="2037" w:type="dxa"/>
          </w:tcPr>
          <w:p w14:paraId="0252A178" w14:textId="5604C7CA" w:rsidR="00C663D3" w:rsidRPr="00C93E52" w:rsidRDefault="00C663D3" w:rsidP="00C663D3">
            <w:proofErr w:type="spellStart"/>
            <w:r w:rsidRPr="00C93E52">
              <w:t>CVType</w:t>
            </w:r>
            <w:proofErr w:type="spellEnd"/>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621012">
        <w:tc>
          <w:tcPr>
            <w:tcW w:w="2943" w:type="dxa"/>
          </w:tcPr>
          <w:p w14:paraId="69D09B7E" w14:textId="536AAEF7" w:rsidR="00C663D3" w:rsidRPr="003C622B" w:rsidRDefault="00C663D3" w:rsidP="00C663D3">
            <w:pPr>
              <w:rPr>
                <w:lang w:val="en-GB"/>
              </w:rPr>
            </w:pPr>
            <w:proofErr w:type="spellStart"/>
            <w:r w:rsidRPr="003C622B">
              <w:rPr>
                <w:lang w:eastAsia="sv-SE"/>
              </w:rPr>
              <w:t>code.code</w:t>
            </w:r>
            <w:proofErr w:type="spellEnd"/>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621012">
        <w:tc>
          <w:tcPr>
            <w:tcW w:w="2943" w:type="dxa"/>
          </w:tcPr>
          <w:p w14:paraId="056EDA13" w14:textId="32EC3F5F" w:rsidR="00C663D3" w:rsidRPr="003C622B" w:rsidRDefault="00C663D3" w:rsidP="00C663D3">
            <w:proofErr w:type="spellStart"/>
            <w:r w:rsidRPr="003C622B">
              <w:rPr>
                <w:lang w:eastAsia="sv-SE"/>
              </w:rPr>
              <w:t>code.codeSystem</w:t>
            </w:r>
            <w:proofErr w:type="spellEnd"/>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621012">
        <w:tc>
          <w:tcPr>
            <w:tcW w:w="2943" w:type="dxa"/>
          </w:tcPr>
          <w:p w14:paraId="41F8889B" w14:textId="719F6F2F" w:rsidR="00C663D3" w:rsidRPr="003C622B" w:rsidRDefault="00C663D3" w:rsidP="00C663D3">
            <w:proofErr w:type="spellStart"/>
            <w:r w:rsidRPr="003C622B">
              <w:rPr>
                <w:lang w:eastAsia="sv-SE"/>
              </w:rPr>
              <w:t>code.codeSystemName</w:t>
            </w:r>
            <w:proofErr w:type="spellEnd"/>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2456933D" w14:textId="77777777" w:rsidTr="00621012">
        <w:tc>
          <w:tcPr>
            <w:tcW w:w="2943" w:type="dxa"/>
            <w:tcBorders>
              <w:bottom w:val="single" w:sz="4" w:space="0" w:color="auto"/>
            </w:tcBorders>
          </w:tcPr>
          <w:p w14:paraId="76974DAD" w14:textId="6CDC4DFB" w:rsidR="00C663D3" w:rsidRPr="003C622B" w:rsidRDefault="00C663D3" w:rsidP="00C663D3">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4E6080F6" w14:textId="77777777" w:rsidTr="00621012">
        <w:tc>
          <w:tcPr>
            <w:tcW w:w="2943" w:type="dxa"/>
            <w:tcBorders>
              <w:bottom w:val="single" w:sz="4" w:space="0" w:color="auto"/>
            </w:tcBorders>
          </w:tcPr>
          <w:p w14:paraId="0F37745E" w14:textId="2498A92E" w:rsidR="00C663D3" w:rsidRPr="00DE065A" w:rsidRDefault="00C663D3" w:rsidP="00C663D3">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C663D3" w:rsidRPr="00C93E52" w:rsidRDefault="00C663D3" w:rsidP="00C663D3">
            <w:proofErr w:type="spellStart"/>
            <w:r w:rsidRPr="006C50FA">
              <w:t>ReferredInformationType</w:t>
            </w:r>
            <w:proofErr w:type="spellEnd"/>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w:t>
            </w:r>
            <w:proofErr w:type="gramStart"/>
            <w:r>
              <w:t>..</w:t>
            </w:r>
            <w:proofErr w:type="gramEnd"/>
            <w:r>
              <w:t>1</w:t>
            </w:r>
          </w:p>
        </w:tc>
      </w:tr>
      <w:tr w:rsidR="00C663D3" w:rsidRPr="00B81FE2" w14:paraId="53D52190" w14:textId="77777777" w:rsidTr="00621012">
        <w:tc>
          <w:tcPr>
            <w:tcW w:w="2943" w:type="dxa"/>
            <w:tcBorders>
              <w:left w:val="nil"/>
              <w:right w:val="nil"/>
            </w:tcBorders>
          </w:tcPr>
          <w:p w14:paraId="0F8C30ED" w14:textId="77777777" w:rsidR="00C663D3" w:rsidRPr="00C93E52" w:rsidRDefault="00C663D3" w:rsidP="00C663D3"/>
        </w:tc>
        <w:tc>
          <w:tcPr>
            <w:tcW w:w="2037" w:type="dxa"/>
            <w:tcBorders>
              <w:left w:val="nil"/>
              <w:right w:val="nil"/>
            </w:tcBorders>
          </w:tcPr>
          <w:p w14:paraId="103DA4A8" w14:textId="77777777" w:rsidR="00C663D3" w:rsidRPr="00C93E52" w:rsidRDefault="00C663D3" w:rsidP="00C663D3"/>
        </w:tc>
        <w:tc>
          <w:tcPr>
            <w:tcW w:w="2925" w:type="dxa"/>
            <w:tcBorders>
              <w:left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right w:val="nil"/>
            </w:tcBorders>
          </w:tcPr>
          <w:p w14:paraId="33E7848F" w14:textId="77777777" w:rsidR="00C663D3" w:rsidRPr="00C93E52" w:rsidRDefault="00C663D3" w:rsidP="00C663D3">
            <w:pPr>
              <w:rPr>
                <w:lang w:val="en-US"/>
              </w:rPr>
            </w:pPr>
          </w:p>
        </w:tc>
      </w:tr>
      <w:tr w:rsidR="00C663D3" w:rsidRPr="008345BA" w14:paraId="473D4552" w14:textId="77777777" w:rsidTr="00621012">
        <w:tc>
          <w:tcPr>
            <w:tcW w:w="2943" w:type="dxa"/>
            <w:shd w:val="clear" w:color="auto" w:fill="A6A6A6" w:themeFill="background1" w:themeFillShade="A6"/>
          </w:tcPr>
          <w:p w14:paraId="5D2824B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C663D3" w:rsidRPr="00C93E52" w:rsidRDefault="00C663D3" w:rsidP="00C663D3">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621012">
        <w:tc>
          <w:tcPr>
            <w:tcW w:w="2943" w:type="dxa"/>
          </w:tcPr>
          <w:p w14:paraId="149947D0" w14:textId="479145CD" w:rsidR="00C663D3" w:rsidRPr="003C622B" w:rsidRDefault="00C663D3" w:rsidP="00C663D3">
            <w:pPr>
              <w:rPr>
                <w:lang w:val="en-GB"/>
              </w:rPr>
            </w:pPr>
            <w:r w:rsidRPr="003C622B">
              <w:t>id</w:t>
            </w:r>
          </w:p>
        </w:tc>
        <w:tc>
          <w:tcPr>
            <w:tcW w:w="2037" w:type="dxa"/>
          </w:tcPr>
          <w:p w14:paraId="5764B50D" w14:textId="2B2FB0BA" w:rsidR="00C663D3" w:rsidRPr="00C93E52" w:rsidRDefault="00C663D3" w:rsidP="00C663D3">
            <w:proofErr w:type="spellStart"/>
            <w:r w:rsidRPr="00C93E52">
              <w:t>IIType</w:t>
            </w:r>
            <w:proofErr w:type="spellEnd"/>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w:t>
            </w:r>
            <w:proofErr w:type="gramStart"/>
            <w:r w:rsidRPr="00C93E52">
              <w:t>..</w:t>
            </w:r>
            <w:proofErr w:type="gramEnd"/>
            <w:r w:rsidRPr="00C93E52">
              <w:t>1</w:t>
            </w:r>
          </w:p>
        </w:tc>
      </w:tr>
      <w:tr w:rsidR="00C663D3"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621012">
        <w:tc>
          <w:tcPr>
            <w:tcW w:w="2943" w:type="dxa"/>
          </w:tcPr>
          <w:p w14:paraId="7EA9BA4C" w14:textId="73E3A6A0" w:rsidR="00C663D3" w:rsidRPr="003C622B" w:rsidRDefault="00C663D3" w:rsidP="00C663D3">
            <w:pPr>
              <w:rPr>
                <w:lang w:val="en-GB"/>
              </w:rPr>
            </w:pPr>
            <w:proofErr w:type="spellStart"/>
            <w:r w:rsidRPr="003C622B">
              <w:t>time</w:t>
            </w:r>
            <w:proofErr w:type="spellEnd"/>
          </w:p>
        </w:tc>
        <w:tc>
          <w:tcPr>
            <w:tcW w:w="2037" w:type="dxa"/>
          </w:tcPr>
          <w:p w14:paraId="505CE8A0" w14:textId="02DBC4B1" w:rsidR="00C663D3" w:rsidRPr="00C93E52" w:rsidRDefault="006174CA" w:rsidP="00C663D3">
            <w:pPr>
              <w:rPr>
                <w:lang w:val="en-GB"/>
              </w:rPr>
            </w:pPr>
            <w:proofErr w:type="spellStart"/>
            <w:r>
              <w:t>Partial</w:t>
            </w:r>
            <w:r w:rsidR="00C663D3" w:rsidRPr="00C93E52">
              <w:t>TimeStamp</w:t>
            </w:r>
            <w:r>
              <w:t>Type</w:t>
            </w:r>
            <w:proofErr w:type="spellEnd"/>
          </w:p>
        </w:tc>
        <w:tc>
          <w:tcPr>
            <w:tcW w:w="2925" w:type="dxa"/>
          </w:tcPr>
          <w:p w14:paraId="0C47CEDF" w14:textId="441567B5" w:rsidR="00C663D3" w:rsidRPr="00C93E52" w:rsidRDefault="00C663D3" w:rsidP="00C663D3">
            <w:r w:rsidRPr="00C93E52">
              <w:rPr>
                <w:rFonts w:cs="Arial"/>
              </w:rPr>
              <w:t xml:space="preserve">Starttid av refererad information. Uttrycks med formatet </w:t>
            </w:r>
            <w:proofErr w:type="spellStart"/>
            <w:r w:rsidRPr="00C93E52">
              <w:rPr>
                <w:rFonts w:cs="Arial"/>
              </w:rPr>
              <w:t>ÅÅÅÅMMDDttmmss</w:t>
            </w:r>
            <w:proofErr w:type="spellEnd"/>
            <w:r w:rsidR="006174CA">
              <w:rPr>
                <w:rFonts w:cs="Arial"/>
              </w:rPr>
              <w:t xml:space="preserve"> där precisionen kan minskas ner till att bara ange år</w:t>
            </w:r>
            <w:r w:rsidRPr="00C93E52">
              <w:rPr>
                <w:rFonts w:cs="Arial"/>
              </w:rPr>
              <w:t xml:space="preserve">. </w:t>
            </w:r>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621012">
        <w:tc>
          <w:tcPr>
            <w:tcW w:w="2943" w:type="dxa"/>
          </w:tcPr>
          <w:p w14:paraId="2BD23148" w14:textId="39A064D4" w:rsidR="00C663D3" w:rsidRPr="003C622B" w:rsidRDefault="00C663D3" w:rsidP="00C663D3">
            <w:pPr>
              <w:rPr>
                <w:lang w:val="en-GB"/>
              </w:rPr>
            </w:pPr>
            <w:proofErr w:type="spellStart"/>
            <w:r w:rsidRPr="003C622B">
              <w:t>type</w:t>
            </w:r>
            <w:proofErr w:type="spellEnd"/>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0F825726" w:rsidR="00C663D3" w:rsidRPr="00C93E52" w:rsidRDefault="00C663D3" w:rsidP="00AA37A5">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w:t>
            </w:r>
            <w:r w:rsidR="0001179B">
              <w:t xml:space="preserve"> en aktivitet ha ett samband till </w:t>
            </w:r>
            <w:proofErr w:type="gramStart"/>
            <w:r w:rsidR="0001179B">
              <w:t>en  observation</w:t>
            </w:r>
            <w:proofErr w:type="gramEnd"/>
            <w:r w:rsidR="0001179B">
              <w:t xml:space="preserve"> och då är  </w:t>
            </w:r>
            <w:proofErr w:type="spellStart"/>
            <w:r w:rsidR="0001179B">
              <w:lastRenderedPageBreak/>
              <w:t>r</w:t>
            </w:r>
            <w:r w:rsidR="0001179B" w:rsidRPr="00C93E52">
              <w:t>eferredInformationType</w:t>
            </w:r>
            <w:proofErr w:type="spellEnd"/>
            <w:r w:rsidR="0001179B">
              <w:t xml:space="preserve"> ”</w:t>
            </w:r>
            <w:proofErr w:type="spellStart"/>
            <w:r w:rsidR="0001179B" w:rsidRPr="00F83C47">
              <w:rPr>
                <w:color w:val="000000"/>
              </w:rPr>
              <w:t>ch</w:t>
            </w:r>
            <w:r w:rsidR="0001179B">
              <w:rPr>
                <w:color w:val="000000"/>
              </w:rPr>
              <w:t>b</w:t>
            </w:r>
            <w:proofErr w:type="spellEnd"/>
            <w:r w:rsidR="0001179B">
              <w:rPr>
                <w:color w:val="000000"/>
              </w:rPr>
              <w:t>-</w:t>
            </w:r>
            <w:proofErr w:type="spellStart"/>
            <w:r w:rsidR="0001179B" w:rsidRPr="00F83C47">
              <w:rPr>
                <w:color w:val="000000"/>
              </w:rPr>
              <w:t>o</w:t>
            </w:r>
            <w:r w:rsidR="0001179B">
              <w:t>”</w:t>
            </w:r>
            <w:ins w:id="241" w:author="Torbjörn Dahlin" w:date="2015-03-11T01:04:00Z">
              <w:r w:rsidR="00AA37A5">
                <w:t>.</w:t>
              </w:r>
            </w:ins>
            <w:del w:id="242" w:author="Torbjörn Dahlin" w:date="2015-03-11T01:04:00Z">
              <w:r w:rsidR="0001179B" w:rsidDel="00AA37A5">
                <w:delText xml:space="preserve"> eller </w:delText>
              </w:r>
              <w:r w:rsidDel="00AA37A5">
                <w:delText>en observation ha</w:delText>
              </w:r>
              <w:r w:rsidR="00986B59" w:rsidDel="00AA37A5">
                <w:delText>r</w:delText>
              </w:r>
              <w:r w:rsidDel="00AA37A5">
                <w:delText xml:space="preserve"> ett samband till en </w:delText>
              </w:r>
              <w:r w:rsidR="0001179B" w:rsidDel="00AA37A5">
                <w:delText>kontakt</w:delText>
              </w:r>
              <w:r w:rsidDel="00AA37A5">
                <w:delText xml:space="preserve"> och då är  r</w:delText>
              </w:r>
              <w:r w:rsidRPr="00C93E52" w:rsidDel="00AA37A5">
                <w:delText>eferredInformationType</w:delText>
              </w:r>
              <w:r w:rsidDel="00AA37A5">
                <w:delText xml:space="preserve"> ”</w:delText>
              </w:r>
              <w:r w:rsidR="0001179B" w:rsidDel="00AA37A5">
                <w:rPr>
                  <w:color w:val="000000"/>
                </w:rPr>
                <w:delText>v</w:delText>
              </w:r>
              <w:r w:rsidR="00986B59" w:rsidDel="00AA37A5">
                <w:rPr>
                  <w:color w:val="000000"/>
                </w:rPr>
                <w:delText>k</w:delText>
              </w:r>
              <w:r w:rsidR="0001179B" w:rsidDel="00AA37A5">
                <w:rPr>
                  <w:color w:val="000000"/>
                </w:rPr>
                <w:delText>o</w:delText>
              </w:r>
              <w:r w:rsidDel="00AA37A5">
                <w:delText>”</w:delText>
              </w:r>
              <w:r w:rsidR="0001179B" w:rsidDel="00AA37A5">
                <w:delText xml:space="preserve">. </w:delText>
              </w:r>
            </w:del>
            <w:r w:rsidR="0001179B">
              <w:t>Se</w:t>
            </w:r>
            <w:proofErr w:type="spellEnd"/>
            <w:r w:rsidR="0001179B">
              <w:t xml:space="preserve"> avsnitt om </w:t>
            </w:r>
            <w:proofErr w:type="spellStart"/>
            <w:r w:rsidR="0001179B">
              <w:t>categorization</w:t>
            </w:r>
            <w:proofErr w:type="spellEnd"/>
            <w:r w:rsidR="0001179B">
              <w:t xml:space="preserve"> i tjänstekontraktsbeskrivning för respektive tjänst, som passar för det relaterade objektet.</w:t>
            </w:r>
          </w:p>
        </w:tc>
        <w:tc>
          <w:tcPr>
            <w:tcW w:w="1617" w:type="dxa"/>
          </w:tcPr>
          <w:p w14:paraId="4AA62D5D" w14:textId="4418D888" w:rsidR="00C663D3" w:rsidRPr="00C93E52" w:rsidRDefault="00C663D3" w:rsidP="00C663D3">
            <w:r w:rsidRPr="002C2FC3">
              <w:lastRenderedPageBreak/>
              <w:t>1</w:t>
            </w:r>
          </w:p>
        </w:tc>
      </w:tr>
      <w:tr w:rsidR="00C663D3"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proofErr w:type="spellStart"/>
            <w:r w:rsidRPr="002C2FC3">
              <w:lastRenderedPageBreak/>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proofErr w:type="spellStart"/>
            <w:r w:rsidRPr="002C2FC3">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717AF0D2" w:rsidR="00C663D3" w:rsidRPr="00C93E52" w:rsidRDefault="00C663D3" w:rsidP="00AA37A5">
            <w:pPr>
              <w:rPr>
                <w:rFonts w:cs="Arial"/>
              </w:rPr>
            </w:pPr>
            <w:del w:id="243" w:author="Torbjörn Dahlin" w:date="2015-03-11T01:04:00Z">
              <w:r w:rsidDel="00AA37A5">
                <w:rPr>
                  <w:rFonts w:cs="Arial"/>
                </w:rPr>
                <w:delText>Källsystem</w:delText>
              </w:r>
              <w:r w:rsidR="003117E0" w:rsidDel="00AA37A5">
                <w:rPr>
                  <w:rFonts w:cs="Arial"/>
                </w:rPr>
                <w:delText>s</w:delText>
              </w:r>
              <w:r w:rsidDel="00AA37A5">
                <w:rPr>
                  <w:rFonts w:cs="Arial"/>
                </w:rPr>
                <w:delText xml:space="preserve"> </w:delText>
              </w:r>
              <w:r w:rsidR="003117E0" w:rsidDel="00AA37A5">
                <w:rPr>
                  <w:rFonts w:cs="Arial"/>
                </w:rPr>
                <w:delText>eller verksamhetadress</w:delText>
              </w:r>
            </w:del>
            <w:ins w:id="244" w:author="Torbjörn Dahlin" w:date="2015-03-11T01:04:00Z">
              <w:r w:rsidR="00AA37A5">
                <w:rPr>
                  <w:rFonts w:cs="Arial"/>
                </w:rPr>
                <w:t>Vårdgivare som är informationsägare av</w:t>
              </w:r>
            </w:ins>
            <w:r w:rsidR="003117E0">
              <w:rPr>
                <w:rFonts w:cs="Arial"/>
              </w:rPr>
              <w:t xml:space="preserve"> </w:t>
            </w:r>
            <w:del w:id="245" w:author="Torbjörn Dahlin" w:date="2015-03-11T01:05:00Z">
              <w:r w:rsidR="003117E0" w:rsidDel="00AA37A5">
                <w:rPr>
                  <w:rFonts w:cs="Arial"/>
                </w:rPr>
                <w:delText xml:space="preserve">till </w:delText>
              </w:r>
            </w:del>
            <w:r>
              <w:rPr>
                <w:rFonts w:cs="Arial"/>
              </w:rPr>
              <w:t>den refererade informationen</w:t>
            </w:r>
            <w:r w:rsidR="003117E0">
              <w:rPr>
                <w:rFonts w:cs="Arial"/>
              </w:rPr>
              <w:t>, beroende på vilken adresseringsmodell tjänsten tillämpar</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w:t>
            </w:r>
            <w:proofErr w:type="gramStart"/>
            <w:r>
              <w:t>..</w:t>
            </w:r>
            <w:proofErr w:type="gramEnd"/>
            <w:r>
              <w:t>1</w:t>
            </w:r>
          </w:p>
        </w:tc>
      </w:tr>
      <w:tr w:rsidR="00C663D3"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C663D3" w:rsidRPr="002C2FC3" w:rsidRDefault="00C663D3" w:rsidP="00C663D3"/>
        </w:tc>
        <w:tc>
          <w:tcPr>
            <w:tcW w:w="2037" w:type="dxa"/>
            <w:tcBorders>
              <w:top w:val="single" w:sz="4" w:space="0" w:color="auto"/>
              <w:left w:val="nil"/>
              <w:bottom w:val="single" w:sz="4" w:space="0" w:color="auto"/>
              <w:right w:val="nil"/>
            </w:tcBorders>
          </w:tcPr>
          <w:p w14:paraId="3A5018BF" w14:textId="77777777" w:rsidR="00C663D3" w:rsidRPr="002C2FC3" w:rsidRDefault="00C663D3" w:rsidP="00C663D3"/>
        </w:tc>
        <w:tc>
          <w:tcPr>
            <w:tcW w:w="2925" w:type="dxa"/>
            <w:tcBorders>
              <w:top w:val="single" w:sz="4" w:space="0" w:color="auto"/>
              <w:left w:val="nil"/>
              <w:bottom w:val="single" w:sz="4" w:space="0" w:color="auto"/>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706A35C3" w14:textId="77777777" w:rsidR="00C663D3" w:rsidRPr="00C93E52" w:rsidRDefault="00C663D3" w:rsidP="00C663D3"/>
        </w:tc>
      </w:tr>
      <w:tr w:rsidR="00C663D3" w:rsidRPr="008345BA" w14:paraId="6DE7C29E" w14:textId="77777777" w:rsidTr="00621012">
        <w:tc>
          <w:tcPr>
            <w:tcW w:w="2943" w:type="dxa"/>
            <w:shd w:val="clear" w:color="auto" w:fill="A6A6A6" w:themeFill="background1" w:themeFillShade="A6"/>
          </w:tcPr>
          <w:p w14:paraId="4127F505" w14:textId="77777777" w:rsidR="00C663D3" w:rsidRPr="009A0B16" w:rsidRDefault="00C663D3" w:rsidP="00C663D3">
            <w:pPr>
              <w:rPr>
                <w:lang w:val="en-US" w:eastAsia="sv-SE"/>
              </w:rPr>
            </w:pPr>
            <w:proofErr w:type="spellStart"/>
            <w:r w:rsidRPr="00846389">
              <w:rPr>
                <w:lang w:val="en-US" w:eastAsia="sv-SE"/>
              </w:rPr>
              <w:t>observationGroup</w:t>
            </w:r>
            <w:proofErr w:type="spellEnd"/>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C663D3" w:rsidRPr="00C93E52" w:rsidRDefault="00C663D3" w:rsidP="00C663D3">
            <w:proofErr w:type="spellStart"/>
            <w:r w:rsidRPr="00C93E52">
              <w:t>InformationOwnerType</w:t>
            </w:r>
            <w:proofErr w:type="spellEnd"/>
          </w:p>
        </w:tc>
        <w:tc>
          <w:tcPr>
            <w:tcW w:w="2925" w:type="dxa"/>
            <w:shd w:val="clear" w:color="auto" w:fill="A6A6A6" w:themeFill="background1" w:themeFillShade="A6"/>
          </w:tcPr>
          <w:p w14:paraId="6ECF4989" w14:textId="77777777" w:rsidR="00C663D3" w:rsidRPr="00C93E52" w:rsidRDefault="00C663D3" w:rsidP="00C663D3"/>
        </w:tc>
        <w:tc>
          <w:tcPr>
            <w:tcW w:w="1617" w:type="dxa"/>
            <w:shd w:val="clear" w:color="auto" w:fill="A6A6A6" w:themeFill="background1" w:themeFillShade="A6"/>
          </w:tcPr>
          <w:p w14:paraId="2144F7EB" w14:textId="5E26D94A" w:rsidR="00C663D3" w:rsidRPr="00C93E52" w:rsidRDefault="00C663D3" w:rsidP="00C663D3"/>
        </w:tc>
      </w:tr>
      <w:tr w:rsidR="00C663D3" w:rsidRPr="008345BA" w14:paraId="368F7EDC" w14:textId="77777777" w:rsidTr="00621012">
        <w:tc>
          <w:tcPr>
            <w:tcW w:w="2943" w:type="dxa"/>
          </w:tcPr>
          <w:p w14:paraId="6F2215D7" w14:textId="09D5A7D3" w:rsidR="00C663D3" w:rsidRPr="003C622B" w:rsidRDefault="00C663D3" w:rsidP="00C663D3">
            <w:r w:rsidRPr="003C622B">
              <w:t>id</w:t>
            </w:r>
          </w:p>
        </w:tc>
        <w:tc>
          <w:tcPr>
            <w:tcW w:w="2037" w:type="dxa"/>
          </w:tcPr>
          <w:p w14:paraId="459E0E84" w14:textId="6493F662" w:rsidR="00C663D3" w:rsidRPr="00C93E52" w:rsidRDefault="00C663D3" w:rsidP="00C663D3">
            <w:proofErr w:type="spellStart"/>
            <w:r w:rsidRPr="00C93E52">
              <w:t>IIType</w:t>
            </w:r>
            <w:proofErr w:type="spellEnd"/>
          </w:p>
        </w:tc>
        <w:tc>
          <w:tcPr>
            <w:tcW w:w="2925" w:type="dxa"/>
          </w:tcPr>
          <w:p w14:paraId="1B5D4145" w14:textId="5C0DA0AE" w:rsidR="00C663D3" w:rsidRPr="00C93E52" w:rsidRDefault="00C663D3" w:rsidP="00C663D3">
            <w:del w:id="246" w:author="Torbjörn Dahlin" w:date="2015-03-11T01:07:00Z">
              <w:r w:rsidDel="007F6550">
                <w:rPr>
                  <w:rFonts w:cs="Arial"/>
                </w:rPr>
                <w:delText>Logisk adress till det system</w:delText>
              </w:r>
              <w:r w:rsidR="00422029" w:rsidDel="007F6550">
                <w:rPr>
                  <w:rFonts w:cs="Arial"/>
                </w:rPr>
                <w:delText xml:space="preserve"> eller den verksamhet</w:delText>
              </w:r>
              <w:r w:rsidDel="007F6550">
                <w:rPr>
                  <w:rFonts w:cs="Arial"/>
                </w:rPr>
                <w:delText xml:space="preserve"> där informationen återfinns</w:delText>
              </w:r>
            </w:del>
            <w:ins w:id="247" w:author="Torbjörn Dahlin" w:date="2015-03-11T01:07:00Z">
              <w:r w:rsidR="007F6550">
                <w:rPr>
                  <w:rFonts w:cs="Arial"/>
                </w:rPr>
                <w:t>Informationsägare av refererad information</w:t>
              </w:r>
            </w:ins>
            <w:r w:rsidRPr="00C93E52">
              <w:rPr>
                <w:rFonts w:cs="Arial"/>
              </w:rPr>
              <w:t xml:space="preserve"> </w:t>
            </w:r>
          </w:p>
        </w:tc>
        <w:tc>
          <w:tcPr>
            <w:tcW w:w="1617" w:type="dxa"/>
          </w:tcPr>
          <w:p w14:paraId="639DC4B0" w14:textId="65C57B61" w:rsidR="00C663D3" w:rsidRPr="00C93E52" w:rsidRDefault="00C663D3" w:rsidP="00C663D3">
            <w:r>
              <w:t>1</w:t>
            </w:r>
            <w:proofErr w:type="gramStart"/>
            <w:r>
              <w:t>..</w:t>
            </w:r>
            <w:proofErr w:type="gramEnd"/>
            <w:r>
              <w:t>1</w:t>
            </w:r>
          </w:p>
        </w:tc>
      </w:tr>
      <w:tr w:rsidR="00C663D3"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w:t>
            </w:r>
            <w:proofErr w:type="gramStart"/>
            <w:r>
              <w:t>..</w:t>
            </w:r>
            <w:proofErr w:type="gramEnd"/>
            <w:r>
              <w:t>1</w:t>
            </w:r>
          </w:p>
        </w:tc>
      </w:tr>
      <w:tr w:rsidR="00C663D3"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7FBA40C6" w:rsidR="00C663D3" w:rsidRPr="00C93E52" w:rsidRDefault="00C663D3" w:rsidP="007F6550">
            <w:pPr>
              <w:rPr>
                <w:rFonts w:cs="Arial"/>
              </w:rPr>
            </w:pPr>
            <w:del w:id="248" w:author="Torbjörn Dahlin" w:date="2015-03-11T01:08:00Z">
              <w:r w:rsidRPr="00C93E52" w:rsidDel="007F6550">
                <w:rPr>
                  <w:rFonts w:cs="Arial"/>
                </w:rPr>
                <w:delText xml:space="preserve">Källsystemets </w:delText>
              </w:r>
            </w:del>
            <w:ins w:id="249" w:author="Torbjörn Dahlin" w:date="2015-03-11T01:08:00Z">
              <w:r w:rsidR="007F6550">
                <w:rPr>
                  <w:rFonts w:cs="Arial"/>
                </w:rPr>
                <w:t>Vårdgivarens</w:t>
              </w:r>
              <w:r w:rsidR="007F6550" w:rsidRPr="00C93E52">
                <w:rPr>
                  <w:rFonts w:cs="Arial"/>
                </w:rPr>
                <w:t xml:space="preserve"> </w:t>
              </w:r>
            </w:ins>
            <w:r w:rsidRPr="00C93E52">
              <w:rPr>
                <w:rFonts w:cs="Arial"/>
              </w:rPr>
              <w:t>HSA-id</w:t>
            </w:r>
            <w:r>
              <w:rPr>
                <w:rFonts w:cs="Arial"/>
              </w:rPr>
              <w:t xml:space="preserve">. </w:t>
            </w:r>
            <w:del w:id="250" w:author="Torbjörn Dahlin" w:date="2015-03-11T01:07:00Z">
              <w:r w:rsidDel="007F6550">
                <w:rPr>
                  <w:rFonts w:cs="Arial"/>
                </w:rPr>
                <w:delText>Används som logisk adress för att hämta den refererade informationen.</w:delText>
              </w:r>
            </w:del>
            <w:ins w:id="251" w:author="Torbjörn Dahlin" w:date="2015-03-11T01:09:00Z">
              <w:r w:rsidR="007F6550">
                <w:rPr>
                  <w:rFonts w:cs="Arial"/>
                </w:rPr>
                <w:t xml:space="preserve"> </w:t>
              </w:r>
            </w:ins>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w:t>
            </w:r>
            <w:proofErr w:type="gramStart"/>
            <w:r>
              <w:t>..</w:t>
            </w:r>
            <w:proofErr w:type="gramEnd"/>
            <w:r>
              <w:t>1</w:t>
            </w:r>
          </w:p>
        </w:tc>
      </w:tr>
      <w:tr w:rsidR="00C663D3" w:rsidRPr="008345BA" w14:paraId="67D7108D" w14:textId="77777777" w:rsidTr="00966EF9">
        <w:tc>
          <w:tcPr>
            <w:tcW w:w="2943" w:type="dxa"/>
            <w:tcBorders>
              <w:left w:val="nil"/>
              <w:right w:val="nil"/>
            </w:tcBorders>
          </w:tcPr>
          <w:p w14:paraId="6B220F17" w14:textId="77777777" w:rsidR="00C663D3" w:rsidRPr="00C93E52" w:rsidRDefault="00C663D3" w:rsidP="00C663D3">
            <w:pPr>
              <w:rPr>
                <w:lang w:val="en-US"/>
              </w:rPr>
            </w:pPr>
          </w:p>
        </w:tc>
        <w:tc>
          <w:tcPr>
            <w:tcW w:w="2037" w:type="dxa"/>
            <w:tcBorders>
              <w:left w:val="nil"/>
              <w:right w:val="nil"/>
            </w:tcBorders>
          </w:tcPr>
          <w:p w14:paraId="14A9D441" w14:textId="77777777" w:rsidR="00C663D3" w:rsidRPr="00C93E52" w:rsidRDefault="00C663D3" w:rsidP="00C663D3">
            <w:pPr>
              <w:rPr>
                <w:lang w:val="en-GB"/>
              </w:rPr>
            </w:pPr>
          </w:p>
        </w:tc>
        <w:tc>
          <w:tcPr>
            <w:tcW w:w="2925" w:type="dxa"/>
            <w:tcBorders>
              <w:left w:val="nil"/>
              <w:right w:val="nil"/>
            </w:tcBorders>
          </w:tcPr>
          <w:p w14:paraId="52406E7F" w14:textId="77777777" w:rsidR="00C663D3" w:rsidRPr="00C93E52" w:rsidRDefault="00C663D3" w:rsidP="00C663D3">
            <w:pPr>
              <w:rPr>
                <w:rFonts w:eastAsia="Times New Roman" w:cs="Arial"/>
              </w:rPr>
            </w:pPr>
          </w:p>
        </w:tc>
        <w:tc>
          <w:tcPr>
            <w:tcW w:w="1617" w:type="dxa"/>
            <w:tcBorders>
              <w:left w:val="nil"/>
              <w:right w:val="nil"/>
            </w:tcBorders>
          </w:tcPr>
          <w:p w14:paraId="0CDBD069" w14:textId="77777777" w:rsidR="00C663D3" w:rsidRPr="00C93E52" w:rsidRDefault="00C663D3" w:rsidP="00C663D3"/>
        </w:tc>
      </w:tr>
      <w:tr w:rsidR="00C663D3"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51F5106E" w:rsidR="00C663D3" w:rsidRDefault="00855D86" w:rsidP="00C663D3">
            <w:pPr>
              <w:rPr>
                <w:lang w:val="en-GB"/>
              </w:rPr>
            </w:pPr>
            <w:proofErr w:type="spellStart"/>
            <w:r w:rsidRPr="00D72C00">
              <w:rPr>
                <w:lang w:val="en-US" w:eastAsia="sv-SE"/>
              </w:rPr>
              <w:t>performerRole</w:t>
            </w:r>
            <w:proofErr w:type="spellEnd"/>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proofErr w:type="spellStart"/>
            <w:r w:rsidRPr="00C93E52">
              <w:lastRenderedPageBreak/>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lastRenderedPageBreak/>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unik inom källsystemet. </w:t>
            </w:r>
          </w:p>
          <w:p w14:paraId="0DD69DE5" w14:textId="77777777" w:rsidR="00C663D3" w:rsidRPr="00C93E52" w:rsidRDefault="00C663D3" w:rsidP="00C663D3"/>
          <w:p w14:paraId="684E6A04" w14:textId="703AB382" w:rsidR="00C663D3" w:rsidRDefault="00C663D3" w:rsidP="00C663D3">
            <w:r w:rsidRPr="00C93E52">
              <w:t xml:space="preserve">Personnummer/samordningsnummer ifall observationen utförs av patienten själv eller annan person. </w:t>
            </w:r>
            <w:r w:rsidR="00BC1AB0">
              <w:t xml:space="preserve">    </w:t>
            </w:r>
          </w:p>
          <w:p w14:paraId="7369246F" w14:textId="77777777" w:rsidR="00935732" w:rsidRDefault="00935732" w:rsidP="00C663D3"/>
          <w:p w14:paraId="23A7B70E" w14:textId="742649F5" w:rsidR="00935732" w:rsidRPr="00C93E52" w:rsidRDefault="00935732" w:rsidP="00C663D3">
            <w:r>
              <w:t>Om id inte anges måste person.name vara angiven.</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r w:rsidRPr="00C93E52">
              <w:t>0</w:t>
            </w:r>
            <w:proofErr w:type="gramStart"/>
            <w:r w:rsidRPr="00C93E52">
              <w:t>..</w:t>
            </w:r>
            <w:proofErr w:type="gramEnd"/>
            <w:r w:rsidRPr="00C93E52">
              <w:t>1</w:t>
            </w:r>
          </w:p>
        </w:tc>
      </w:tr>
      <w:tr w:rsidR="00C663D3"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Default="00C663D3" w:rsidP="00C663D3">
            <w:pPr>
              <w:rPr>
                <w:rFonts w:eastAsia="Times New Roman" w:cs="Arial"/>
              </w:rPr>
            </w:pPr>
            <w:r w:rsidRPr="00C93E52">
              <w:rPr>
                <w:rFonts w:eastAsia="Times New Roman" w:cs="Arial"/>
              </w:rPr>
              <w:t>För- och efternamn i klartext för person.</w:t>
            </w:r>
          </w:p>
          <w:p w14:paraId="2814E7B8" w14:textId="7B2D4F12" w:rsidR="00935732" w:rsidRPr="00C93E52" w:rsidRDefault="00935732" w:rsidP="00935732">
            <w:r>
              <w:t xml:space="preserve">Om </w:t>
            </w:r>
            <w:proofErr w:type="spellStart"/>
            <w:r>
              <w:t>name</w:t>
            </w:r>
            <w:proofErr w:type="spellEnd"/>
            <w:r>
              <w:t xml:space="preserve"> inte anges måste person.id vara angiven.</w:t>
            </w:r>
          </w:p>
          <w:p w14:paraId="47F54996" w14:textId="77777777" w:rsidR="00935732" w:rsidRPr="00C93E52" w:rsidRDefault="00935732" w:rsidP="00C663D3">
            <w:pPr>
              <w:rPr>
                <w:rFonts w:eastAsia="Times New Roman" w:cs="Arial"/>
              </w:rPr>
            </w:pP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r w:rsidRPr="00C93E52">
              <w:t>0</w:t>
            </w:r>
            <w:proofErr w:type="gramStart"/>
            <w:r w:rsidRPr="00C93E52">
              <w:t>..</w:t>
            </w:r>
            <w:proofErr w:type="gramEnd"/>
            <w:r w:rsidRPr="00C93E52">
              <w:t>1</w:t>
            </w:r>
          </w:p>
        </w:tc>
      </w:tr>
      <w:tr w:rsidR="00C663D3" w:rsidRPr="00455CC0" w14:paraId="7246FB04" w14:textId="77777777" w:rsidTr="002C2FC3">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261489">
        <w:tc>
          <w:tcPr>
            <w:tcW w:w="2943" w:type="dxa"/>
            <w:tcBorders>
              <w:top w:val="single" w:sz="4" w:space="0" w:color="auto"/>
              <w:left w:val="nil"/>
              <w:bottom w:val="nil"/>
              <w:right w:val="nil"/>
            </w:tcBorders>
          </w:tcPr>
          <w:p w14:paraId="7351EE71" w14:textId="77777777" w:rsidR="00D747A8" w:rsidRPr="00C93E52" w:rsidRDefault="00D747A8" w:rsidP="00C663D3">
            <w:pPr>
              <w:rPr>
                <w:lang w:val="en-US" w:eastAsia="sv-SE"/>
              </w:rPr>
            </w:pPr>
          </w:p>
        </w:tc>
        <w:tc>
          <w:tcPr>
            <w:tcW w:w="2037" w:type="dxa"/>
            <w:tcBorders>
              <w:top w:val="single" w:sz="4" w:space="0" w:color="auto"/>
              <w:left w:val="nil"/>
              <w:bottom w:val="nil"/>
              <w:right w:val="nil"/>
            </w:tcBorders>
          </w:tcPr>
          <w:p w14:paraId="29356927" w14:textId="77777777" w:rsidR="00D747A8" w:rsidRPr="00C93E52" w:rsidRDefault="00D747A8" w:rsidP="00C663D3">
            <w:pPr>
              <w:rPr>
                <w:lang w:val="en-GB"/>
              </w:rPr>
            </w:pPr>
          </w:p>
        </w:tc>
        <w:tc>
          <w:tcPr>
            <w:tcW w:w="2925" w:type="dxa"/>
            <w:tcBorders>
              <w:top w:val="single" w:sz="4" w:space="0" w:color="auto"/>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single" w:sz="4" w:space="0" w:color="auto"/>
              <w:left w:val="nil"/>
              <w:bottom w:val="nil"/>
              <w:right w:val="nil"/>
            </w:tcBorders>
          </w:tcPr>
          <w:p w14:paraId="53516C18" w14:textId="77777777" w:rsidR="00D747A8" w:rsidRPr="00C93E52" w:rsidRDefault="00D747A8" w:rsidP="00C663D3"/>
        </w:tc>
      </w:tr>
      <w:tr w:rsidR="00261489" w:rsidRPr="00455CC0" w14:paraId="3931FE81" w14:textId="77777777" w:rsidTr="002C2FC3">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722FE3" w:rsidRPr="00455CC0" w14:paraId="023E3AF9" w14:textId="77777777" w:rsidTr="002C2FC3">
        <w:tc>
          <w:tcPr>
            <w:tcW w:w="2943" w:type="dxa"/>
            <w:tcBorders>
              <w:top w:val="nil"/>
              <w:left w:val="nil"/>
              <w:bottom w:val="nil"/>
              <w:right w:val="nil"/>
            </w:tcBorders>
          </w:tcPr>
          <w:p w14:paraId="31600871" w14:textId="77777777" w:rsidR="00722FE3" w:rsidRPr="00C93E52" w:rsidRDefault="00722FE3" w:rsidP="00C663D3">
            <w:pPr>
              <w:rPr>
                <w:lang w:val="en-US" w:eastAsia="sv-SE"/>
              </w:rPr>
            </w:pPr>
          </w:p>
        </w:tc>
        <w:tc>
          <w:tcPr>
            <w:tcW w:w="2037" w:type="dxa"/>
            <w:tcBorders>
              <w:top w:val="nil"/>
              <w:left w:val="nil"/>
              <w:bottom w:val="single" w:sz="4" w:space="0" w:color="auto"/>
              <w:right w:val="nil"/>
            </w:tcBorders>
          </w:tcPr>
          <w:p w14:paraId="4C30A919" w14:textId="77777777" w:rsidR="00722FE3" w:rsidRPr="00C93E52" w:rsidRDefault="00722FE3" w:rsidP="00C663D3">
            <w:pPr>
              <w:rPr>
                <w:lang w:val="en-GB"/>
              </w:rPr>
            </w:pPr>
          </w:p>
        </w:tc>
        <w:tc>
          <w:tcPr>
            <w:tcW w:w="2925" w:type="dxa"/>
            <w:tcBorders>
              <w:top w:val="nil"/>
              <w:left w:val="nil"/>
              <w:bottom w:val="single" w:sz="4" w:space="0" w:color="auto"/>
              <w:right w:val="nil"/>
            </w:tcBorders>
          </w:tcPr>
          <w:p w14:paraId="01D3F9F4" w14:textId="77777777" w:rsidR="00722FE3" w:rsidRPr="00C93E52" w:rsidRDefault="00722FE3" w:rsidP="00C663D3">
            <w:pPr>
              <w:rPr>
                <w:rFonts w:eastAsia="Times New Roman" w:cs="Arial"/>
              </w:rPr>
            </w:pPr>
          </w:p>
        </w:tc>
        <w:tc>
          <w:tcPr>
            <w:tcW w:w="1617" w:type="dxa"/>
            <w:tcBorders>
              <w:top w:val="nil"/>
              <w:left w:val="nil"/>
              <w:bottom w:val="single" w:sz="4" w:space="0" w:color="auto"/>
              <w:right w:val="nil"/>
            </w:tcBorders>
          </w:tcPr>
          <w:p w14:paraId="3C28BF43" w14:textId="77777777" w:rsidR="00722FE3" w:rsidRPr="00C93E52" w:rsidRDefault="00722FE3" w:rsidP="00C663D3"/>
        </w:tc>
      </w:tr>
      <w:tr w:rsidR="00C663D3" w:rsidRPr="008345BA" w14:paraId="31287DAA" w14:textId="77777777" w:rsidTr="002C2FC3">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proofErr w:type="spellStart"/>
            <w:r w:rsidRPr="009A0B16">
              <w:rPr>
                <w:lang w:val="en-US" w:eastAsia="sv-SE"/>
              </w:rPr>
              <w:t>observationGroup</w:t>
            </w:r>
            <w:proofErr w:type="spellEnd"/>
            <w:r w:rsidRPr="009A0B16">
              <w:rPr>
                <w:lang w:val="en-US" w:eastAsia="sv-SE"/>
              </w:rPr>
              <w:t>/</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proofErr w:type="spellStart"/>
            <w:r>
              <w:rPr>
                <w:lang w:eastAsia="sv-SE"/>
              </w:rPr>
              <w:t>p</w:t>
            </w:r>
            <w:r w:rsidRPr="008F3BBF">
              <w:rPr>
                <w:lang w:eastAsia="sv-SE"/>
              </w:rPr>
              <w:t>erformerRole</w:t>
            </w:r>
            <w:proofErr w:type="spellEnd"/>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proofErr w:type="spellStart"/>
            <w:r>
              <w:rPr>
                <w:lang w:eastAsia="sv-SE"/>
              </w:rPr>
              <w:t>c</w:t>
            </w:r>
            <w:r w:rsidRPr="00C93E52">
              <w:rPr>
                <w:lang w:eastAsia="sv-SE"/>
              </w:rPr>
              <w:t>areUnit</w:t>
            </w:r>
            <w:proofErr w:type="spellEnd"/>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proofErr w:type="spellStart"/>
            <w:r w:rsidRPr="00C93E52">
              <w:lastRenderedPageBreak/>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2C2FC3">
        <w:tc>
          <w:tcPr>
            <w:tcW w:w="2943" w:type="dxa"/>
            <w:tcBorders>
              <w:top w:val="nil"/>
            </w:tcBorders>
          </w:tcPr>
          <w:p w14:paraId="79699D93" w14:textId="07A42DEB" w:rsidR="00C663D3" w:rsidRPr="003C622B" w:rsidRDefault="00C663D3" w:rsidP="00C663D3">
            <w:r w:rsidRPr="003C622B">
              <w:rPr>
                <w:lang w:eastAsia="sv-SE"/>
              </w:rPr>
              <w:lastRenderedPageBreak/>
              <w:t>id</w:t>
            </w:r>
          </w:p>
        </w:tc>
        <w:tc>
          <w:tcPr>
            <w:tcW w:w="2037" w:type="dxa"/>
            <w:tcBorders>
              <w:top w:val="single" w:sz="4" w:space="0" w:color="auto"/>
            </w:tcBorders>
          </w:tcPr>
          <w:p w14:paraId="63CF00CB" w14:textId="4082524F" w:rsidR="00C663D3" w:rsidRPr="00C93E52" w:rsidRDefault="00C663D3" w:rsidP="00C663D3">
            <w:proofErr w:type="spellStart"/>
            <w:r w:rsidRPr="00C93E52">
              <w:t>IIType</w:t>
            </w:r>
            <w:proofErr w:type="spellEnd"/>
          </w:p>
        </w:tc>
        <w:tc>
          <w:tcPr>
            <w:tcW w:w="2925" w:type="dxa"/>
            <w:tcBorders>
              <w:top w:val="single" w:sz="4" w:space="0" w:color="auto"/>
            </w:tcBorders>
          </w:tcPr>
          <w:p w14:paraId="175E5745" w14:textId="629C748B" w:rsidR="00C663D3" w:rsidRPr="00C93E52" w:rsidRDefault="00C663D3" w:rsidP="00C663D3">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t>1</w:t>
            </w:r>
            <w:proofErr w:type="gramStart"/>
            <w:r>
              <w:t>..</w:t>
            </w:r>
            <w:proofErr w:type="gramEnd"/>
            <w:r>
              <w:t>1</w:t>
            </w:r>
          </w:p>
        </w:tc>
      </w:tr>
      <w:tr w:rsidR="00C663D3"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proofErr w:type="spellStart"/>
            <w:r w:rsidRPr="00C93E52">
              <w:rPr>
                <w:rFonts w:cs="Arial"/>
              </w:rPr>
              <w:t>Root</w:t>
            </w:r>
            <w:proofErr w:type="spellEnd"/>
            <w:r w:rsidRPr="00C93E52">
              <w:rPr>
                <w:rFonts w:cs="Arial"/>
              </w:rPr>
              <w:t xml:space="preserve">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proofErr w:type="gramStart"/>
            <w:r>
              <w:t>..</w:t>
            </w:r>
            <w:proofErr w:type="gramEnd"/>
            <w:r>
              <w:t>1</w:t>
            </w:r>
          </w:p>
        </w:tc>
      </w:tr>
      <w:tr w:rsidR="00C663D3"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proofErr w:type="gramStart"/>
            <w:r>
              <w:t>..</w:t>
            </w:r>
            <w:proofErr w:type="gramEnd"/>
            <w:r>
              <w:t>1</w:t>
            </w:r>
          </w:p>
        </w:tc>
      </w:tr>
      <w:tr w:rsidR="00C663D3"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w:t>
            </w:r>
            <w:proofErr w:type="gramStart"/>
            <w:r w:rsidRPr="00C93E52">
              <w:t>..</w:t>
            </w:r>
            <w:proofErr w:type="gramEnd"/>
            <w:r w:rsidRPr="00C93E52">
              <w:t>1</w:t>
            </w:r>
          </w:p>
        </w:tc>
      </w:tr>
      <w:tr w:rsidR="00722FE3" w:rsidRPr="00D1172A" w14:paraId="6FBA1A40" w14:textId="77777777" w:rsidTr="00621012">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proofErr w:type="spellStart"/>
            <w:r>
              <w:rPr>
                <w:lang w:eastAsia="sv-SE"/>
              </w:rPr>
              <w:t>careGiver</w:t>
            </w:r>
            <w:proofErr w:type="spellEnd"/>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proofErr w:type="spellStart"/>
            <w:r w:rsidRPr="00C93E52">
              <w:t>CareGiverType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proofErr w:type="gramStart"/>
            <w:r>
              <w:t>..</w:t>
            </w:r>
            <w:proofErr w:type="gramEnd"/>
            <w:r>
              <w:t>1</w:t>
            </w:r>
          </w:p>
        </w:tc>
      </w:tr>
      <w:tr w:rsidR="00C663D3"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single" w:sz="4" w:space="0" w:color="auto"/>
              <w:right w:val="nil"/>
            </w:tcBorders>
          </w:tcPr>
          <w:p w14:paraId="7E3B07EB" w14:textId="77777777" w:rsidR="00C663D3" w:rsidRPr="00C93E52" w:rsidRDefault="00C663D3" w:rsidP="00C663D3"/>
        </w:tc>
        <w:tc>
          <w:tcPr>
            <w:tcW w:w="2925" w:type="dxa"/>
            <w:tcBorders>
              <w:top w:val="single" w:sz="4" w:space="0" w:color="auto"/>
              <w:left w:val="nil"/>
              <w:bottom w:val="single" w:sz="4" w:space="0" w:color="auto"/>
              <w:right w:val="nil"/>
            </w:tcBorders>
          </w:tcPr>
          <w:p w14:paraId="39ABC2B9" w14:textId="77777777" w:rsidR="00C663D3" w:rsidRPr="00C93E52" w:rsidRDefault="00C663D3" w:rsidP="00C663D3"/>
        </w:tc>
        <w:tc>
          <w:tcPr>
            <w:tcW w:w="1617" w:type="dxa"/>
            <w:tcBorders>
              <w:top w:val="single" w:sz="4" w:space="0" w:color="auto"/>
              <w:left w:val="nil"/>
              <w:bottom w:val="single" w:sz="4" w:space="0" w:color="auto"/>
              <w:right w:val="nil"/>
            </w:tcBorders>
          </w:tcPr>
          <w:p w14:paraId="0D5A12E5" w14:textId="77777777" w:rsidR="00C663D3" w:rsidRPr="00C93E52" w:rsidRDefault="00C663D3" w:rsidP="00C663D3"/>
        </w:tc>
      </w:tr>
      <w:tr w:rsidR="00C663D3" w:rsidRPr="008345BA" w14:paraId="6A4FA505" w14:textId="77777777" w:rsidTr="00621012">
        <w:tc>
          <w:tcPr>
            <w:tcW w:w="2943" w:type="dxa"/>
            <w:shd w:val="clear" w:color="auto" w:fill="A6A6A6" w:themeFill="background1" w:themeFillShade="A6"/>
          </w:tcPr>
          <w:p w14:paraId="35F56100"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9E337B8" w:rsidR="00C663D3" w:rsidRDefault="00855D86" w:rsidP="00C663D3">
            <w:pPr>
              <w:rPr>
                <w:lang w:val="en-GB"/>
              </w:rPr>
            </w:pPr>
            <w:proofErr w:type="spellStart"/>
            <w:r w:rsidRPr="005F1FB8">
              <w:rPr>
                <w:lang w:val="en-US" w:eastAsia="sv-SE"/>
              </w:rPr>
              <w:t>performerRole</w:t>
            </w:r>
            <w:proofErr w:type="spellEnd"/>
            <w:r w:rsidDel="00855D86">
              <w:rPr>
                <w:lang w:val="en-GB"/>
              </w:rPr>
              <w:t xml:space="preserve"> </w:t>
            </w:r>
            <w:r w:rsidR="00C663D3">
              <w:rPr>
                <w:lang w:val="en-GB"/>
              </w:rPr>
              <w:t>/</w:t>
            </w:r>
          </w:p>
          <w:p w14:paraId="7EECFA3E" w14:textId="1CDD7852" w:rsidR="00C663D3" w:rsidRDefault="00855D86" w:rsidP="00C663D3">
            <w:pPr>
              <w:rPr>
                <w:lang w:val="en-US" w:eastAsia="sv-SE"/>
              </w:rPr>
            </w:pPr>
            <w:proofErr w:type="spellStart"/>
            <w:r w:rsidRPr="005F1FB8">
              <w:rPr>
                <w:lang w:val="en-US" w:eastAsia="sv-SE"/>
              </w:rPr>
              <w:t>careUnit</w:t>
            </w:r>
            <w:proofErr w:type="spellEnd"/>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proofErr w:type="spellStart"/>
            <w:r>
              <w:rPr>
                <w:lang w:val="en-US" w:eastAsia="sv-SE"/>
              </w:rPr>
              <w:t>c</w:t>
            </w:r>
            <w:r w:rsidRPr="005F1FB8">
              <w:rPr>
                <w:lang w:val="en-US" w:eastAsia="sv-SE"/>
              </w:rPr>
              <w:t>areGiver</w:t>
            </w:r>
            <w:proofErr w:type="spellEnd"/>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proofErr w:type="spellStart"/>
            <w:r w:rsidRPr="00C93E52">
              <w:t>CareGiverType</w:t>
            </w:r>
            <w:proofErr w:type="spellEnd"/>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621012">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proofErr w:type="spellStart"/>
            <w:r w:rsidRPr="00C93E52">
              <w:t>IIType</w:t>
            </w:r>
            <w:proofErr w:type="spellEnd"/>
          </w:p>
        </w:tc>
        <w:tc>
          <w:tcPr>
            <w:tcW w:w="2925" w:type="dxa"/>
          </w:tcPr>
          <w:p w14:paraId="5CC17180" w14:textId="7BB9A355" w:rsidR="00C663D3" w:rsidRPr="00C93E52" w:rsidRDefault="00C663D3" w:rsidP="00C663D3">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proofErr w:type="gramStart"/>
            <w:r>
              <w:t>..</w:t>
            </w:r>
            <w:proofErr w:type="gramEnd"/>
            <w:r>
              <w:t>1</w:t>
            </w:r>
          </w:p>
        </w:tc>
      </w:tr>
      <w:tr w:rsidR="00C663D3"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proofErr w:type="gramStart"/>
            <w:r>
              <w:t>..</w:t>
            </w:r>
            <w:proofErr w:type="gramEnd"/>
            <w:r>
              <w:t>1</w:t>
            </w:r>
          </w:p>
        </w:tc>
      </w:tr>
      <w:tr w:rsidR="00C663D3"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proofErr w:type="gramStart"/>
            <w:r>
              <w:t>..</w:t>
            </w:r>
            <w:proofErr w:type="gramEnd"/>
            <w:r>
              <w:t>1</w:t>
            </w:r>
          </w:p>
        </w:tc>
      </w:tr>
      <w:tr w:rsidR="00C663D3" w:rsidRPr="008345BA" w14:paraId="72310A76" w14:textId="77777777" w:rsidTr="00621012">
        <w:tc>
          <w:tcPr>
            <w:tcW w:w="2943" w:type="dxa"/>
          </w:tcPr>
          <w:p w14:paraId="427EB7A6" w14:textId="03D4AFBD" w:rsidR="00C663D3" w:rsidRPr="003C622B" w:rsidRDefault="00C663D3" w:rsidP="00C663D3">
            <w:proofErr w:type="spellStart"/>
            <w:r w:rsidRPr="003C622B">
              <w:rPr>
                <w:lang w:eastAsia="sv-SE"/>
              </w:rPr>
              <w:t>name</w:t>
            </w:r>
            <w:proofErr w:type="spellEnd"/>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w:t>
            </w:r>
            <w:proofErr w:type="gramStart"/>
            <w:r w:rsidRPr="00C93E52">
              <w:t>..</w:t>
            </w:r>
            <w:proofErr w:type="gramEnd"/>
            <w:r w:rsidRPr="00C93E52">
              <w:t>1</w:t>
            </w:r>
          </w:p>
        </w:tc>
      </w:tr>
      <w:tr w:rsidR="00C663D3" w:rsidRPr="008345BA" w14:paraId="4EC546F0" w14:textId="77777777" w:rsidTr="00621012">
        <w:tc>
          <w:tcPr>
            <w:tcW w:w="2943" w:type="dxa"/>
            <w:tcBorders>
              <w:left w:val="nil"/>
              <w:right w:val="nil"/>
            </w:tcBorders>
          </w:tcPr>
          <w:p w14:paraId="5AFA43E8" w14:textId="77777777" w:rsidR="00C663D3" w:rsidRPr="00C93E52" w:rsidRDefault="00C663D3" w:rsidP="00C663D3"/>
        </w:tc>
        <w:tc>
          <w:tcPr>
            <w:tcW w:w="2037" w:type="dxa"/>
            <w:tcBorders>
              <w:left w:val="nil"/>
              <w:right w:val="nil"/>
            </w:tcBorders>
          </w:tcPr>
          <w:p w14:paraId="4E0BF8B7" w14:textId="77777777" w:rsidR="00C663D3" w:rsidRPr="00C93E52" w:rsidRDefault="00C663D3" w:rsidP="00C663D3"/>
        </w:tc>
        <w:tc>
          <w:tcPr>
            <w:tcW w:w="2925" w:type="dxa"/>
            <w:tcBorders>
              <w:left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right w:val="nil"/>
            </w:tcBorders>
          </w:tcPr>
          <w:p w14:paraId="1B84BFF8" w14:textId="77777777" w:rsidR="00C663D3" w:rsidRPr="00C93E52" w:rsidRDefault="00C663D3" w:rsidP="00C663D3">
            <w:pPr>
              <w:rPr>
                <w:lang w:val="en-US"/>
              </w:rPr>
            </w:pPr>
          </w:p>
        </w:tc>
      </w:tr>
      <w:tr w:rsidR="00C663D3" w:rsidRPr="008345BA" w14:paraId="4A4686AB" w14:textId="77777777" w:rsidTr="00621012">
        <w:tc>
          <w:tcPr>
            <w:tcW w:w="2943" w:type="dxa"/>
            <w:shd w:val="clear" w:color="auto" w:fill="A6A6A6" w:themeFill="background1" w:themeFillShade="A6"/>
          </w:tcPr>
          <w:p w14:paraId="725EA0F0" w14:textId="1068224B" w:rsidR="00C663D3" w:rsidRDefault="00C663D3" w:rsidP="00C663D3">
            <w:pPr>
              <w:rPr>
                <w:lang w:eastAsia="sv-SE"/>
              </w:rPr>
            </w:pPr>
            <w:proofErr w:type="spellStart"/>
            <w:r>
              <w:rPr>
                <w:lang w:eastAsia="sv-SE"/>
              </w:rPr>
              <w:t>observationGroup</w:t>
            </w:r>
            <w:proofErr w:type="spellEnd"/>
            <w:r>
              <w:rPr>
                <w:lang w:eastAsia="sv-SE"/>
              </w:rPr>
              <w:t>/</w:t>
            </w:r>
          </w:p>
          <w:p w14:paraId="450FF649" w14:textId="77777777" w:rsidR="00C663D3" w:rsidRDefault="00C663D3" w:rsidP="00C663D3">
            <w:pPr>
              <w:rPr>
                <w:lang w:eastAsia="sv-SE"/>
              </w:rPr>
            </w:pPr>
            <w:proofErr w:type="spellStart"/>
            <w:r>
              <w:rPr>
                <w:lang w:eastAsia="sv-SE"/>
              </w:rPr>
              <w:t>l</w:t>
            </w:r>
            <w:r w:rsidRPr="00C93E52">
              <w:rPr>
                <w:lang w:eastAsia="sv-SE"/>
              </w:rPr>
              <w:t>ocation</w:t>
            </w:r>
            <w:proofErr w:type="spellEnd"/>
            <w:r>
              <w:rPr>
                <w:lang w:eastAsia="sv-SE"/>
              </w:rPr>
              <w:t>/</w:t>
            </w:r>
          </w:p>
          <w:p w14:paraId="1F3C29B5" w14:textId="4B1B6F70" w:rsidR="00C663D3" w:rsidRPr="00C93E52" w:rsidRDefault="002D399A" w:rsidP="00C663D3">
            <w:proofErr w:type="spellStart"/>
            <w:r w:rsidRPr="002D399A">
              <w:rPr>
                <w:lang w:eastAsia="sv-SE"/>
              </w:rPr>
              <w:t>electronicAddress</w:t>
            </w:r>
            <w:proofErr w:type="spellEnd"/>
          </w:p>
        </w:tc>
        <w:tc>
          <w:tcPr>
            <w:tcW w:w="2037" w:type="dxa"/>
            <w:shd w:val="clear" w:color="auto" w:fill="A6A6A6" w:themeFill="background1" w:themeFillShade="A6"/>
          </w:tcPr>
          <w:p w14:paraId="6218B5FB" w14:textId="42747C45" w:rsidR="00C663D3" w:rsidRPr="00C93E52" w:rsidRDefault="00C663D3" w:rsidP="00C663D3">
            <w:proofErr w:type="spellStart"/>
            <w:r>
              <w:t>TelType</w:t>
            </w:r>
            <w:proofErr w:type="spellEnd"/>
          </w:p>
        </w:tc>
        <w:tc>
          <w:tcPr>
            <w:tcW w:w="2925" w:type="dxa"/>
            <w:shd w:val="clear" w:color="auto" w:fill="A6A6A6" w:themeFill="background1" w:themeFillShade="A6"/>
          </w:tcPr>
          <w:p w14:paraId="690A44FC" w14:textId="77777777" w:rsidR="00C663D3" w:rsidRPr="00C93E52" w:rsidRDefault="00C663D3" w:rsidP="00C663D3"/>
        </w:tc>
        <w:tc>
          <w:tcPr>
            <w:tcW w:w="1617" w:type="dxa"/>
            <w:shd w:val="clear" w:color="auto" w:fill="A6A6A6" w:themeFill="background1" w:themeFillShade="A6"/>
          </w:tcPr>
          <w:p w14:paraId="4A05597A" w14:textId="67DF8B3D" w:rsidR="00C663D3" w:rsidRPr="00C93E52" w:rsidRDefault="00C663D3" w:rsidP="00C663D3"/>
        </w:tc>
      </w:tr>
      <w:tr w:rsidR="00C663D3" w:rsidRPr="008345BA" w14:paraId="479A5B39" w14:textId="77777777" w:rsidTr="00621012">
        <w:tc>
          <w:tcPr>
            <w:tcW w:w="2943" w:type="dxa"/>
          </w:tcPr>
          <w:p w14:paraId="0EA936CD" w14:textId="4BE0CA40" w:rsidR="00C663D3" w:rsidRPr="00DE065A" w:rsidRDefault="00C663D3" w:rsidP="00C663D3">
            <w:proofErr w:type="spellStart"/>
            <w:r w:rsidRPr="003C622B">
              <w:t>use</w:t>
            </w:r>
            <w:proofErr w:type="spellEnd"/>
          </w:p>
        </w:tc>
        <w:tc>
          <w:tcPr>
            <w:tcW w:w="2037" w:type="dxa"/>
          </w:tcPr>
          <w:p w14:paraId="0CA80070" w14:textId="4807B253" w:rsidR="00C663D3" w:rsidRPr="00C93E52" w:rsidRDefault="00C663D3" w:rsidP="00C663D3">
            <w:proofErr w:type="spellStart"/>
            <w:r w:rsidRPr="00B52AFC">
              <w:t>TelTypeEnum</w:t>
            </w:r>
            <w:proofErr w:type="spellEnd"/>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621012">
        <w:tc>
          <w:tcPr>
            <w:tcW w:w="2943" w:type="dxa"/>
          </w:tcPr>
          <w:p w14:paraId="07AA6DDB" w14:textId="0A9E7AEC" w:rsidR="00C663D3" w:rsidRPr="00DE065A" w:rsidRDefault="00C663D3" w:rsidP="00C663D3">
            <w:pPr>
              <w:rPr>
                <w:lang w:eastAsia="sv-SE"/>
              </w:rPr>
            </w:pPr>
            <w:proofErr w:type="spellStart"/>
            <w:r w:rsidRPr="003C622B">
              <w:rPr>
                <w:lang w:eastAsia="sv-SE"/>
              </w:rPr>
              <w:t>value</w:t>
            </w:r>
            <w:proofErr w:type="spellEnd"/>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w:t>
            </w:r>
            <w:proofErr w:type="gramStart"/>
            <w:r>
              <w:t>..</w:t>
            </w:r>
            <w:proofErr w:type="gramEnd"/>
            <w:r>
              <w:t>1</w:t>
            </w:r>
          </w:p>
        </w:tc>
      </w:tr>
      <w:tr w:rsidR="00C663D3" w:rsidRPr="008345BA" w14:paraId="3670F2E0" w14:textId="77777777" w:rsidTr="00621012">
        <w:tc>
          <w:tcPr>
            <w:tcW w:w="2943" w:type="dxa"/>
            <w:tcBorders>
              <w:left w:val="nil"/>
              <w:right w:val="nil"/>
            </w:tcBorders>
          </w:tcPr>
          <w:p w14:paraId="2651B72C" w14:textId="77777777" w:rsidR="00C663D3" w:rsidRPr="00C93E52" w:rsidRDefault="00C663D3" w:rsidP="00C663D3"/>
        </w:tc>
        <w:tc>
          <w:tcPr>
            <w:tcW w:w="2037" w:type="dxa"/>
            <w:tcBorders>
              <w:left w:val="nil"/>
              <w:right w:val="nil"/>
            </w:tcBorders>
          </w:tcPr>
          <w:p w14:paraId="27ECE0B0" w14:textId="77777777" w:rsidR="00C663D3" w:rsidRPr="00C93E52" w:rsidRDefault="00C663D3" w:rsidP="00C663D3"/>
        </w:tc>
        <w:tc>
          <w:tcPr>
            <w:tcW w:w="2925" w:type="dxa"/>
            <w:tcBorders>
              <w:left w:val="nil"/>
              <w:right w:val="nil"/>
            </w:tcBorders>
          </w:tcPr>
          <w:p w14:paraId="45748146" w14:textId="77777777" w:rsidR="00C663D3" w:rsidRPr="00C93E52" w:rsidRDefault="00C663D3" w:rsidP="00C663D3">
            <w:pPr>
              <w:rPr>
                <w:rFonts w:cs="Arial"/>
              </w:rPr>
            </w:pPr>
          </w:p>
        </w:tc>
        <w:tc>
          <w:tcPr>
            <w:tcW w:w="1617" w:type="dxa"/>
            <w:tcBorders>
              <w:left w:val="nil"/>
              <w:right w:val="nil"/>
            </w:tcBorders>
          </w:tcPr>
          <w:p w14:paraId="21904342" w14:textId="77777777" w:rsidR="00C663D3" w:rsidRPr="00C93E52" w:rsidRDefault="00C663D3" w:rsidP="00C663D3"/>
        </w:tc>
      </w:tr>
      <w:tr w:rsidR="00C663D3" w:rsidRPr="008345BA" w14:paraId="0F16A0F4" w14:textId="77777777" w:rsidTr="00621012">
        <w:tc>
          <w:tcPr>
            <w:tcW w:w="2943" w:type="dxa"/>
            <w:shd w:val="clear" w:color="auto" w:fill="A6A6A6" w:themeFill="background1" w:themeFillShade="A6"/>
          </w:tcPr>
          <w:p w14:paraId="00FA2A2F" w14:textId="57FBDB66" w:rsidR="00C663D3" w:rsidRPr="00B84B8B" w:rsidRDefault="00C663D3" w:rsidP="00C663D3">
            <w:proofErr w:type="spellStart"/>
            <w:r w:rsidRPr="00B84B8B">
              <w:lastRenderedPageBreak/>
              <w:t>observationGroup</w:t>
            </w:r>
            <w:proofErr w:type="spellEnd"/>
            <w:r w:rsidRPr="00B84B8B">
              <w:t>/</w:t>
            </w:r>
          </w:p>
          <w:p w14:paraId="6E97FE18" w14:textId="77777777" w:rsidR="00C663D3" w:rsidRPr="00B84B8B" w:rsidRDefault="00C663D3" w:rsidP="00C663D3">
            <w:proofErr w:type="spellStart"/>
            <w:r w:rsidRPr="00B84B8B">
              <w:t>additionalParticipant</w:t>
            </w:r>
            <w:proofErr w:type="spellEnd"/>
            <w:r w:rsidRPr="00B84B8B">
              <w:t>/</w:t>
            </w:r>
          </w:p>
          <w:p w14:paraId="0FCBB38A" w14:textId="741CBB7B" w:rsidR="00C663D3" w:rsidRPr="00B84B8B" w:rsidRDefault="00C663D3" w:rsidP="00C663D3">
            <w:r w:rsidRPr="00B84B8B">
              <w:t>organisation</w:t>
            </w:r>
          </w:p>
        </w:tc>
        <w:tc>
          <w:tcPr>
            <w:tcW w:w="2037" w:type="dxa"/>
            <w:shd w:val="clear" w:color="auto" w:fill="A6A6A6" w:themeFill="background1" w:themeFillShade="A6"/>
          </w:tcPr>
          <w:p w14:paraId="14B36098" w14:textId="078839AF" w:rsidR="00C663D3" w:rsidRPr="00B84B8B" w:rsidRDefault="00C663D3" w:rsidP="00C663D3">
            <w:proofErr w:type="spellStart"/>
            <w:r w:rsidRPr="00B84B8B">
              <w:t>OrganisationType</w:t>
            </w:r>
            <w:proofErr w:type="spellEnd"/>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607F4C90" w:rsidR="00C663D3" w:rsidRPr="00B84B8B" w:rsidRDefault="00C663D3" w:rsidP="00C663D3"/>
        </w:tc>
      </w:tr>
      <w:tr w:rsidR="00C663D3" w:rsidRPr="008345BA" w14:paraId="3E9BF27E" w14:textId="77777777" w:rsidTr="00621012">
        <w:tc>
          <w:tcPr>
            <w:tcW w:w="2943" w:type="dxa"/>
          </w:tcPr>
          <w:p w14:paraId="72297592" w14:textId="4B0AF779" w:rsidR="00C663D3" w:rsidRPr="00B84B8B" w:rsidRDefault="00C663D3" w:rsidP="00C663D3">
            <w:r w:rsidRPr="00B84B8B">
              <w:t>id</w:t>
            </w:r>
          </w:p>
        </w:tc>
        <w:tc>
          <w:tcPr>
            <w:tcW w:w="2037" w:type="dxa"/>
          </w:tcPr>
          <w:p w14:paraId="3B906670" w14:textId="3606F53A" w:rsidR="00C663D3" w:rsidRPr="00B84B8B" w:rsidRDefault="00C663D3" w:rsidP="00C663D3">
            <w:proofErr w:type="spellStart"/>
            <w:r w:rsidRPr="00B84B8B">
              <w:t>IIType</w:t>
            </w:r>
            <w:proofErr w:type="spellEnd"/>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w:t>
            </w:r>
            <w:proofErr w:type="gramStart"/>
            <w:r w:rsidRPr="00B84B8B">
              <w:t>..</w:t>
            </w:r>
            <w:proofErr w:type="gramEnd"/>
            <w:r w:rsidRPr="00B84B8B">
              <w:t>1</w:t>
            </w:r>
          </w:p>
        </w:tc>
      </w:tr>
      <w:tr w:rsidR="00C663D3"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proofErr w:type="spellStart"/>
            <w:r w:rsidRPr="00B84B8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t>1</w:t>
            </w:r>
            <w:proofErr w:type="gramStart"/>
            <w:r w:rsidRPr="00B84B8B">
              <w:t>..</w:t>
            </w:r>
            <w:proofErr w:type="gramEnd"/>
            <w:r w:rsidRPr="00B84B8B">
              <w:t>1</w:t>
            </w:r>
          </w:p>
        </w:tc>
      </w:tr>
      <w:tr w:rsidR="00C663D3"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w:t>
            </w:r>
            <w:proofErr w:type="gramStart"/>
            <w:r w:rsidRPr="00B84B8B">
              <w:t>..</w:t>
            </w:r>
            <w:proofErr w:type="gramEnd"/>
            <w:r w:rsidRPr="00B84B8B">
              <w:t>1</w:t>
            </w:r>
          </w:p>
        </w:tc>
      </w:tr>
      <w:tr w:rsidR="00C663D3" w:rsidRPr="008345BA" w14:paraId="56ECDE8C" w14:textId="77777777" w:rsidTr="000D3E6C">
        <w:tc>
          <w:tcPr>
            <w:tcW w:w="2943" w:type="dxa"/>
            <w:tcBorders>
              <w:bottom w:val="single" w:sz="4" w:space="0" w:color="auto"/>
            </w:tcBorders>
          </w:tcPr>
          <w:p w14:paraId="53A5769D" w14:textId="3EFF5357" w:rsidR="00C663D3" w:rsidRPr="00B84B8B" w:rsidRDefault="00C663D3" w:rsidP="00C663D3">
            <w:proofErr w:type="spellStart"/>
            <w:r w:rsidRPr="00B84B8B">
              <w:t>name</w:t>
            </w:r>
            <w:proofErr w:type="spellEnd"/>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w:t>
            </w:r>
            <w:proofErr w:type="gramStart"/>
            <w:r w:rsidRPr="00B84B8B">
              <w:t>..</w:t>
            </w:r>
            <w:proofErr w:type="gramEnd"/>
            <w:r w:rsidRPr="00B84B8B">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252" w:name="_Toc398042093"/>
      <w:bookmarkStart w:id="253" w:name="_Toc411633257"/>
      <w:r>
        <w:t>Övriga regler</w:t>
      </w:r>
      <w:bookmarkEnd w:id="252"/>
      <w:bookmarkEnd w:id="253"/>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proofErr w:type="spellStart"/>
      <w:r>
        <w:rPr>
          <w:lang w:eastAsia="sv-SE"/>
        </w:rPr>
        <w:t>c</w:t>
      </w:r>
      <w:r w:rsidRPr="0089562B">
        <w:rPr>
          <w:lang w:eastAsia="sv-SE"/>
        </w:rPr>
        <w:t>areProcessId</w:t>
      </w:r>
      <w:proofErr w:type="spellEnd"/>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proofErr w:type="spellStart"/>
      <w:proofErr w:type="gramStart"/>
      <w:r w:rsidR="00200D70" w:rsidRPr="00442B89">
        <w:rPr>
          <w:i/>
        </w:rPr>
        <w:t>patientId</w:t>
      </w:r>
      <w:proofErr w:type="spellEnd"/>
      <w:r w:rsidR="00200D70">
        <w:t xml:space="preserve"> ,</w:t>
      </w:r>
      <w:proofErr w:type="gramEnd"/>
      <w:r w:rsidR="00200D70">
        <w:t xml:space="preserve">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lastRenderedPageBreak/>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BF4B12">
        <w:br/>
      </w:r>
      <w:r w:rsidR="00F9710D">
        <w:t>Samma regel gäller för</w:t>
      </w:r>
      <w:r w:rsidR="00BF4B12">
        <w:t xml:space="preserve"> </w:t>
      </w:r>
      <w:proofErr w:type="spellStart"/>
      <w:r w:rsidR="00BF4B12" w:rsidRPr="002C2FC3">
        <w:rPr>
          <w:i/>
        </w:rPr>
        <w:t>additionalParticipant</w:t>
      </w:r>
      <w:proofErr w:type="spellEnd"/>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proofErr w:type="spellStart"/>
      <w:r w:rsidR="00BF4B12" w:rsidRPr="000433C8">
        <w:rPr>
          <w:i/>
        </w:rPr>
        <w:t>additionalParticipant</w:t>
      </w:r>
      <w:proofErr w:type="spellEnd"/>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t>Fält 2b</w:t>
      </w:r>
      <w:r w:rsidRPr="002C2FC3">
        <w:rPr>
          <w:i/>
          <w:u w:val="single"/>
        </w:rPr>
        <w:t xml:space="preserve"> – </w:t>
      </w:r>
      <w:proofErr w:type="spellStart"/>
      <w:r w:rsidRPr="00F9710D">
        <w:rPr>
          <w:u w:val="single"/>
        </w:rPr>
        <w:t>LegalAuthenticator</w:t>
      </w:r>
      <w:proofErr w:type="spellEnd"/>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 xml:space="preserve">Fält 2c – </w:t>
      </w:r>
      <w:proofErr w:type="spellStart"/>
      <w:r w:rsidRPr="002C2FC3">
        <w:rPr>
          <w:u w:val="single"/>
        </w:rPr>
        <w:t>AdditionalParticipant</w:t>
      </w:r>
      <w:proofErr w:type="spellEnd"/>
      <w:r w:rsidRPr="002C2FC3">
        <w:rPr>
          <w:u w:val="single"/>
        </w:rPr>
        <w:t xml:space="preserve">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w:t>
      </w:r>
      <w:proofErr w:type="spellStart"/>
      <w:r>
        <w:t>type</w:t>
      </w:r>
      <w:proofErr w:type="spellEnd"/>
      <w:r>
        <w:t>” och ”</w:t>
      </w:r>
      <w:proofErr w:type="spellStart"/>
      <w:r>
        <w:t>role</w:t>
      </w:r>
      <w:proofErr w:type="spellEnd"/>
      <w:r>
        <w:t>” som förtydligar kring formen av ”deltagandet”.</w:t>
      </w:r>
      <w:r>
        <w:br/>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254" w:name="_Toc398042094"/>
      <w:bookmarkStart w:id="255" w:name="_Toc411633258"/>
      <w:r w:rsidRPr="00776D68">
        <w:t>Annan information om kontraktet</w:t>
      </w:r>
      <w:bookmarkEnd w:id="254"/>
      <w:bookmarkEnd w:id="255"/>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Johan Eltes" w:date="2015-03-03T13:33:00Z" w:initials="JE">
    <w:p w14:paraId="3B727529" w14:textId="05BBDAF7" w:rsidR="00683986" w:rsidRDefault="00683986">
      <w:pPr>
        <w:pStyle w:val="Kommentarer"/>
      </w:pPr>
      <w:r>
        <w:rPr>
          <w:rStyle w:val="Kommentarsreferens"/>
        </w:rPr>
        <w:annotationRef/>
      </w:r>
      <w:r>
        <w:t xml:space="preserve">Kopplingen till </w:t>
      </w:r>
      <w:proofErr w:type="spellStart"/>
      <w:r>
        <w:t>inetraktionsöverenskommelser</w:t>
      </w:r>
      <w:proofErr w:type="spellEnd"/>
      <w:r>
        <w:t xml:space="preserve"> behöver beskrivas här. Och varar synligt som koncept i samtliga exempel. </w:t>
      </w:r>
      <w:proofErr w:type="gramStart"/>
      <w:r>
        <w:t>Dvs</w:t>
      </w:r>
      <w:proofErr w:type="gramEnd"/>
      <w:r>
        <w:t xml:space="preserve"> hela den struktur av överenskommelser som användningen av kontraktet är beroende av behöver beskrivas så att förutsättningarna för användning av kontrakten framgår i detta dokument. Det kan förslagsvis beskrivas i sin helhet i detta avsnitt, uppdelat i underrubriker. </w:t>
      </w:r>
      <w:proofErr w:type="spellStart"/>
      <w:r>
        <w:t>Inera</w:t>
      </w:r>
      <w:proofErr w:type="spellEnd"/>
      <w:r>
        <w:t xml:space="preserve"> behöver sedan komplettera med en anvisning för interaktionsöverenskommelser som relaterar till NPDI-kontrakten och deras </w:t>
      </w:r>
      <w:proofErr w:type="spellStart"/>
      <w:r>
        <w:t>anvädning</w:t>
      </w:r>
      <w:proofErr w:type="spellEnd"/>
      <w:r>
        <w:t xml:space="preserve">? Det är väl troligt att det är bästa platsen att synliggöra konceptet Interaktionsöverenskommelse så att det sedan kan refereras i anslutningsplattform/katalog etc. Men eftersom behovet uppstår i och med denna domän tror jag att vi får börja med att skriva det i denna TKB. Sedan kan det lyftas ut i en anvisning och istället refereras via en </w:t>
      </w:r>
      <w:proofErr w:type="spellStart"/>
      <w:r>
        <w:t>patch</w:t>
      </w:r>
      <w:proofErr w:type="spellEnd"/>
      <w:r>
        <w:t>-uppdatering (tredje-siffran).</w:t>
      </w:r>
    </w:p>
  </w:comment>
  <w:comment w:id="52" w:author="Torbjörn Dahlin" w:date="2015-03-09T07:46:00Z" w:initials="TD">
    <w:p w14:paraId="73B9E093" w14:textId="612737D4" w:rsidR="00683986" w:rsidRDefault="00683986">
      <w:pPr>
        <w:pStyle w:val="Kommentarer"/>
      </w:pPr>
      <w:r>
        <w:rPr>
          <w:rStyle w:val="Kommentarsreferens"/>
        </w:rPr>
        <w:annotationRef/>
      </w:r>
      <w:r>
        <w:t>Avsnitt 3.4 tillagt.</w:t>
      </w:r>
    </w:p>
  </w:comment>
  <w:comment w:id="63" w:author="Johan Eltes" w:date="2015-03-03T13:57:00Z" w:initials="JE">
    <w:p w14:paraId="2BDE241F" w14:textId="2C9420D5" w:rsidR="00683986" w:rsidRDefault="00683986">
      <w:pPr>
        <w:pStyle w:val="Kommentarer"/>
      </w:pPr>
      <w:r>
        <w:rPr>
          <w:rStyle w:val="Kommentarsreferens"/>
        </w:rPr>
        <w:annotationRef/>
      </w:r>
      <w:r>
        <w:t>Svårt att förstå modellen innan modellens klasser beskrivits. Informationsmodellen (attributens betydelse) behöver beskrivas under ett stycke för detta innan relationskonceptet beskrivs (om möjligt).</w:t>
      </w:r>
    </w:p>
  </w:comment>
  <w:comment w:id="134" w:author="Johan Eltes" w:date="2015-03-03T21:00:00Z" w:initials="JE">
    <w:p w14:paraId="32BC0780" w14:textId="662BC5F1" w:rsidR="00683986" w:rsidRDefault="00683986">
      <w:pPr>
        <w:pStyle w:val="Kommentarer"/>
      </w:pPr>
      <w:r>
        <w:rPr>
          <w:rStyle w:val="Kommentarsreferens"/>
        </w:rPr>
        <w:annotationRef/>
      </w:r>
      <w:r>
        <w:t xml:space="preserve">Kryptisk kod? Varför inte bara ”o”? Domännamnet är ju med i indexposten så det behöver inte vara med i infotypskoden. Det kanske är med hänsyn till att ”kodverket” även används i relationskonceptet? </w:t>
      </w:r>
    </w:p>
  </w:comment>
  <w:comment w:id="135" w:author="Torbjörn Dahlin" w:date="2015-03-11T01:14:00Z" w:initials="TD">
    <w:p w14:paraId="0F4CF8B2" w14:textId="12B52988" w:rsidR="00683986" w:rsidRDefault="00683986">
      <w:pPr>
        <w:pStyle w:val="Kommentarer"/>
      </w:pPr>
      <w:r>
        <w:rPr>
          <w:rStyle w:val="Kommentarsreferens"/>
        </w:rPr>
        <w:annotationRef/>
      </w:r>
      <w:r>
        <w:t xml:space="preserve">Kan vi använda de engelska namnen för NI-klasserna? Detta skulle i så fall vara observation och i aktivitetskontraktet </w:t>
      </w:r>
      <w:proofErr w:type="spellStart"/>
      <w:r>
        <w:t>activity</w:t>
      </w:r>
      <w:proofErr w:type="spellEnd"/>
      <w:r>
        <w:t>?</w:t>
      </w:r>
    </w:p>
  </w:comment>
  <w:comment w:id="154" w:author="Johan Eltes" w:date="2015-03-03T13:40:00Z" w:initials="JE">
    <w:p w14:paraId="1D01E4C7" w14:textId="111F2CC2" w:rsidR="00683986" w:rsidRDefault="00683986">
      <w:pPr>
        <w:pStyle w:val="Kommentarer"/>
      </w:pPr>
      <w:r>
        <w:rPr>
          <w:rStyle w:val="Kommentarsreferens"/>
        </w:rPr>
        <w:annotationRef/>
      </w:r>
      <w:r>
        <w:t>För hur många observationer?</w:t>
      </w:r>
    </w:p>
  </w:comment>
  <w:comment w:id="186" w:author="Johan Eltes" w:date="2015-03-03T13:46:00Z" w:initials="JE">
    <w:p w14:paraId="7A86A987" w14:textId="19818D30" w:rsidR="00683986" w:rsidRDefault="00683986">
      <w:pPr>
        <w:pStyle w:val="Kommentarer"/>
      </w:pPr>
      <w:r>
        <w:rPr>
          <w:rStyle w:val="Kommentarsreferens"/>
        </w:rPr>
        <w:annotationRef/>
      </w:r>
      <w:r>
        <w:t>På vilket sätt är detta en formatregel? Ser ingen formatregel?</w:t>
      </w:r>
    </w:p>
  </w:comment>
  <w:comment w:id="187" w:author="Johan Eltes" w:date="2015-03-03T13:47:00Z" w:initials="JE">
    <w:p w14:paraId="085E97B4" w14:textId="52BAFF61" w:rsidR="00683986" w:rsidRDefault="00683986">
      <w:pPr>
        <w:pStyle w:val="Kommentarer"/>
      </w:pPr>
      <w:r>
        <w:rPr>
          <w:rStyle w:val="Kommentarsreferens"/>
        </w:rPr>
        <w:annotationRef/>
      </w:r>
      <w:r>
        <w:t xml:space="preserve">Svårt att tolka? Refererar texten till flera tjänsteinteraktioner? </w:t>
      </w:r>
      <w:proofErr w:type="gramStart"/>
      <w:r>
        <w:t>Dvs</w:t>
      </w:r>
      <w:proofErr w:type="gramEnd"/>
      <w:r>
        <w:t xml:space="preserve"> samspelet mellan kedjade frågor?</w:t>
      </w:r>
    </w:p>
  </w:comment>
  <w:comment w:id="193" w:author="Johan Eltes" w:date="2015-03-03T13:45:00Z" w:initials="JE">
    <w:p w14:paraId="4F053E55" w14:textId="6324CC69" w:rsidR="00683986" w:rsidRDefault="00683986">
      <w:pPr>
        <w:pStyle w:val="Kommentarer"/>
      </w:pPr>
      <w:r>
        <w:rPr>
          <w:rStyle w:val="Kommentarsreferens"/>
        </w:rPr>
        <w:annotationRef/>
      </w:r>
      <w:r>
        <w:t>Jag har svårt att tolka innebörden i denna regel. Måste man ange tidpunkten för att få med information om relaterade objekt i svaret? Eller betyder tidpunkten att huvudobjektet enbart ska vara med i svaret om relaterad information inom angiven tidpunkt förekommer?</w:t>
      </w:r>
    </w:p>
  </w:comment>
  <w:comment w:id="228" w:author="Johan Eltes" w:date="2015-03-03T20:51:00Z" w:initials="JE">
    <w:p w14:paraId="5789DC07" w14:textId="250CF5C0" w:rsidR="00683986" w:rsidRDefault="00683986">
      <w:pPr>
        <w:pStyle w:val="Kommentarer"/>
      </w:pPr>
      <w:r>
        <w:rPr>
          <w:rStyle w:val="Kommentarsreferens"/>
        </w:rPr>
        <w:annotationRef/>
      </w:r>
      <w:proofErr w:type="gramStart"/>
      <w:r>
        <w:t>Ej</w:t>
      </w:r>
      <w:proofErr w:type="gramEnd"/>
      <w:r>
        <w:t xml:space="preserve"> dokumenterat enligt standard. </w:t>
      </w:r>
      <w:proofErr w:type="spellStart"/>
      <w:r>
        <w:t>Informationmodellen</w:t>
      </w:r>
      <w:proofErr w:type="spellEnd"/>
      <w:r>
        <w:t xml:space="preserve"> ska finnas i dokumentet och vara dokumenterat klassvis. Sedan ska det finnas en meddelandemodell för varje tjänstekontrakt. Och i detta avsnitt ska den kompletta utfällda strukturen dokumenteras så att den kan matchas mot en exempelmeddelande.</w:t>
      </w:r>
    </w:p>
  </w:comment>
  <w:comment w:id="229" w:author="Torbjörn Dahlin" w:date="2015-03-11T01:23:00Z" w:initials="TD">
    <w:p w14:paraId="78323134" w14:textId="66F4CFBE" w:rsidR="00683986" w:rsidRPr="00B22BE1" w:rsidRDefault="00683986" w:rsidP="00B22BE1">
      <w:pPr>
        <w:suppressOverlap/>
        <w:rPr>
          <w:lang w:eastAsia="sv-SE"/>
        </w:rPr>
      </w:pPr>
      <w:r>
        <w:rPr>
          <w:rStyle w:val="Kommentarsreferens"/>
        </w:rPr>
        <w:annotationRef/>
      </w:r>
      <w:r>
        <w:t xml:space="preserve">Detta är den kompletta strukturen. Det var dokumenterat på samma sätt som </w:t>
      </w:r>
      <w:proofErr w:type="spellStart"/>
      <w:r>
        <w:t>JoL</w:t>
      </w:r>
      <w:proofErr w:type="spellEnd"/>
      <w:r>
        <w:t xml:space="preserve">-kontrakten men det blev svårläst. Nu är </w:t>
      </w:r>
      <w:proofErr w:type="spellStart"/>
      <w:r>
        <w:t>xpath</w:t>
      </w:r>
      <w:proofErr w:type="spellEnd"/>
      <w:r>
        <w:t xml:space="preserve"> uttrycket flyttat till den mörkgrå raden</w:t>
      </w:r>
      <w:proofErr w:type="gramStart"/>
      <w:r>
        <w:t xml:space="preserve"> (exempelvis ”</w:t>
      </w:r>
      <w:proofErr w:type="spellStart"/>
      <w:r w:rsidRPr="00B22BE1">
        <w:rPr>
          <w:lang w:eastAsia="sv-SE"/>
        </w:rPr>
        <w:t>observationGroup</w:t>
      </w:r>
      <w:proofErr w:type="spellEnd"/>
      <w:r w:rsidRPr="00B22BE1">
        <w:rPr>
          <w:lang w:eastAsia="sv-SE"/>
        </w:rPr>
        <w:t>/</w:t>
      </w:r>
      <w:proofErr w:type="gramEnd"/>
    </w:p>
    <w:p w14:paraId="17D7C5B9" w14:textId="77777777" w:rsidR="00683986" w:rsidRPr="00683986" w:rsidRDefault="00683986" w:rsidP="00B22BE1">
      <w:pPr>
        <w:pStyle w:val="Kommentarer"/>
        <w:rPr>
          <w:lang w:eastAsia="sv-SE"/>
        </w:rPr>
      </w:pPr>
      <w:r w:rsidRPr="00683986">
        <w:rPr>
          <w:lang w:eastAsia="sv-SE"/>
        </w:rPr>
        <w:t>Patient”).</w:t>
      </w:r>
    </w:p>
    <w:p w14:paraId="40006A04" w14:textId="50059579" w:rsidR="00683986" w:rsidRDefault="00683986" w:rsidP="00B22BE1">
      <w:pPr>
        <w:pStyle w:val="Kommentarer"/>
        <w:rPr>
          <w:lang w:eastAsia="sv-SE"/>
        </w:rPr>
      </w:pPr>
      <w:r w:rsidRPr="009909D2">
        <w:rPr>
          <w:lang w:eastAsia="sv-SE"/>
        </w:rPr>
        <w:t xml:space="preserve">Om jag tittar på den aktuella TKB-mallen så ser jag inte något avsnitt där man beskriver informationsmodellen </w:t>
      </w:r>
      <w:r>
        <w:rPr>
          <w:lang w:eastAsia="sv-SE"/>
        </w:rPr>
        <w:t>separat</w:t>
      </w:r>
      <w:r w:rsidRPr="009909D2">
        <w:rPr>
          <w:lang w:eastAsia="sv-SE"/>
        </w:rPr>
        <w:t xml:space="preserve">? </w:t>
      </w:r>
      <w:hyperlink r:id="rId1" w:history="1">
        <w:r w:rsidRPr="00EF139E">
          <w:rPr>
            <w:rStyle w:val="Hyperlnk"/>
            <w:lang w:eastAsia="sv-SE"/>
          </w:rPr>
          <w:t>http://rivta.se/documents/ARK_0015/</w:t>
        </w:r>
      </w:hyperlink>
    </w:p>
    <w:p w14:paraId="32248CA6" w14:textId="30366B92" w:rsidR="00683986" w:rsidRPr="009909D2" w:rsidRDefault="00683986" w:rsidP="00B22BE1">
      <w:pPr>
        <w:pStyle w:val="Kommentarer"/>
      </w:pPr>
      <w:r>
        <w:t>Denna tjänst är dock baserad på NI 2015:1 med tekniska tillägg och optimeringar i meddelandemodellen som är beskrivet i samband med V-MIM.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18E5E" w15:done="0"/>
  <w15:commentEx w15:paraId="28E1D601" w15:done="0"/>
  <w15:commentEx w15:paraId="411163F9" w15:done="0"/>
  <w15:commentEx w15:paraId="23573A3E" w15:done="0"/>
  <w15:commentEx w15:paraId="0F0FB634" w15:done="0"/>
  <w15:commentEx w15:paraId="79303DBF" w15:done="0"/>
  <w15:commentEx w15:paraId="521851AA" w15:done="0"/>
  <w15:commentEx w15:paraId="03E4E338" w15:done="0"/>
  <w15:commentEx w15:paraId="0E2B9E1C" w15:done="0"/>
  <w15:commentEx w15:paraId="20F33514" w15:done="0"/>
  <w15:commentEx w15:paraId="16422000" w15:done="0"/>
  <w15:commentEx w15:paraId="70433430" w15:done="0"/>
  <w15:commentEx w15:paraId="08A7D664" w15:done="0"/>
  <w15:commentEx w15:paraId="372DB5E1" w15:done="0"/>
  <w15:commentEx w15:paraId="6A350643" w15:done="0"/>
  <w15:commentEx w15:paraId="11F7FD35" w15:done="0"/>
  <w15:commentEx w15:paraId="6BF2BCF8" w15:done="0"/>
  <w15:commentEx w15:paraId="2CA59C47" w15:done="0"/>
  <w15:commentEx w15:paraId="0924598E" w15:done="0"/>
  <w15:commentEx w15:paraId="45D6BF94" w15:done="0"/>
  <w15:commentEx w15:paraId="487FBCB7" w15:done="0"/>
  <w15:commentEx w15:paraId="47BFC6E5" w15:done="0"/>
  <w15:commentEx w15:paraId="373DADB3" w15:done="0"/>
  <w15:commentEx w15:paraId="46F7ADDE" w15:done="0"/>
  <w15:commentEx w15:paraId="5158CBC6" w15:done="0"/>
  <w15:commentEx w15:paraId="41A70107" w15:done="0"/>
  <w15:commentEx w15:paraId="2A141827" w15:done="0"/>
  <w15:commentEx w15:paraId="776E3310" w15:done="0"/>
  <w15:commentEx w15:paraId="0618A977" w15:done="0"/>
  <w15:commentEx w15:paraId="5F26507B" w15:done="0"/>
  <w15:commentEx w15:paraId="11C7D441" w15:done="0"/>
  <w15:commentEx w15:paraId="071EFA6C" w15:done="0"/>
  <w15:commentEx w15:paraId="76A72BC5" w15:done="0"/>
  <w15:commentEx w15:paraId="398DF3B6" w15:done="0"/>
  <w15:commentEx w15:paraId="5C913769" w15:done="0"/>
  <w15:commentEx w15:paraId="05A5515E" w15:done="0"/>
  <w15:commentEx w15:paraId="6668BCF0" w15:done="0"/>
  <w15:commentEx w15:paraId="718A79EE" w15:done="0"/>
  <w15:commentEx w15:paraId="5F893D27" w15:done="0"/>
  <w15:commentEx w15:paraId="5DFA93E9" w15:done="0"/>
  <w15:commentEx w15:paraId="3C2FEAC6" w15:done="0"/>
  <w15:commentEx w15:paraId="62A69EE5" w15:done="0"/>
  <w15:commentEx w15:paraId="239D1113" w15:done="0"/>
  <w15:commentEx w15:paraId="39878F47" w15:done="0"/>
  <w15:commentEx w15:paraId="512DAE9F" w15:done="0"/>
  <w15:commentEx w15:paraId="0111E100" w15:done="0"/>
  <w15:commentEx w15:paraId="2688FF45" w15:done="0"/>
  <w15:commentEx w15:paraId="36A59413" w15:done="0"/>
  <w15:commentEx w15:paraId="615D2F9E" w15:done="0"/>
  <w15:commentEx w15:paraId="6090E180" w15:done="0"/>
  <w15:commentEx w15:paraId="7FC86E83" w15:done="0"/>
  <w15:commentEx w15:paraId="727851A6" w15:done="0"/>
  <w15:commentEx w15:paraId="50ED4FDF" w15:done="0"/>
  <w15:commentEx w15:paraId="17137855" w15:done="0"/>
  <w15:commentEx w15:paraId="2DAEC6B2" w15:done="0"/>
  <w15:commentEx w15:paraId="42BB39EE" w15:done="0"/>
  <w15:commentEx w15:paraId="0BCBB7A4" w15:done="0"/>
  <w15:commentEx w15:paraId="071BDE66" w15:done="0"/>
  <w15:commentEx w15:paraId="2759BEFC" w15:done="0"/>
  <w15:commentEx w15:paraId="7A1E2AB5" w15:done="0"/>
  <w15:commentEx w15:paraId="4DA32525" w15:done="0"/>
  <w15:commentEx w15:paraId="29F234CA" w15:done="0"/>
  <w15:commentEx w15:paraId="0892BAAD" w15:done="0"/>
  <w15:commentEx w15:paraId="1BBDFD44" w15:done="0"/>
  <w15:commentEx w15:paraId="0DD9E32A" w15:done="0"/>
  <w15:commentEx w15:paraId="358D639B" w15:done="0"/>
  <w15:commentEx w15:paraId="50E6D54B" w15:done="0"/>
  <w15:commentEx w15:paraId="0F7F4394" w15:done="0"/>
  <w15:commentEx w15:paraId="07D78763" w15:done="0"/>
  <w15:commentEx w15:paraId="6EC920E5" w15:done="0"/>
  <w15:commentEx w15:paraId="0A9EBAD9" w15:done="0"/>
  <w15:commentEx w15:paraId="45DF40EF" w15:done="0"/>
  <w15:commentEx w15:paraId="620BDB89" w15:done="0"/>
  <w15:commentEx w15:paraId="5BA63200" w15:done="0"/>
  <w15:commentEx w15:paraId="2BEBB2E6" w15:done="0"/>
  <w15:commentEx w15:paraId="0E281368" w15:done="0"/>
  <w15:commentEx w15:paraId="24A1AA9C" w15:done="0"/>
  <w15:commentEx w15:paraId="26E588CC" w15:done="0"/>
  <w15:commentEx w15:paraId="73E0AD47" w15:done="0"/>
  <w15:commentEx w15:paraId="35060E74" w15:done="0"/>
  <w15:commentEx w15:paraId="5B6262F7" w15:done="0"/>
  <w15:commentEx w15:paraId="6A4A9B5A" w15:done="0"/>
  <w15:commentEx w15:paraId="7F00DFC9" w15:done="0"/>
  <w15:commentEx w15:paraId="2B64E9A4" w15:done="0"/>
  <w15:commentEx w15:paraId="57F65C8F" w15:done="0"/>
  <w15:commentEx w15:paraId="3CF58C1F" w15:done="0"/>
  <w15:commentEx w15:paraId="4119873A" w15:done="0"/>
  <w15:commentEx w15:paraId="689EF528" w15:done="0"/>
  <w15:commentEx w15:paraId="74BFF56E" w15:done="0"/>
  <w15:commentEx w15:paraId="7B08E14E" w15:done="0"/>
  <w15:commentEx w15:paraId="6C81B63A" w15:done="0"/>
  <w15:commentEx w15:paraId="69A00835" w15:done="0"/>
  <w15:commentEx w15:paraId="11AC5616" w15:done="0"/>
  <w15:commentEx w15:paraId="23A3BCCC" w15:done="0"/>
  <w15:commentEx w15:paraId="2BC086C0" w15:done="0"/>
  <w15:commentEx w15:paraId="22492D0B" w15:done="0"/>
  <w15:commentEx w15:paraId="5F864D17" w15:done="0"/>
  <w15:commentEx w15:paraId="23E5F452" w15:done="0"/>
  <w15:commentEx w15:paraId="2889E80D" w15:done="0"/>
  <w15:commentEx w15:paraId="3040D928" w15:done="0"/>
  <w15:commentEx w15:paraId="40061765" w15:done="0"/>
  <w15:commentEx w15:paraId="49AF26AF" w15:done="0"/>
  <w15:commentEx w15:paraId="48837380" w15:done="0"/>
  <w15:commentEx w15:paraId="7D0CA28E" w15:done="0"/>
  <w15:commentEx w15:paraId="5D3EA13A" w15:done="0"/>
  <w15:commentEx w15:paraId="03BBC4B1" w15:done="0"/>
  <w15:commentEx w15:paraId="2C54E478" w15:done="0"/>
  <w15:commentEx w15:paraId="7E855ED6" w15:done="0"/>
  <w15:commentEx w15:paraId="1767F905" w15:done="0"/>
  <w15:commentEx w15:paraId="10C19D60" w15:done="0"/>
  <w15:commentEx w15:paraId="1C8FD8AF" w15:done="0"/>
  <w15:commentEx w15:paraId="57CB7369" w15:done="0"/>
  <w15:commentEx w15:paraId="5D769F58" w15:done="0"/>
  <w15:commentEx w15:paraId="0CF09BA5" w15:done="0"/>
  <w15:commentEx w15:paraId="6D70144D" w15:done="0"/>
  <w15:commentEx w15:paraId="5E7F3EF4" w15:done="0"/>
  <w15:commentEx w15:paraId="7AC67AAD" w15:done="0"/>
  <w15:commentEx w15:paraId="2AB882F3" w15:done="0"/>
  <w15:commentEx w15:paraId="04A39D25" w15:done="0"/>
  <w15:commentEx w15:paraId="7EAA3F65" w15:done="0"/>
  <w15:commentEx w15:paraId="4DDF6D31" w15:done="0"/>
  <w15:commentEx w15:paraId="0C0D2806" w15:done="0"/>
  <w15:commentEx w15:paraId="78A72986" w15:done="0"/>
  <w15:commentEx w15:paraId="0ABD1A84" w15:done="0"/>
  <w15:commentEx w15:paraId="43ADA794" w15:done="0"/>
  <w15:commentEx w15:paraId="30FEC26B" w15:done="0"/>
  <w15:commentEx w15:paraId="1AEF0306" w15:done="0"/>
  <w15:commentEx w15:paraId="2AC6EB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50F426" w14:textId="77777777" w:rsidR="00C33FAF" w:rsidRDefault="00C33FAF" w:rsidP="00C72B17">
      <w:pPr>
        <w:spacing w:line="240" w:lineRule="auto"/>
      </w:pPr>
      <w:r>
        <w:separator/>
      </w:r>
    </w:p>
  </w:endnote>
  <w:endnote w:type="continuationSeparator" w:id="0">
    <w:p w14:paraId="3B3DE0E3" w14:textId="77777777" w:rsidR="00C33FAF" w:rsidRDefault="00C33FAF"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683986" w:rsidRDefault="00683986"/>
  <w:p w14:paraId="1FC233E8" w14:textId="77777777" w:rsidR="00683986" w:rsidRDefault="0068398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683986" w:rsidRPr="004A7C1C" w14:paraId="3C5A492F" w14:textId="77777777" w:rsidTr="00095A0D">
      <w:trPr>
        <w:trHeight w:val="629"/>
      </w:trPr>
      <w:tc>
        <w:tcPr>
          <w:tcW w:w="1559" w:type="dxa"/>
        </w:tcPr>
        <w:p w14:paraId="784DFED4" w14:textId="77777777" w:rsidR="00683986" w:rsidRPr="001304B6" w:rsidRDefault="00683986"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683986" w:rsidRPr="001304B6" w:rsidRDefault="0068398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683986" w:rsidRPr="001304B6" w:rsidRDefault="0068398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683986" w:rsidRPr="001304B6" w:rsidRDefault="0068398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683986" w:rsidRPr="00D81E3D" w:rsidRDefault="00683986"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683986" w:rsidRPr="00D81E3D" w:rsidRDefault="00683986"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683986" w:rsidRPr="0091623E" w:rsidRDefault="00683986"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683986" w:rsidRPr="001304B6" w:rsidRDefault="0068398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683986" w:rsidRPr="001304B6" w:rsidRDefault="0068398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683986" w:rsidRPr="004A7C1C" w:rsidRDefault="00683986" w:rsidP="001304B6">
          <w:pPr>
            <w:pStyle w:val="Sidfot"/>
          </w:pPr>
        </w:p>
      </w:tc>
      <w:tc>
        <w:tcPr>
          <w:tcW w:w="709" w:type="dxa"/>
        </w:tcPr>
        <w:p w14:paraId="6E332D35" w14:textId="77777777" w:rsidR="00683986" w:rsidRPr="004A7C1C" w:rsidRDefault="00683986"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1A46F1">
            <w:rPr>
              <w:rStyle w:val="Sidnummer"/>
              <w:noProof/>
            </w:rPr>
            <w:t>33</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1A46F1">
            <w:rPr>
              <w:rStyle w:val="Sidnummer"/>
              <w:noProof/>
            </w:rPr>
            <w:t>57</w:t>
          </w:r>
          <w:r w:rsidRPr="004A7C1C">
            <w:rPr>
              <w:rStyle w:val="Sidnummer"/>
            </w:rPr>
            <w:fldChar w:fldCharType="end"/>
          </w:r>
        </w:p>
      </w:tc>
    </w:tr>
  </w:tbl>
  <w:p w14:paraId="6EB65E86" w14:textId="77777777" w:rsidR="00683986" w:rsidRDefault="00683986"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683986" w:rsidRDefault="00683986">
    <w:pPr>
      <w:pStyle w:val="Sidfot"/>
    </w:pPr>
  </w:p>
  <w:p w14:paraId="36E0CB75" w14:textId="77777777" w:rsidR="00683986" w:rsidRDefault="00683986">
    <w:pPr>
      <w:pStyle w:val="Sidfot"/>
    </w:pPr>
  </w:p>
  <w:p w14:paraId="68EA24B6" w14:textId="77777777" w:rsidR="00683986" w:rsidRDefault="00683986">
    <w:pPr>
      <w:pStyle w:val="Sidfot"/>
    </w:pPr>
  </w:p>
  <w:p w14:paraId="798F58D1" w14:textId="77777777" w:rsidR="00683986" w:rsidRDefault="00683986">
    <w:pPr>
      <w:pStyle w:val="Sidfot"/>
    </w:pPr>
  </w:p>
  <w:p w14:paraId="0B4F500D" w14:textId="77777777" w:rsidR="00683986" w:rsidRDefault="00683986">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E58953" w14:textId="77777777" w:rsidR="00C33FAF" w:rsidRDefault="00C33FAF" w:rsidP="00C72B17">
      <w:pPr>
        <w:spacing w:line="240" w:lineRule="auto"/>
      </w:pPr>
      <w:r>
        <w:separator/>
      </w:r>
    </w:p>
  </w:footnote>
  <w:footnote w:type="continuationSeparator" w:id="0">
    <w:p w14:paraId="1D568F48" w14:textId="77777777" w:rsidR="00C33FAF" w:rsidRDefault="00C33FAF"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683986" w:rsidRDefault="00683986"/>
  <w:p w14:paraId="69BC34DE" w14:textId="77777777" w:rsidR="00683986" w:rsidRDefault="0068398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683986" w:rsidRPr="00333716" w14:paraId="38E1EC6E" w14:textId="77777777" w:rsidTr="000A531A">
      <w:trPr>
        <w:trHeight w:hRule="exact" w:val="539"/>
      </w:trPr>
      <w:tc>
        <w:tcPr>
          <w:tcW w:w="3168" w:type="dxa"/>
          <w:tcBorders>
            <w:top w:val="nil"/>
            <w:bottom w:val="nil"/>
          </w:tcBorders>
        </w:tcPr>
        <w:p w14:paraId="74451D16" w14:textId="77777777" w:rsidR="00683986" w:rsidRPr="00095A0D" w:rsidRDefault="00683986" w:rsidP="00095A0D">
          <w:pPr>
            <w:pStyle w:val="Sidfot"/>
            <w:rPr>
              <w:rFonts w:ascii="Arial" w:eastAsia="Times New Roman" w:hAnsi="Arial"/>
              <w:color w:val="00A9A7"/>
              <w:sz w:val="14"/>
              <w:szCs w:val="24"/>
              <w:lang w:eastAsia="en-GB"/>
            </w:rPr>
          </w:pPr>
          <w:bookmarkStart w:id="256" w:name="LDnr1"/>
          <w:bookmarkEnd w:id="256"/>
        </w:p>
        <w:p w14:paraId="1A79B92D" w14:textId="77777777" w:rsidR="00683986" w:rsidRPr="00095A0D" w:rsidRDefault="00683986"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683986" w:rsidRDefault="00683986"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683986" w:rsidRDefault="00683986"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683986" w:rsidRDefault="00683986"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683986" w:rsidRPr="00095A0D" w:rsidRDefault="00683986"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683986" w:rsidRDefault="00683986"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683986" w:rsidRPr="00095A0D" w:rsidRDefault="00683986"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683986" w:rsidRPr="00095A0D" w:rsidRDefault="00683986"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59239FB8" w:rsidR="00683986" w:rsidRPr="000A531A" w:rsidRDefault="00683986"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ins w:id="257" w:author="Torbjörn Dahlin" w:date="2015-03-18T14:36:00Z">
            <w:r>
              <w:rPr>
                <w:rFonts w:ascii="Arial" w:eastAsia="Times New Roman" w:hAnsi="Arial"/>
                <w:noProof/>
                <w:color w:val="00A9A7"/>
                <w:sz w:val="14"/>
                <w:szCs w:val="24"/>
                <w:lang w:eastAsia="en-GB"/>
              </w:rPr>
              <w:t>2015-03-11 01:23:00</w:t>
            </w:r>
          </w:ins>
          <w:del w:id="258" w:author="Torbjörn Dahlin" w:date="2015-03-09T07:43:00Z">
            <w:r w:rsidDel="0046271D">
              <w:rPr>
                <w:rFonts w:ascii="Arial" w:eastAsia="Times New Roman" w:hAnsi="Arial"/>
                <w:noProof/>
                <w:color w:val="00A9A7"/>
                <w:sz w:val="14"/>
                <w:szCs w:val="24"/>
                <w:lang w:eastAsia="en-GB"/>
              </w:rPr>
              <w:delText>2015-03-03 22:14:00</w:delText>
            </w:r>
          </w:del>
          <w:r>
            <w:rPr>
              <w:rFonts w:ascii="Arial" w:eastAsia="Times New Roman" w:hAnsi="Arial"/>
              <w:color w:val="00A9A7"/>
              <w:sz w:val="14"/>
              <w:szCs w:val="24"/>
              <w:lang w:eastAsia="en-GB"/>
            </w:rPr>
            <w:fldChar w:fldCharType="end"/>
          </w:r>
        </w:p>
      </w:tc>
    </w:tr>
    <w:tr w:rsidR="0068398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683986" w:rsidRPr="00095A0D" w:rsidRDefault="00683986"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683986" w:rsidRPr="00095A0D" w:rsidRDefault="00683986" w:rsidP="00095A0D">
          <w:pPr>
            <w:pStyle w:val="Sidfot"/>
            <w:rPr>
              <w:rFonts w:ascii="Arial" w:eastAsia="Times New Roman" w:hAnsi="Arial"/>
              <w:color w:val="00A9A7"/>
              <w:sz w:val="14"/>
              <w:szCs w:val="24"/>
              <w:lang w:eastAsia="en-GB"/>
            </w:rPr>
          </w:pPr>
        </w:p>
      </w:tc>
    </w:tr>
  </w:tbl>
  <w:p w14:paraId="2AC110CF" w14:textId="77777777" w:rsidR="00683986" w:rsidRDefault="00683986" w:rsidP="008303EF">
    <w:pPr>
      <w:tabs>
        <w:tab w:val="left" w:pos="6237"/>
      </w:tabs>
    </w:pPr>
    <w:r>
      <w:t xml:space="preserve"> </w:t>
    </w:r>
    <w:bookmarkStart w:id="259" w:name="Dnr1"/>
    <w:bookmarkEnd w:id="25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683986" w:rsidRDefault="00683986" w:rsidP="00D774BC">
    <w:pPr>
      <w:tabs>
        <w:tab w:val="left" w:pos="6237"/>
      </w:tabs>
    </w:pPr>
  </w:p>
  <w:p w14:paraId="51103E17" w14:textId="77777777" w:rsidR="00683986" w:rsidRDefault="00683986" w:rsidP="00D774BC">
    <w:pPr>
      <w:tabs>
        <w:tab w:val="left" w:pos="6237"/>
      </w:tabs>
    </w:pPr>
  </w:p>
  <w:p w14:paraId="772AE06E" w14:textId="77777777" w:rsidR="00683986" w:rsidRDefault="00683986" w:rsidP="00D774BC">
    <w:pPr>
      <w:tabs>
        <w:tab w:val="left" w:pos="6237"/>
      </w:tabs>
    </w:pPr>
  </w:p>
  <w:p w14:paraId="42F0C144" w14:textId="77777777" w:rsidR="00683986" w:rsidRDefault="00683986"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60" w:name="LDnr"/>
    <w:bookmarkEnd w:id="260"/>
    <w:r>
      <w:t xml:space="preserve"> </w:t>
    </w:r>
    <w:bookmarkStart w:id="261" w:name="Dnr"/>
    <w:bookmarkEnd w:id="261"/>
  </w:p>
  <w:tbl>
    <w:tblPr>
      <w:tblW w:w="9180" w:type="dxa"/>
      <w:tblLayout w:type="fixed"/>
      <w:tblLook w:val="04A0" w:firstRow="1" w:lastRow="0" w:firstColumn="1" w:lastColumn="0" w:noHBand="0" w:noVBand="1"/>
    </w:tblPr>
    <w:tblGrid>
      <w:gridCol w:w="956"/>
      <w:gridCol w:w="1199"/>
      <w:gridCol w:w="4049"/>
      <w:gridCol w:w="2976"/>
    </w:tblGrid>
    <w:tr w:rsidR="00683986" w:rsidRPr="0024387D" w14:paraId="6E3EED84" w14:textId="77777777" w:rsidTr="00364AE6">
      <w:tc>
        <w:tcPr>
          <w:tcW w:w="2155" w:type="dxa"/>
          <w:gridSpan w:val="2"/>
        </w:tcPr>
        <w:p w14:paraId="2933175C" w14:textId="77777777" w:rsidR="00683986" w:rsidRPr="0024387D" w:rsidRDefault="00683986" w:rsidP="002A2120">
          <w:pPr>
            <w:pStyle w:val="Sidhuvud"/>
            <w:rPr>
              <w:rFonts w:cs="Georgia"/>
              <w:sz w:val="12"/>
              <w:szCs w:val="12"/>
            </w:rPr>
          </w:pPr>
        </w:p>
      </w:tc>
      <w:tc>
        <w:tcPr>
          <w:tcW w:w="4049" w:type="dxa"/>
        </w:tcPr>
        <w:p w14:paraId="2813ED1B" w14:textId="77777777" w:rsidR="00683986" w:rsidRPr="0024387D" w:rsidRDefault="00683986" w:rsidP="00DE4030">
          <w:pPr>
            <w:pStyle w:val="Sidhuvud"/>
            <w:rPr>
              <w:rFonts w:cs="Georgia"/>
              <w:sz w:val="14"/>
              <w:szCs w:val="14"/>
            </w:rPr>
          </w:pPr>
        </w:p>
      </w:tc>
      <w:tc>
        <w:tcPr>
          <w:tcW w:w="2976" w:type="dxa"/>
        </w:tcPr>
        <w:p w14:paraId="1F7BDFA1" w14:textId="77777777" w:rsidR="00683986" w:rsidRDefault="00683986" w:rsidP="00DE4030">
          <w:r>
            <w:t xml:space="preserve"> </w:t>
          </w:r>
          <w:bookmarkStart w:id="262" w:name="slask"/>
          <w:bookmarkStart w:id="263" w:name="Addressee"/>
          <w:bookmarkEnd w:id="262"/>
          <w:bookmarkEnd w:id="263"/>
        </w:p>
      </w:tc>
    </w:tr>
    <w:tr w:rsidR="00683986" w:rsidRPr="00F456CC" w14:paraId="7817C09A" w14:textId="77777777" w:rsidTr="00364AE6">
      <w:tc>
        <w:tcPr>
          <w:tcW w:w="956" w:type="dxa"/>
          <w:tcBorders>
            <w:right w:val="single" w:sz="4" w:space="0" w:color="auto"/>
          </w:tcBorders>
        </w:tcPr>
        <w:p w14:paraId="7F2ACC79" w14:textId="77777777" w:rsidR="00683986" w:rsidRPr="00F456CC" w:rsidRDefault="00683986" w:rsidP="00025527">
          <w:pPr>
            <w:pStyle w:val="Sidhuvud"/>
            <w:rPr>
              <w:rFonts w:cs="Georgia"/>
              <w:sz w:val="12"/>
              <w:szCs w:val="12"/>
            </w:rPr>
          </w:pPr>
        </w:p>
      </w:tc>
      <w:tc>
        <w:tcPr>
          <w:tcW w:w="1199" w:type="dxa"/>
          <w:tcBorders>
            <w:left w:val="single" w:sz="4" w:space="0" w:color="auto"/>
          </w:tcBorders>
        </w:tcPr>
        <w:p w14:paraId="27F330F9" w14:textId="77777777" w:rsidR="00683986" w:rsidRPr="00F456CC" w:rsidRDefault="00683986" w:rsidP="00DE4030">
          <w:pPr>
            <w:pStyle w:val="Sidhuvud"/>
            <w:rPr>
              <w:rFonts w:cs="Georgia"/>
              <w:sz w:val="12"/>
              <w:szCs w:val="12"/>
            </w:rPr>
          </w:pPr>
        </w:p>
      </w:tc>
      <w:tc>
        <w:tcPr>
          <w:tcW w:w="4049" w:type="dxa"/>
        </w:tcPr>
        <w:p w14:paraId="37AA9367" w14:textId="77777777" w:rsidR="00683986" w:rsidRPr="002C11AF" w:rsidRDefault="00683986" w:rsidP="00DE4030">
          <w:pPr>
            <w:pStyle w:val="Sidhuvud"/>
            <w:rPr>
              <w:rFonts w:cs="Georgia"/>
              <w:sz w:val="12"/>
              <w:szCs w:val="12"/>
            </w:rPr>
          </w:pPr>
        </w:p>
      </w:tc>
      <w:tc>
        <w:tcPr>
          <w:tcW w:w="2976" w:type="dxa"/>
        </w:tcPr>
        <w:p w14:paraId="25E5B32E" w14:textId="77777777" w:rsidR="00683986" w:rsidRPr="002C11AF" w:rsidRDefault="00683986" w:rsidP="00DE4030">
          <w:pPr>
            <w:pStyle w:val="Sidhuvud"/>
            <w:rPr>
              <w:rFonts w:cs="Georgia"/>
              <w:sz w:val="12"/>
              <w:szCs w:val="12"/>
            </w:rPr>
          </w:pPr>
        </w:p>
      </w:tc>
    </w:tr>
  </w:tbl>
  <w:p w14:paraId="4244CC6E" w14:textId="77777777" w:rsidR="00683986" w:rsidRPr="003755FD" w:rsidRDefault="00683986" w:rsidP="008866A6">
    <w:bookmarkStart w:id="264" w:name="Radera2"/>
    <w:bookmarkEnd w:id="26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5527"/>
    <w:rsid w:val="000308E4"/>
    <w:rsid w:val="00032321"/>
    <w:rsid w:val="00032A75"/>
    <w:rsid w:val="00036FF1"/>
    <w:rsid w:val="00043077"/>
    <w:rsid w:val="000460B4"/>
    <w:rsid w:val="00046D89"/>
    <w:rsid w:val="00047086"/>
    <w:rsid w:val="00047E25"/>
    <w:rsid w:val="000512A9"/>
    <w:rsid w:val="00053977"/>
    <w:rsid w:val="00053C05"/>
    <w:rsid w:val="00053E38"/>
    <w:rsid w:val="00053EA6"/>
    <w:rsid w:val="000548C1"/>
    <w:rsid w:val="00063BE3"/>
    <w:rsid w:val="00065220"/>
    <w:rsid w:val="000660E5"/>
    <w:rsid w:val="0006614B"/>
    <w:rsid w:val="00067E94"/>
    <w:rsid w:val="00070BCE"/>
    <w:rsid w:val="00071B56"/>
    <w:rsid w:val="0007407F"/>
    <w:rsid w:val="000750E2"/>
    <w:rsid w:val="0008100A"/>
    <w:rsid w:val="00083315"/>
    <w:rsid w:val="000844ED"/>
    <w:rsid w:val="00084BED"/>
    <w:rsid w:val="000931CB"/>
    <w:rsid w:val="000954B2"/>
    <w:rsid w:val="00095A0D"/>
    <w:rsid w:val="00097E6F"/>
    <w:rsid w:val="000A2867"/>
    <w:rsid w:val="000A531A"/>
    <w:rsid w:val="000A69BD"/>
    <w:rsid w:val="000B17A3"/>
    <w:rsid w:val="000B24C9"/>
    <w:rsid w:val="000B4961"/>
    <w:rsid w:val="000C1523"/>
    <w:rsid w:val="000C1ACF"/>
    <w:rsid w:val="000C2908"/>
    <w:rsid w:val="000C6E8D"/>
    <w:rsid w:val="000C776C"/>
    <w:rsid w:val="000C7CD0"/>
    <w:rsid w:val="000D3E6C"/>
    <w:rsid w:val="000D4323"/>
    <w:rsid w:val="000D4E05"/>
    <w:rsid w:val="000D685C"/>
    <w:rsid w:val="000D7781"/>
    <w:rsid w:val="000E020A"/>
    <w:rsid w:val="000E190F"/>
    <w:rsid w:val="000E2F88"/>
    <w:rsid w:val="000E6741"/>
    <w:rsid w:val="000F1E96"/>
    <w:rsid w:val="000F42A0"/>
    <w:rsid w:val="000F5C05"/>
    <w:rsid w:val="000F5D4F"/>
    <w:rsid w:val="000F72A4"/>
    <w:rsid w:val="000F7C5D"/>
    <w:rsid w:val="00100B52"/>
    <w:rsid w:val="00103A18"/>
    <w:rsid w:val="0010402F"/>
    <w:rsid w:val="00111851"/>
    <w:rsid w:val="00113737"/>
    <w:rsid w:val="00114699"/>
    <w:rsid w:val="00116504"/>
    <w:rsid w:val="001233FB"/>
    <w:rsid w:val="00123B33"/>
    <w:rsid w:val="0012508A"/>
    <w:rsid w:val="00127118"/>
    <w:rsid w:val="001304B6"/>
    <w:rsid w:val="00131202"/>
    <w:rsid w:val="001331BB"/>
    <w:rsid w:val="00136D40"/>
    <w:rsid w:val="0014034E"/>
    <w:rsid w:val="00140E3C"/>
    <w:rsid w:val="001411E0"/>
    <w:rsid w:val="0014679C"/>
    <w:rsid w:val="00147133"/>
    <w:rsid w:val="001502F9"/>
    <w:rsid w:val="001531BA"/>
    <w:rsid w:val="0015321D"/>
    <w:rsid w:val="0015718C"/>
    <w:rsid w:val="00160052"/>
    <w:rsid w:val="00160298"/>
    <w:rsid w:val="00161A58"/>
    <w:rsid w:val="001656CD"/>
    <w:rsid w:val="0016591B"/>
    <w:rsid w:val="0017018A"/>
    <w:rsid w:val="001714C5"/>
    <w:rsid w:val="001752B9"/>
    <w:rsid w:val="001770B3"/>
    <w:rsid w:val="0017787B"/>
    <w:rsid w:val="0018011F"/>
    <w:rsid w:val="00181B47"/>
    <w:rsid w:val="00183401"/>
    <w:rsid w:val="001846EA"/>
    <w:rsid w:val="0018474A"/>
    <w:rsid w:val="00184750"/>
    <w:rsid w:val="00184EC5"/>
    <w:rsid w:val="00191B2C"/>
    <w:rsid w:val="001964EC"/>
    <w:rsid w:val="001A46F1"/>
    <w:rsid w:val="001B1C17"/>
    <w:rsid w:val="001B2C00"/>
    <w:rsid w:val="001C046C"/>
    <w:rsid w:val="001C1E6E"/>
    <w:rsid w:val="001D3344"/>
    <w:rsid w:val="001E1368"/>
    <w:rsid w:val="001E6183"/>
    <w:rsid w:val="001E7DF8"/>
    <w:rsid w:val="001F1D31"/>
    <w:rsid w:val="001F3085"/>
    <w:rsid w:val="001F3C93"/>
    <w:rsid w:val="001F5FBB"/>
    <w:rsid w:val="001F7957"/>
    <w:rsid w:val="00200D70"/>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1489"/>
    <w:rsid w:val="0026454B"/>
    <w:rsid w:val="002660DE"/>
    <w:rsid w:val="00266AE6"/>
    <w:rsid w:val="00267208"/>
    <w:rsid w:val="002678D0"/>
    <w:rsid w:val="002718E2"/>
    <w:rsid w:val="002722FE"/>
    <w:rsid w:val="00277ADB"/>
    <w:rsid w:val="00280C34"/>
    <w:rsid w:val="00282DC2"/>
    <w:rsid w:val="0028759B"/>
    <w:rsid w:val="0029087A"/>
    <w:rsid w:val="002908B3"/>
    <w:rsid w:val="00290974"/>
    <w:rsid w:val="00292C2E"/>
    <w:rsid w:val="002939CB"/>
    <w:rsid w:val="002A0B8F"/>
    <w:rsid w:val="002A2120"/>
    <w:rsid w:val="002A2F59"/>
    <w:rsid w:val="002A3096"/>
    <w:rsid w:val="002A59E4"/>
    <w:rsid w:val="002A5C74"/>
    <w:rsid w:val="002A63EF"/>
    <w:rsid w:val="002A77D2"/>
    <w:rsid w:val="002B5FD4"/>
    <w:rsid w:val="002B7775"/>
    <w:rsid w:val="002B7810"/>
    <w:rsid w:val="002B7821"/>
    <w:rsid w:val="002B7CE9"/>
    <w:rsid w:val="002C0C9B"/>
    <w:rsid w:val="002C11AF"/>
    <w:rsid w:val="002C2FC3"/>
    <w:rsid w:val="002C4055"/>
    <w:rsid w:val="002C7DC3"/>
    <w:rsid w:val="002D1BC5"/>
    <w:rsid w:val="002D302C"/>
    <w:rsid w:val="002D38F4"/>
    <w:rsid w:val="002D399A"/>
    <w:rsid w:val="002D39D1"/>
    <w:rsid w:val="002D5B10"/>
    <w:rsid w:val="002D6108"/>
    <w:rsid w:val="002E6348"/>
    <w:rsid w:val="002E6E06"/>
    <w:rsid w:val="002E746F"/>
    <w:rsid w:val="002F7E28"/>
    <w:rsid w:val="00300051"/>
    <w:rsid w:val="00301749"/>
    <w:rsid w:val="0030710D"/>
    <w:rsid w:val="003117E0"/>
    <w:rsid w:val="0031241E"/>
    <w:rsid w:val="00321D0E"/>
    <w:rsid w:val="00322A41"/>
    <w:rsid w:val="00324D77"/>
    <w:rsid w:val="00325124"/>
    <w:rsid w:val="00325BC2"/>
    <w:rsid w:val="00325EBF"/>
    <w:rsid w:val="003268EB"/>
    <w:rsid w:val="00335289"/>
    <w:rsid w:val="00335A96"/>
    <w:rsid w:val="00337395"/>
    <w:rsid w:val="003402E5"/>
    <w:rsid w:val="00340523"/>
    <w:rsid w:val="00347086"/>
    <w:rsid w:val="003472E9"/>
    <w:rsid w:val="003503A0"/>
    <w:rsid w:val="00351657"/>
    <w:rsid w:val="0035328C"/>
    <w:rsid w:val="00353FFE"/>
    <w:rsid w:val="00361574"/>
    <w:rsid w:val="00362731"/>
    <w:rsid w:val="00364AE6"/>
    <w:rsid w:val="00364D31"/>
    <w:rsid w:val="003653D9"/>
    <w:rsid w:val="00366650"/>
    <w:rsid w:val="003755FD"/>
    <w:rsid w:val="00376C12"/>
    <w:rsid w:val="00382733"/>
    <w:rsid w:val="003853EB"/>
    <w:rsid w:val="003858B4"/>
    <w:rsid w:val="003859D9"/>
    <w:rsid w:val="00387EAD"/>
    <w:rsid w:val="00390030"/>
    <w:rsid w:val="00391077"/>
    <w:rsid w:val="003910DE"/>
    <w:rsid w:val="00391D59"/>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0D01"/>
    <w:rsid w:val="003D21E1"/>
    <w:rsid w:val="003D553B"/>
    <w:rsid w:val="003D6708"/>
    <w:rsid w:val="003E007E"/>
    <w:rsid w:val="003E1AD6"/>
    <w:rsid w:val="003E7955"/>
    <w:rsid w:val="003F0611"/>
    <w:rsid w:val="003F520C"/>
    <w:rsid w:val="003F5BDE"/>
    <w:rsid w:val="003F5F5D"/>
    <w:rsid w:val="00405057"/>
    <w:rsid w:val="00407A02"/>
    <w:rsid w:val="00414CFB"/>
    <w:rsid w:val="00415214"/>
    <w:rsid w:val="00415791"/>
    <w:rsid w:val="00415FF2"/>
    <w:rsid w:val="00421D03"/>
    <w:rsid w:val="00422029"/>
    <w:rsid w:val="00422C72"/>
    <w:rsid w:val="004321D4"/>
    <w:rsid w:val="00432C82"/>
    <w:rsid w:val="00432FD3"/>
    <w:rsid w:val="0043325E"/>
    <w:rsid w:val="004375C9"/>
    <w:rsid w:val="004433BE"/>
    <w:rsid w:val="00444C74"/>
    <w:rsid w:val="00456F94"/>
    <w:rsid w:val="00457E88"/>
    <w:rsid w:val="004604C8"/>
    <w:rsid w:val="00460BEE"/>
    <w:rsid w:val="00461B68"/>
    <w:rsid w:val="00461D60"/>
    <w:rsid w:val="0046271D"/>
    <w:rsid w:val="004638CE"/>
    <w:rsid w:val="00464E06"/>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C52"/>
    <w:rsid w:val="004F2686"/>
    <w:rsid w:val="004F39E1"/>
    <w:rsid w:val="005000FA"/>
    <w:rsid w:val="00514422"/>
    <w:rsid w:val="0051783D"/>
    <w:rsid w:val="00520999"/>
    <w:rsid w:val="00521E7A"/>
    <w:rsid w:val="00525169"/>
    <w:rsid w:val="00525CF4"/>
    <w:rsid w:val="00526B30"/>
    <w:rsid w:val="00527D49"/>
    <w:rsid w:val="005331B1"/>
    <w:rsid w:val="00533BE0"/>
    <w:rsid w:val="00534FBE"/>
    <w:rsid w:val="00536F90"/>
    <w:rsid w:val="005408F3"/>
    <w:rsid w:val="005464FE"/>
    <w:rsid w:val="005477ED"/>
    <w:rsid w:val="00551625"/>
    <w:rsid w:val="005521B0"/>
    <w:rsid w:val="0055318A"/>
    <w:rsid w:val="00553AB2"/>
    <w:rsid w:val="00553ECE"/>
    <w:rsid w:val="00556286"/>
    <w:rsid w:val="00556BBC"/>
    <w:rsid w:val="0056030E"/>
    <w:rsid w:val="005613E7"/>
    <w:rsid w:val="0056497A"/>
    <w:rsid w:val="00566ACF"/>
    <w:rsid w:val="00567E51"/>
    <w:rsid w:val="0057032F"/>
    <w:rsid w:val="0057157F"/>
    <w:rsid w:val="005742AE"/>
    <w:rsid w:val="00574C90"/>
    <w:rsid w:val="0058284E"/>
    <w:rsid w:val="00584C02"/>
    <w:rsid w:val="00585204"/>
    <w:rsid w:val="005879FE"/>
    <w:rsid w:val="0059433C"/>
    <w:rsid w:val="005947C8"/>
    <w:rsid w:val="0059544B"/>
    <w:rsid w:val="005957FC"/>
    <w:rsid w:val="00596574"/>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174CA"/>
    <w:rsid w:val="00621012"/>
    <w:rsid w:val="00621404"/>
    <w:rsid w:val="006217E0"/>
    <w:rsid w:val="00622264"/>
    <w:rsid w:val="00627C25"/>
    <w:rsid w:val="006325E5"/>
    <w:rsid w:val="00633EAD"/>
    <w:rsid w:val="00635B8E"/>
    <w:rsid w:val="00641A3D"/>
    <w:rsid w:val="00644758"/>
    <w:rsid w:val="00650709"/>
    <w:rsid w:val="00653081"/>
    <w:rsid w:val="00660228"/>
    <w:rsid w:val="00661F2C"/>
    <w:rsid w:val="006648CB"/>
    <w:rsid w:val="00665889"/>
    <w:rsid w:val="006662B3"/>
    <w:rsid w:val="006708D6"/>
    <w:rsid w:val="00673ACF"/>
    <w:rsid w:val="00676188"/>
    <w:rsid w:val="00680827"/>
    <w:rsid w:val="006814AB"/>
    <w:rsid w:val="00683986"/>
    <w:rsid w:val="00683B99"/>
    <w:rsid w:val="00686189"/>
    <w:rsid w:val="0069307C"/>
    <w:rsid w:val="0069359C"/>
    <w:rsid w:val="00695631"/>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55031"/>
    <w:rsid w:val="00757615"/>
    <w:rsid w:val="00761957"/>
    <w:rsid w:val="0077022A"/>
    <w:rsid w:val="00772208"/>
    <w:rsid w:val="007737BC"/>
    <w:rsid w:val="0077404C"/>
    <w:rsid w:val="007804CB"/>
    <w:rsid w:val="0078166B"/>
    <w:rsid w:val="007871FB"/>
    <w:rsid w:val="00791557"/>
    <w:rsid w:val="00793064"/>
    <w:rsid w:val="007A0162"/>
    <w:rsid w:val="007A122B"/>
    <w:rsid w:val="007A2939"/>
    <w:rsid w:val="007A3042"/>
    <w:rsid w:val="007B025E"/>
    <w:rsid w:val="007B08F9"/>
    <w:rsid w:val="007B1569"/>
    <w:rsid w:val="007B2DED"/>
    <w:rsid w:val="007C1FB9"/>
    <w:rsid w:val="007C2A05"/>
    <w:rsid w:val="007C34B3"/>
    <w:rsid w:val="007C792D"/>
    <w:rsid w:val="007C7D7A"/>
    <w:rsid w:val="007D7250"/>
    <w:rsid w:val="007E3136"/>
    <w:rsid w:val="007E3B73"/>
    <w:rsid w:val="007E3F3B"/>
    <w:rsid w:val="007E481B"/>
    <w:rsid w:val="007E5D18"/>
    <w:rsid w:val="007E6D5C"/>
    <w:rsid w:val="007E7CBF"/>
    <w:rsid w:val="007F0F3A"/>
    <w:rsid w:val="007F1238"/>
    <w:rsid w:val="007F2F5A"/>
    <w:rsid w:val="007F6550"/>
    <w:rsid w:val="008028A4"/>
    <w:rsid w:val="00805333"/>
    <w:rsid w:val="008055D7"/>
    <w:rsid w:val="008063CC"/>
    <w:rsid w:val="0080653A"/>
    <w:rsid w:val="00816036"/>
    <w:rsid w:val="00817886"/>
    <w:rsid w:val="00823084"/>
    <w:rsid w:val="008234B1"/>
    <w:rsid w:val="00824BCA"/>
    <w:rsid w:val="008303EF"/>
    <w:rsid w:val="00832F02"/>
    <w:rsid w:val="008365A5"/>
    <w:rsid w:val="008409C3"/>
    <w:rsid w:val="008412D2"/>
    <w:rsid w:val="00843310"/>
    <w:rsid w:val="00844A31"/>
    <w:rsid w:val="0084577E"/>
    <w:rsid w:val="00846389"/>
    <w:rsid w:val="008465AF"/>
    <w:rsid w:val="0085456B"/>
    <w:rsid w:val="0085547B"/>
    <w:rsid w:val="00855D86"/>
    <w:rsid w:val="008574CF"/>
    <w:rsid w:val="0086151F"/>
    <w:rsid w:val="008648A3"/>
    <w:rsid w:val="00864E49"/>
    <w:rsid w:val="00871BE7"/>
    <w:rsid w:val="008736F4"/>
    <w:rsid w:val="008756E1"/>
    <w:rsid w:val="008866A6"/>
    <w:rsid w:val="0088699A"/>
    <w:rsid w:val="00891188"/>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5350"/>
    <w:rsid w:val="008C7C3E"/>
    <w:rsid w:val="008D0B1F"/>
    <w:rsid w:val="008D7540"/>
    <w:rsid w:val="008D797D"/>
    <w:rsid w:val="008E537E"/>
    <w:rsid w:val="008E6E01"/>
    <w:rsid w:val="008E73EF"/>
    <w:rsid w:val="008E75D2"/>
    <w:rsid w:val="008F38AA"/>
    <w:rsid w:val="008F3B61"/>
    <w:rsid w:val="008F3BBF"/>
    <w:rsid w:val="008F5D8E"/>
    <w:rsid w:val="008F6ADA"/>
    <w:rsid w:val="009036DE"/>
    <w:rsid w:val="00904AC3"/>
    <w:rsid w:val="00912B0F"/>
    <w:rsid w:val="00917AF8"/>
    <w:rsid w:val="00920A41"/>
    <w:rsid w:val="0092115A"/>
    <w:rsid w:val="009239D4"/>
    <w:rsid w:val="00923D43"/>
    <w:rsid w:val="0093164E"/>
    <w:rsid w:val="00932401"/>
    <w:rsid w:val="00934DF5"/>
    <w:rsid w:val="00935732"/>
    <w:rsid w:val="0094402F"/>
    <w:rsid w:val="009450EF"/>
    <w:rsid w:val="00950CDD"/>
    <w:rsid w:val="009561B7"/>
    <w:rsid w:val="00956547"/>
    <w:rsid w:val="00962967"/>
    <w:rsid w:val="0096312A"/>
    <w:rsid w:val="00966EF9"/>
    <w:rsid w:val="00984B50"/>
    <w:rsid w:val="00985602"/>
    <w:rsid w:val="00986B59"/>
    <w:rsid w:val="00987592"/>
    <w:rsid w:val="00987A39"/>
    <w:rsid w:val="009909D2"/>
    <w:rsid w:val="00992906"/>
    <w:rsid w:val="0099405B"/>
    <w:rsid w:val="00995C76"/>
    <w:rsid w:val="00996B82"/>
    <w:rsid w:val="00997547"/>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02"/>
    <w:rsid w:val="009D07E0"/>
    <w:rsid w:val="009D5269"/>
    <w:rsid w:val="009E057D"/>
    <w:rsid w:val="009E2F3A"/>
    <w:rsid w:val="009E35F7"/>
    <w:rsid w:val="009E508B"/>
    <w:rsid w:val="009F1D5A"/>
    <w:rsid w:val="009F2EDA"/>
    <w:rsid w:val="009F3594"/>
    <w:rsid w:val="009F51A5"/>
    <w:rsid w:val="00A03D94"/>
    <w:rsid w:val="00A03F9D"/>
    <w:rsid w:val="00A04FA5"/>
    <w:rsid w:val="00A07CF7"/>
    <w:rsid w:val="00A10FC4"/>
    <w:rsid w:val="00A11970"/>
    <w:rsid w:val="00A22A4C"/>
    <w:rsid w:val="00A25E93"/>
    <w:rsid w:val="00A27CC2"/>
    <w:rsid w:val="00A302CF"/>
    <w:rsid w:val="00A32A4A"/>
    <w:rsid w:val="00A35D2A"/>
    <w:rsid w:val="00A462B3"/>
    <w:rsid w:val="00A50E40"/>
    <w:rsid w:val="00A6442A"/>
    <w:rsid w:val="00A64464"/>
    <w:rsid w:val="00A67597"/>
    <w:rsid w:val="00A711EC"/>
    <w:rsid w:val="00A7347F"/>
    <w:rsid w:val="00A734DD"/>
    <w:rsid w:val="00A77623"/>
    <w:rsid w:val="00A80CEF"/>
    <w:rsid w:val="00A80E12"/>
    <w:rsid w:val="00A81BE1"/>
    <w:rsid w:val="00A8749F"/>
    <w:rsid w:val="00A94810"/>
    <w:rsid w:val="00AA37A5"/>
    <w:rsid w:val="00AA3E23"/>
    <w:rsid w:val="00AA6C0D"/>
    <w:rsid w:val="00AB05E9"/>
    <w:rsid w:val="00AB0E0D"/>
    <w:rsid w:val="00AB63BF"/>
    <w:rsid w:val="00AC3B81"/>
    <w:rsid w:val="00AD0D75"/>
    <w:rsid w:val="00AD1BC9"/>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16C0E"/>
    <w:rsid w:val="00B212A3"/>
    <w:rsid w:val="00B22BE1"/>
    <w:rsid w:val="00B317E6"/>
    <w:rsid w:val="00B368CE"/>
    <w:rsid w:val="00B4639C"/>
    <w:rsid w:val="00B51795"/>
    <w:rsid w:val="00B52AFC"/>
    <w:rsid w:val="00B52D30"/>
    <w:rsid w:val="00B54194"/>
    <w:rsid w:val="00B606F2"/>
    <w:rsid w:val="00B6227B"/>
    <w:rsid w:val="00B652E3"/>
    <w:rsid w:val="00B677FA"/>
    <w:rsid w:val="00B70FEF"/>
    <w:rsid w:val="00B71BA3"/>
    <w:rsid w:val="00B72189"/>
    <w:rsid w:val="00B74128"/>
    <w:rsid w:val="00B76CDE"/>
    <w:rsid w:val="00B77D5E"/>
    <w:rsid w:val="00B807DB"/>
    <w:rsid w:val="00B81E26"/>
    <w:rsid w:val="00B82B0B"/>
    <w:rsid w:val="00B84B8B"/>
    <w:rsid w:val="00B86215"/>
    <w:rsid w:val="00B86C83"/>
    <w:rsid w:val="00B90A42"/>
    <w:rsid w:val="00B91EA2"/>
    <w:rsid w:val="00B9288E"/>
    <w:rsid w:val="00B97FE7"/>
    <w:rsid w:val="00BB0169"/>
    <w:rsid w:val="00BB02BA"/>
    <w:rsid w:val="00BB1FCC"/>
    <w:rsid w:val="00BC1AB0"/>
    <w:rsid w:val="00BD3476"/>
    <w:rsid w:val="00BD68EB"/>
    <w:rsid w:val="00BD743E"/>
    <w:rsid w:val="00BE506B"/>
    <w:rsid w:val="00BF124D"/>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3FAF"/>
    <w:rsid w:val="00C375AB"/>
    <w:rsid w:val="00C41073"/>
    <w:rsid w:val="00C427B8"/>
    <w:rsid w:val="00C5035C"/>
    <w:rsid w:val="00C50BF7"/>
    <w:rsid w:val="00C52D77"/>
    <w:rsid w:val="00C5331E"/>
    <w:rsid w:val="00C54788"/>
    <w:rsid w:val="00C6110A"/>
    <w:rsid w:val="00C66377"/>
    <w:rsid w:val="00C663D3"/>
    <w:rsid w:val="00C67A46"/>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B6C9F"/>
    <w:rsid w:val="00CC270E"/>
    <w:rsid w:val="00CC2D3C"/>
    <w:rsid w:val="00CC351C"/>
    <w:rsid w:val="00CC5BA5"/>
    <w:rsid w:val="00CC7016"/>
    <w:rsid w:val="00CC70DA"/>
    <w:rsid w:val="00CD716E"/>
    <w:rsid w:val="00CE0FA6"/>
    <w:rsid w:val="00CE1031"/>
    <w:rsid w:val="00CE7DFC"/>
    <w:rsid w:val="00CF0283"/>
    <w:rsid w:val="00CF0EC2"/>
    <w:rsid w:val="00CF3EE5"/>
    <w:rsid w:val="00CF4460"/>
    <w:rsid w:val="00CF47A0"/>
    <w:rsid w:val="00CF5E9A"/>
    <w:rsid w:val="00D0083C"/>
    <w:rsid w:val="00D037DF"/>
    <w:rsid w:val="00D058B9"/>
    <w:rsid w:val="00D07E6E"/>
    <w:rsid w:val="00D15BE3"/>
    <w:rsid w:val="00D21C11"/>
    <w:rsid w:val="00D22DD0"/>
    <w:rsid w:val="00D33A0B"/>
    <w:rsid w:val="00D428E4"/>
    <w:rsid w:val="00D432E4"/>
    <w:rsid w:val="00D4436B"/>
    <w:rsid w:val="00D44F90"/>
    <w:rsid w:val="00D5339F"/>
    <w:rsid w:val="00D53A9A"/>
    <w:rsid w:val="00D54471"/>
    <w:rsid w:val="00D55EF8"/>
    <w:rsid w:val="00D60060"/>
    <w:rsid w:val="00D616FA"/>
    <w:rsid w:val="00D720D4"/>
    <w:rsid w:val="00D72C00"/>
    <w:rsid w:val="00D747A8"/>
    <w:rsid w:val="00D774BC"/>
    <w:rsid w:val="00D81E3D"/>
    <w:rsid w:val="00D86810"/>
    <w:rsid w:val="00D91240"/>
    <w:rsid w:val="00D93512"/>
    <w:rsid w:val="00D97AA9"/>
    <w:rsid w:val="00DA1759"/>
    <w:rsid w:val="00DA30C4"/>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E53E4"/>
    <w:rsid w:val="00DF0B8A"/>
    <w:rsid w:val="00DF42AC"/>
    <w:rsid w:val="00DF5FE6"/>
    <w:rsid w:val="00DF7E6D"/>
    <w:rsid w:val="00E066B1"/>
    <w:rsid w:val="00E1012B"/>
    <w:rsid w:val="00E127E3"/>
    <w:rsid w:val="00E12C4A"/>
    <w:rsid w:val="00E1501B"/>
    <w:rsid w:val="00E20E79"/>
    <w:rsid w:val="00E2294E"/>
    <w:rsid w:val="00E24E60"/>
    <w:rsid w:val="00E2754E"/>
    <w:rsid w:val="00E3299F"/>
    <w:rsid w:val="00E3381F"/>
    <w:rsid w:val="00E356CD"/>
    <w:rsid w:val="00E4566F"/>
    <w:rsid w:val="00E46C51"/>
    <w:rsid w:val="00E47F2D"/>
    <w:rsid w:val="00E541B2"/>
    <w:rsid w:val="00E57C71"/>
    <w:rsid w:val="00E604A8"/>
    <w:rsid w:val="00E628F9"/>
    <w:rsid w:val="00E64282"/>
    <w:rsid w:val="00E668F2"/>
    <w:rsid w:val="00E669B8"/>
    <w:rsid w:val="00E72F5D"/>
    <w:rsid w:val="00E738E4"/>
    <w:rsid w:val="00E809F3"/>
    <w:rsid w:val="00E964C4"/>
    <w:rsid w:val="00E96B9F"/>
    <w:rsid w:val="00E9789B"/>
    <w:rsid w:val="00EA09E4"/>
    <w:rsid w:val="00EA2CFC"/>
    <w:rsid w:val="00EA4AC5"/>
    <w:rsid w:val="00EB1451"/>
    <w:rsid w:val="00EB1E88"/>
    <w:rsid w:val="00EB26FE"/>
    <w:rsid w:val="00EB3476"/>
    <w:rsid w:val="00EB3EAB"/>
    <w:rsid w:val="00EB63D6"/>
    <w:rsid w:val="00EB64A0"/>
    <w:rsid w:val="00EC0191"/>
    <w:rsid w:val="00EC3FBC"/>
    <w:rsid w:val="00EC4F64"/>
    <w:rsid w:val="00EC5E28"/>
    <w:rsid w:val="00EC61C9"/>
    <w:rsid w:val="00ED042B"/>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4FD4"/>
    <w:rsid w:val="00F07598"/>
    <w:rsid w:val="00F124CB"/>
    <w:rsid w:val="00F13BE7"/>
    <w:rsid w:val="00F15DE5"/>
    <w:rsid w:val="00F20932"/>
    <w:rsid w:val="00F21FB5"/>
    <w:rsid w:val="00F2566B"/>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2D18"/>
    <w:rsid w:val="00F93D8E"/>
    <w:rsid w:val="00F9710D"/>
    <w:rsid w:val="00FA0F6C"/>
    <w:rsid w:val="00FB0DF8"/>
    <w:rsid w:val="00FB1144"/>
    <w:rsid w:val="00FB20B9"/>
    <w:rsid w:val="00FB3539"/>
    <w:rsid w:val="00FB7FC4"/>
    <w:rsid w:val="00FC291E"/>
    <w:rsid w:val="00FC3569"/>
    <w:rsid w:val="00FC55B5"/>
    <w:rsid w:val="00FC5FCD"/>
    <w:rsid w:val="00FC7B6E"/>
    <w:rsid w:val="00FD12DC"/>
    <w:rsid w:val="00FD2055"/>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50253102">
      <w:bodyDiv w:val="1"/>
      <w:marLeft w:val="0"/>
      <w:marRight w:val="0"/>
      <w:marTop w:val="0"/>
      <w:marBottom w:val="0"/>
      <w:divBdr>
        <w:top w:val="none" w:sz="0" w:space="0" w:color="auto"/>
        <w:left w:val="none" w:sz="0" w:space="0" w:color="auto"/>
        <w:bottom w:val="none" w:sz="0" w:space="0" w:color="auto"/>
        <w:right w:val="none" w:sz="0" w:space="0" w:color="auto"/>
      </w:divBdr>
      <w:divsChild>
        <w:div w:id="11786650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526878">
              <w:marLeft w:val="0"/>
              <w:marRight w:val="0"/>
              <w:marTop w:val="0"/>
              <w:marBottom w:val="0"/>
              <w:divBdr>
                <w:top w:val="none" w:sz="0" w:space="0" w:color="auto"/>
                <w:left w:val="none" w:sz="0" w:space="0" w:color="auto"/>
                <w:bottom w:val="none" w:sz="0" w:space="0" w:color="auto"/>
                <w:right w:val="none" w:sz="0" w:space="0" w:color="auto"/>
              </w:divBdr>
              <w:divsChild>
                <w:div w:id="377706580">
                  <w:marLeft w:val="0"/>
                  <w:marRight w:val="0"/>
                  <w:marTop w:val="0"/>
                  <w:marBottom w:val="0"/>
                  <w:divBdr>
                    <w:top w:val="none" w:sz="0" w:space="0" w:color="auto"/>
                    <w:left w:val="none" w:sz="0" w:space="0" w:color="auto"/>
                    <w:bottom w:val="none" w:sz="0" w:space="0" w:color="auto"/>
                    <w:right w:val="none" w:sz="0" w:space="0" w:color="auto"/>
                  </w:divBdr>
                  <w:divsChild>
                    <w:div w:id="2086799631">
                      <w:marLeft w:val="0"/>
                      <w:marRight w:val="0"/>
                      <w:marTop w:val="0"/>
                      <w:marBottom w:val="0"/>
                      <w:divBdr>
                        <w:top w:val="none" w:sz="0" w:space="0" w:color="auto"/>
                        <w:left w:val="none" w:sz="0" w:space="0" w:color="auto"/>
                        <w:bottom w:val="none" w:sz="0" w:space="0" w:color="auto"/>
                        <w:right w:val="none" w:sz="0" w:space="0" w:color="auto"/>
                      </w:divBdr>
                      <w:divsChild>
                        <w:div w:id="799691651">
                          <w:marLeft w:val="0"/>
                          <w:marRight w:val="0"/>
                          <w:marTop w:val="0"/>
                          <w:marBottom w:val="0"/>
                          <w:divBdr>
                            <w:top w:val="none" w:sz="0" w:space="0" w:color="auto"/>
                            <w:left w:val="none" w:sz="0" w:space="0" w:color="auto"/>
                            <w:bottom w:val="none" w:sz="0" w:space="0" w:color="auto"/>
                            <w:right w:val="none" w:sz="0" w:space="0" w:color="auto"/>
                          </w:divBdr>
                          <w:divsChild>
                            <w:div w:id="1705978290">
                              <w:marLeft w:val="0"/>
                              <w:marRight w:val="0"/>
                              <w:marTop w:val="0"/>
                              <w:marBottom w:val="0"/>
                              <w:divBdr>
                                <w:top w:val="none" w:sz="0" w:space="0" w:color="auto"/>
                                <w:left w:val="none" w:sz="0" w:space="0" w:color="auto"/>
                                <w:bottom w:val="none" w:sz="0" w:space="0" w:color="auto"/>
                                <w:right w:val="none" w:sz="0" w:space="0" w:color="auto"/>
                              </w:divBdr>
                              <w:divsChild>
                                <w:div w:id="1746217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4279794">
                                      <w:marLeft w:val="0"/>
                                      <w:marRight w:val="0"/>
                                      <w:marTop w:val="0"/>
                                      <w:marBottom w:val="0"/>
                                      <w:divBdr>
                                        <w:top w:val="none" w:sz="0" w:space="0" w:color="auto"/>
                                        <w:left w:val="none" w:sz="0" w:space="0" w:color="auto"/>
                                        <w:bottom w:val="none" w:sz="0" w:space="0" w:color="auto"/>
                                        <w:right w:val="none" w:sz="0" w:space="0" w:color="auto"/>
                                      </w:divBdr>
                                      <w:divsChild>
                                        <w:div w:id="1948152422">
                                          <w:marLeft w:val="0"/>
                                          <w:marRight w:val="0"/>
                                          <w:marTop w:val="0"/>
                                          <w:marBottom w:val="0"/>
                                          <w:divBdr>
                                            <w:top w:val="none" w:sz="0" w:space="0" w:color="auto"/>
                                            <w:left w:val="none" w:sz="0" w:space="0" w:color="auto"/>
                                            <w:bottom w:val="none" w:sz="0" w:space="0" w:color="auto"/>
                                            <w:right w:val="none" w:sz="0" w:space="0" w:color="auto"/>
                                          </w:divBdr>
                                          <w:divsChild>
                                            <w:div w:id="1508061210">
                                              <w:marLeft w:val="0"/>
                                              <w:marRight w:val="0"/>
                                              <w:marTop w:val="0"/>
                                              <w:marBottom w:val="0"/>
                                              <w:divBdr>
                                                <w:top w:val="none" w:sz="0" w:space="0" w:color="auto"/>
                                                <w:left w:val="none" w:sz="0" w:space="0" w:color="auto"/>
                                                <w:bottom w:val="none" w:sz="0" w:space="0" w:color="auto"/>
                                                <w:right w:val="none" w:sz="0" w:space="0" w:color="auto"/>
                                              </w:divBdr>
                                              <w:divsChild>
                                                <w:div w:id="2409176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16295815">
                                                      <w:marLeft w:val="0"/>
                                                      <w:marRight w:val="0"/>
                                                      <w:marTop w:val="0"/>
                                                      <w:marBottom w:val="0"/>
                                                      <w:divBdr>
                                                        <w:top w:val="none" w:sz="0" w:space="0" w:color="auto"/>
                                                        <w:left w:val="none" w:sz="0" w:space="0" w:color="auto"/>
                                                        <w:bottom w:val="none" w:sz="0" w:space="0" w:color="auto"/>
                                                        <w:right w:val="none" w:sz="0" w:space="0" w:color="auto"/>
                                                      </w:divBdr>
                                                      <w:divsChild>
                                                        <w:div w:id="177233205">
                                                          <w:marLeft w:val="0"/>
                                                          <w:marRight w:val="0"/>
                                                          <w:marTop w:val="0"/>
                                                          <w:marBottom w:val="0"/>
                                                          <w:divBdr>
                                                            <w:top w:val="none" w:sz="0" w:space="0" w:color="auto"/>
                                                            <w:left w:val="none" w:sz="0" w:space="0" w:color="auto"/>
                                                            <w:bottom w:val="none" w:sz="0" w:space="0" w:color="auto"/>
                                                            <w:right w:val="none" w:sz="0" w:space="0" w:color="auto"/>
                                                          </w:divBdr>
                                                          <w:divsChild>
                                                            <w:div w:id="2096397918">
                                                              <w:marLeft w:val="0"/>
                                                              <w:marRight w:val="0"/>
                                                              <w:marTop w:val="0"/>
                                                              <w:marBottom w:val="0"/>
                                                              <w:divBdr>
                                                                <w:top w:val="none" w:sz="0" w:space="0" w:color="auto"/>
                                                                <w:left w:val="none" w:sz="0" w:space="0" w:color="auto"/>
                                                                <w:bottom w:val="none" w:sz="0" w:space="0" w:color="auto"/>
                                                                <w:right w:val="none" w:sz="0" w:space="0" w:color="auto"/>
                                                              </w:divBdr>
                                                              <w:divsChild>
                                                                <w:div w:id="1115826275">
                                                                  <w:marLeft w:val="0"/>
                                                                  <w:marRight w:val="0"/>
                                                                  <w:marTop w:val="0"/>
                                                                  <w:marBottom w:val="0"/>
                                                                  <w:divBdr>
                                                                    <w:top w:val="none" w:sz="0" w:space="0" w:color="auto"/>
                                                                    <w:left w:val="none" w:sz="0" w:space="0" w:color="auto"/>
                                                                    <w:bottom w:val="none" w:sz="0" w:space="0" w:color="auto"/>
                                                                    <w:right w:val="none" w:sz="0" w:space="0" w:color="auto"/>
                                                                  </w:divBdr>
                                                                  <w:divsChild>
                                                                    <w:div w:id="465509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74997564">
                                                                          <w:marLeft w:val="0"/>
                                                                          <w:marRight w:val="0"/>
                                                                          <w:marTop w:val="0"/>
                                                                          <w:marBottom w:val="0"/>
                                                                          <w:divBdr>
                                                                            <w:top w:val="none" w:sz="0" w:space="0" w:color="auto"/>
                                                                            <w:left w:val="none" w:sz="0" w:space="0" w:color="auto"/>
                                                                            <w:bottom w:val="none" w:sz="0" w:space="0" w:color="auto"/>
                                                                            <w:right w:val="none" w:sz="0" w:space="0" w:color="auto"/>
                                                                          </w:divBdr>
                                                                          <w:divsChild>
                                                                            <w:div w:id="13978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rivta.se/documents/ARK_0015/"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E15D59-E1F2-4E13-838C-FF34C4A7D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732</TotalTime>
  <Pages>57</Pages>
  <Words>10253</Words>
  <Characters>54344</Characters>
  <Application>Microsoft Office Word</Application>
  <DocSecurity>0</DocSecurity>
  <Lines>452</Lines>
  <Paragraphs>128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64469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AR;Torbjörn Dahlin</dc:creator>
  <cp:keywords>TKB,Arkitektur, Krav</cp:keywords>
  <cp:lastModifiedBy>Torbjörn Dahlin</cp:lastModifiedBy>
  <cp:revision>8</cp:revision>
  <dcterms:created xsi:type="dcterms:W3CDTF">2015-03-09T07:02:00Z</dcterms:created>
  <dcterms:modified xsi:type="dcterms:W3CDTF">2015-03-18T13:52:00Z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2015-02-25</vt:lpwstr>
  </property>
  <property fmtid="{D5CDD505-2E9C-101B-9397-08002B2CF9AE}" pid="8" name="domain_3">
    <vt:lpwstr>basic</vt:lpwstr>
  </property>
  <property fmtid="{D5CDD505-2E9C-101B-9397-08002B2CF9AE}" pid="9" name="version">
    <vt:lpwstr>1.0</vt:lpwstr>
  </property>
</Properties>
</file>