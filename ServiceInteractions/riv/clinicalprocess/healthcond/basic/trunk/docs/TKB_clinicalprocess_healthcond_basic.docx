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D7EBA">
              <w:rPr>
                <w:color w:val="008000"/>
              </w:rPr>
              <w:t xml:space="preserve">Hantera hälsorelaterade tillstånd, basuppgifter </w:t>
            </w:r>
            <w:proofErr w:type="spellStart"/>
            <w:proofErr w:type="gramStart"/>
            <w:r w:rsidR="000D7EBA">
              <w:rPr>
                <w:color w:val="008000"/>
              </w:rPr>
              <w:t>clinicalprocess:healthcond</w:t>
            </w:r>
            <w:proofErr w:type="gramEnd"/>
            <w:r w:rsidR="000D7EBA">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D7EBA">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D7EBA">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D7EBA">
              <w:rPr>
                <w:color w:val="008000"/>
                <w:sz w:val="32"/>
              </w:rPr>
              <w:t>2015-02-25</w:t>
            </w:r>
            <w:r>
              <w:rPr>
                <w:color w:val="008000"/>
                <w:sz w:val="32"/>
              </w:rPr>
              <w:fldChar w:fldCharType="end"/>
            </w:r>
          </w:p>
        </w:tc>
      </w:tr>
    </w:tbl>
    <w:p w14:paraId="3D0F8A81" w14:textId="0919C395"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0456B6C" w14:textId="1749F4F3" w:rsidR="000D7EBA" w:rsidRDefault="007462A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"1-4" \h \z \u </w:instrText>
          </w:r>
          <w:r>
            <w:fldChar w:fldCharType="separate"/>
          </w:r>
          <w:hyperlink w:anchor="_Toc414627214" w:history="1">
            <w:r w:rsidR="000D7EBA" w:rsidRPr="008B3625">
              <w:rPr>
                <w:rStyle w:val="Hyperlnk"/>
                <w:noProof/>
              </w:rPr>
              <w:t>1</w:t>
            </w:r>
            <w:r w:rsidR="000D7EBA">
              <w:rPr>
                <w:rFonts w:asciiTheme="minorHAnsi" w:eastAsiaTheme="minorEastAsia" w:hAnsiTheme="minorHAnsi" w:cstheme="minorBidi"/>
                <w:noProof/>
                <w:sz w:val="22"/>
                <w:lang w:eastAsia="sv-SE"/>
              </w:rPr>
              <w:tab/>
            </w:r>
            <w:r w:rsidR="000D7EBA" w:rsidRPr="008B3625">
              <w:rPr>
                <w:rStyle w:val="Hyperlnk"/>
                <w:noProof/>
              </w:rPr>
              <w:t>Inledning</w:t>
            </w:r>
            <w:r w:rsidR="000D7EBA">
              <w:rPr>
                <w:noProof/>
                <w:webHidden/>
              </w:rPr>
              <w:tab/>
            </w:r>
            <w:r w:rsidR="000D7EBA">
              <w:rPr>
                <w:noProof/>
                <w:webHidden/>
              </w:rPr>
              <w:fldChar w:fldCharType="begin"/>
            </w:r>
            <w:r w:rsidR="000D7EBA">
              <w:rPr>
                <w:noProof/>
                <w:webHidden/>
              </w:rPr>
              <w:instrText xml:space="preserve"> PAGEREF _Toc414627214 \h </w:instrText>
            </w:r>
            <w:r w:rsidR="000D7EBA">
              <w:rPr>
                <w:noProof/>
                <w:webHidden/>
              </w:rPr>
            </w:r>
            <w:r w:rsidR="000D7EBA">
              <w:rPr>
                <w:noProof/>
                <w:webHidden/>
              </w:rPr>
              <w:fldChar w:fldCharType="separate"/>
            </w:r>
            <w:r w:rsidR="000D7EBA">
              <w:rPr>
                <w:noProof/>
                <w:webHidden/>
              </w:rPr>
              <w:t>8</w:t>
            </w:r>
            <w:r w:rsidR="000D7EBA">
              <w:rPr>
                <w:noProof/>
                <w:webHidden/>
              </w:rPr>
              <w:fldChar w:fldCharType="end"/>
            </w:r>
          </w:hyperlink>
        </w:p>
        <w:p w14:paraId="7236E84C"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5" w:history="1">
            <w:r w:rsidRPr="008B3625">
              <w:rPr>
                <w:rStyle w:val="Hyperlnk"/>
                <w:noProof/>
              </w:rPr>
              <w:t>1.1</w:t>
            </w:r>
            <w:r>
              <w:rPr>
                <w:rFonts w:asciiTheme="minorHAnsi" w:eastAsiaTheme="minorEastAsia" w:hAnsiTheme="minorHAnsi" w:cstheme="minorBidi"/>
                <w:noProof/>
                <w:sz w:val="22"/>
                <w:lang w:eastAsia="sv-SE"/>
              </w:rPr>
              <w:tab/>
            </w:r>
            <w:r w:rsidRPr="008B3625">
              <w:rPr>
                <w:rStyle w:val="Hyperlnk"/>
                <w:noProof/>
              </w:rPr>
              <w:t>Svenskt namn</w:t>
            </w:r>
            <w:r>
              <w:rPr>
                <w:noProof/>
                <w:webHidden/>
              </w:rPr>
              <w:tab/>
            </w:r>
            <w:r>
              <w:rPr>
                <w:noProof/>
                <w:webHidden/>
              </w:rPr>
              <w:fldChar w:fldCharType="begin"/>
            </w:r>
            <w:r>
              <w:rPr>
                <w:noProof/>
                <w:webHidden/>
              </w:rPr>
              <w:instrText xml:space="preserve"> PAGEREF _Toc414627215 \h </w:instrText>
            </w:r>
            <w:r>
              <w:rPr>
                <w:noProof/>
                <w:webHidden/>
              </w:rPr>
            </w:r>
            <w:r>
              <w:rPr>
                <w:noProof/>
                <w:webHidden/>
              </w:rPr>
              <w:fldChar w:fldCharType="separate"/>
            </w:r>
            <w:r>
              <w:rPr>
                <w:noProof/>
                <w:webHidden/>
              </w:rPr>
              <w:t>8</w:t>
            </w:r>
            <w:r>
              <w:rPr>
                <w:noProof/>
                <w:webHidden/>
              </w:rPr>
              <w:fldChar w:fldCharType="end"/>
            </w:r>
          </w:hyperlink>
        </w:p>
        <w:p w14:paraId="3F7A9230"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6" w:history="1">
            <w:r w:rsidRPr="008B3625">
              <w:rPr>
                <w:rStyle w:val="Hyperlnk"/>
                <w:noProof/>
              </w:rPr>
              <w:t>1.2</w:t>
            </w:r>
            <w:r>
              <w:rPr>
                <w:rFonts w:asciiTheme="minorHAnsi" w:eastAsiaTheme="minorEastAsia" w:hAnsiTheme="minorHAnsi" w:cstheme="minorBidi"/>
                <w:noProof/>
                <w:sz w:val="22"/>
                <w:lang w:eastAsia="sv-SE"/>
              </w:rPr>
              <w:tab/>
            </w:r>
            <w:r w:rsidRPr="008B3625">
              <w:rPr>
                <w:rStyle w:val="Hyperlnk"/>
                <w:noProof/>
              </w:rPr>
              <w:t>WEB beskrivning</w:t>
            </w:r>
            <w:r>
              <w:rPr>
                <w:noProof/>
                <w:webHidden/>
              </w:rPr>
              <w:tab/>
            </w:r>
            <w:r>
              <w:rPr>
                <w:noProof/>
                <w:webHidden/>
              </w:rPr>
              <w:fldChar w:fldCharType="begin"/>
            </w:r>
            <w:r>
              <w:rPr>
                <w:noProof/>
                <w:webHidden/>
              </w:rPr>
              <w:instrText xml:space="preserve"> PAGEREF _Toc414627216 \h </w:instrText>
            </w:r>
            <w:r>
              <w:rPr>
                <w:noProof/>
                <w:webHidden/>
              </w:rPr>
            </w:r>
            <w:r>
              <w:rPr>
                <w:noProof/>
                <w:webHidden/>
              </w:rPr>
              <w:fldChar w:fldCharType="separate"/>
            </w:r>
            <w:r>
              <w:rPr>
                <w:noProof/>
                <w:webHidden/>
              </w:rPr>
              <w:t>8</w:t>
            </w:r>
            <w:r>
              <w:rPr>
                <w:noProof/>
                <w:webHidden/>
              </w:rPr>
              <w:fldChar w:fldCharType="end"/>
            </w:r>
          </w:hyperlink>
        </w:p>
        <w:p w14:paraId="5C47088A" w14:textId="77777777" w:rsidR="000D7EBA" w:rsidRDefault="000D7EBA">
          <w:pPr>
            <w:pStyle w:val="Innehll1"/>
            <w:tabs>
              <w:tab w:val="left" w:pos="400"/>
              <w:tab w:val="right" w:leader="dot" w:pos="10456"/>
            </w:tabs>
            <w:rPr>
              <w:rFonts w:asciiTheme="minorHAnsi" w:eastAsiaTheme="minorEastAsia" w:hAnsiTheme="minorHAnsi" w:cstheme="minorBidi"/>
              <w:noProof/>
              <w:sz w:val="22"/>
              <w:lang w:eastAsia="sv-SE"/>
            </w:rPr>
          </w:pPr>
          <w:hyperlink w:anchor="_Toc414627217" w:history="1">
            <w:r w:rsidRPr="008B3625">
              <w:rPr>
                <w:rStyle w:val="Hyperlnk"/>
                <w:noProof/>
              </w:rPr>
              <w:t>2</w:t>
            </w:r>
            <w:r>
              <w:rPr>
                <w:rFonts w:asciiTheme="minorHAnsi" w:eastAsiaTheme="minorEastAsia" w:hAnsiTheme="minorHAnsi" w:cstheme="minorBidi"/>
                <w:noProof/>
                <w:sz w:val="22"/>
                <w:lang w:eastAsia="sv-SE"/>
              </w:rPr>
              <w:tab/>
            </w:r>
            <w:r w:rsidRPr="008B3625">
              <w:rPr>
                <w:rStyle w:val="Hyperlnk"/>
                <w:noProof/>
              </w:rPr>
              <w:t>Versionsinformation</w:t>
            </w:r>
            <w:r>
              <w:rPr>
                <w:noProof/>
                <w:webHidden/>
              </w:rPr>
              <w:tab/>
            </w:r>
            <w:r>
              <w:rPr>
                <w:noProof/>
                <w:webHidden/>
              </w:rPr>
              <w:fldChar w:fldCharType="begin"/>
            </w:r>
            <w:r>
              <w:rPr>
                <w:noProof/>
                <w:webHidden/>
              </w:rPr>
              <w:instrText xml:space="preserve"> PAGEREF _Toc414627217 \h </w:instrText>
            </w:r>
            <w:r>
              <w:rPr>
                <w:noProof/>
                <w:webHidden/>
              </w:rPr>
            </w:r>
            <w:r>
              <w:rPr>
                <w:noProof/>
                <w:webHidden/>
              </w:rPr>
              <w:fldChar w:fldCharType="separate"/>
            </w:r>
            <w:r>
              <w:rPr>
                <w:noProof/>
                <w:webHidden/>
              </w:rPr>
              <w:t>9</w:t>
            </w:r>
            <w:r>
              <w:rPr>
                <w:noProof/>
                <w:webHidden/>
              </w:rPr>
              <w:fldChar w:fldCharType="end"/>
            </w:r>
          </w:hyperlink>
        </w:p>
        <w:p w14:paraId="2C1F6C74"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8" w:history="1">
            <w:r w:rsidRPr="008B3625">
              <w:rPr>
                <w:rStyle w:val="Hyperlnk"/>
                <w:noProof/>
                <w:lang w:val="en-US"/>
              </w:rPr>
              <w:t>2.1</w:t>
            </w:r>
            <w:r>
              <w:rPr>
                <w:rFonts w:asciiTheme="minorHAnsi" w:eastAsiaTheme="minorEastAsia" w:hAnsiTheme="minorHAnsi" w:cstheme="minorBidi"/>
                <w:noProof/>
                <w:sz w:val="22"/>
                <w:lang w:eastAsia="sv-SE"/>
              </w:rPr>
              <w:tab/>
            </w:r>
            <w:r w:rsidRPr="008B3625">
              <w:rPr>
                <w:rStyle w:val="Hyperlnk"/>
                <w:noProof/>
                <w:lang w:val="en-US"/>
              </w:rPr>
              <w:t>Version 1.0</w:t>
            </w:r>
            <w:r>
              <w:rPr>
                <w:noProof/>
                <w:webHidden/>
              </w:rPr>
              <w:tab/>
            </w:r>
            <w:r>
              <w:rPr>
                <w:noProof/>
                <w:webHidden/>
              </w:rPr>
              <w:fldChar w:fldCharType="begin"/>
            </w:r>
            <w:r>
              <w:rPr>
                <w:noProof/>
                <w:webHidden/>
              </w:rPr>
              <w:instrText xml:space="preserve"> PAGEREF _Toc414627218 \h </w:instrText>
            </w:r>
            <w:r>
              <w:rPr>
                <w:noProof/>
                <w:webHidden/>
              </w:rPr>
            </w:r>
            <w:r>
              <w:rPr>
                <w:noProof/>
                <w:webHidden/>
              </w:rPr>
              <w:fldChar w:fldCharType="separate"/>
            </w:r>
            <w:r>
              <w:rPr>
                <w:noProof/>
                <w:webHidden/>
              </w:rPr>
              <w:t>9</w:t>
            </w:r>
            <w:r>
              <w:rPr>
                <w:noProof/>
                <w:webHidden/>
              </w:rPr>
              <w:fldChar w:fldCharType="end"/>
            </w:r>
          </w:hyperlink>
        </w:p>
        <w:p w14:paraId="4C905B35"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19" w:history="1">
            <w:r w:rsidRPr="008B3625">
              <w:rPr>
                <w:rStyle w:val="Hyperlnk"/>
                <w:noProof/>
              </w:rPr>
              <w:t>2.1.1</w:t>
            </w:r>
            <w:r>
              <w:rPr>
                <w:rFonts w:asciiTheme="minorHAnsi" w:eastAsiaTheme="minorEastAsia" w:hAnsiTheme="minorHAnsi" w:cstheme="minorBidi"/>
                <w:noProof/>
                <w:sz w:val="22"/>
                <w:lang w:eastAsia="sv-SE"/>
              </w:rPr>
              <w:tab/>
            </w:r>
            <w:r w:rsidRPr="008B3625">
              <w:rPr>
                <w:rStyle w:val="Hyperlnk"/>
                <w:noProof/>
              </w:rPr>
              <w:t>Oförändrade tjänstekontrakt</w:t>
            </w:r>
            <w:r>
              <w:rPr>
                <w:noProof/>
                <w:webHidden/>
              </w:rPr>
              <w:tab/>
            </w:r>
            <w:r>
              <w:rPr>
                <w:noProof/>
                <w:webHidden/>
              </w:rPr>
              <w:fldChar w:fldCharType="begin"/>
            </w:r>
            <w:r>
              <w:rPr>
                <w:noProof/>
                <w:webHidden/>
              </w:rPr>
              <w:instrText xml:space="preserve"> PAGEREF _Toc414627219 \h </w:instrText>
            </w:r>
            <w:r>
              <w:rPr>
                <w:noProof/>
                <w:webHidden/>
              </w:rPr>
            </w:r>
            <w:r>
              <w:rPr>
                <w:noProof/>
                <w:webHidden/>
              </w:rPr>
              <w:fldChar w:fldCharType="separate"/>
            </w:r>
            <w:r>
              <w:rPr>
                <w:noProof/>
                <w:webHidden/>
              </w:rPr>
              <w:t>9</w:t>
            </w:r>
            <w:r>
              <w:rPr>
                <w:noProof/>
                <w:webHidden/>
              </w:rPr>
              <w:fldChar w:fldCharType="end"/>
            </w:r>
          </w:hyperlink>
        </w:p>
        <w:p w14:paraId="5907DB84"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0" w:history="1">
            <w:r w:rsidRPr="008B3625">
              <w:rPr>
                <w:rStyle w:val="Hyperlnk"/>
                <w:noProof/>
              </w:rPr>
              <w:t>2.1.2</w:t>
            </w:r>
            <w:r>
              <w:rPr>
                <w:rFonts w:asciiTheme="minorHAnsi" w:eastAsiaTheme="minorEastAsia" w:hAnsiTheme="minorHAnsi" w:cstheme="minorBidi"/>
                <w:noProof/>
                <w:sz w:val="22"/>
                <w:lang w:eastAsia="sv-SE"/>
              </w:rPr>
              <w:tab/>
            </w:r>
            <w:r w:rsidRPr="008B3625">
              <w:rPr>
                <w:rStyle w:val="Hyperlnk"/>
                <w:noProof/>
              </w:rPr>
              <w:t>Nya tjänstekontrakt</w:t>
            </w:r>
            <w:r>
              <w:rPr>
                <w:noProof/>
                <w:webHidden/>
              </w:rPr>
              <w:tab/>
            </w:r>
            <w:r>
              <w:rPr>
                <w:noProof/>
                <w:webHidden/>
              </w:rPr>
              <w:fldChar w:fldCharType="begin"/>
            </w:r>
            <w:r>
              <w:rPr>
                <w:noProof/>
                <w:webHidden/>
              </w:rPr>
              <w:instrText xml:space="preserve"> PAGEREF _Toc414627220 \h </w:instrText>
            </w:r>
            <w:r>
              <w:rPr>
                <w:noProof/>
                <w:webHidden/>
              </w:rPr>
            </w:r>
            <w:r>
              <w:rPr>
                <w:noProof/>
                <w:webHidden/>
              </w:rPr>
              <w:fldChar w:fldCharType="separate"/>
            </w:r>
            <w:r>
              <w:rPr>
                <w:noProof/>
                <w:webHidden/>
              </w:rPr>
              <w:t>9</w:t>
            </w:r>
            <w:r>
              <w:rPr>
                <w:noProof/>
                <w:webHidden/>
              </w:rPr>
              <w:fldChar w:fldCharType="end"/>
            </w:r>
          </w:hyperlink>
        </w:p>
        <w:p w14:paraId="1D7D39F0"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1" w:history="1">
            <w:r w:rsidRPr="008B3625">
              <w:rPr>
                <w:rStyle w:val="Hyperlnk"/>
                <w:noProof/>
              </w:rPr>
              <w:t>2.1.3</w:t>
            </w:r>
            <w:r>
              <w:rPr>
                <w:rFonts w:asciiTheme="minorHAnsi" w:eastAsiaTheme="minorEastAsia" w:hAnsiTheme="minorHAnsi" w:cstheme="minorBidi"/>
                <w:noProof/>
                <w:sz w:val="22"/>
                <w:lang w:eastAsia="sv-SE"/>
              </w:rPr>
              <w:tab/>
            </w:r>
            <w:r w:rsidRPr="008B3625">
              <w:rPr>
                <w:rStyle w:val="Hyperlnk"/>
                <w:noProof/>
              </w:rPr>
              <w:t>Förändrade tjänstekontrakt</w:t>
            </w:r>
            <w:r>
              <w:rPr>
                <w:noProof/>
                <w:webHidden/>
              </w:rPr>
              <w:tab/>
            </w:r>
            <w:r>
              <w:rPr>
                <w:noProof/>
                <w:webHidden/>
              </w:rPr>
              <w:fldChar w:fldCharType="begin"/>
            </w:r>
            <w:r>
              <w:rPr>
                <w:noProof/>
                <w:webHidden/>
              </w:rPr>
              <w:instrText xml:space="preserve"> PAGEREF _Toc414627221 \h </w:instrText>
            </w:r>
            <w:r>
              <w:rPr>
                <w:noProof/>
                <w:webHidden/>
              </w:rPr>
            </w:r>
            <w:r>
              <w:rPr>
                <w:noProof/>
                <w:webHidden/>
              </w:rPr>
              <w:fldChar w:fldCharType="separate"/>
            </w:r>
            <w:r>
              <w:rPr>
                <w:noProof/>
                <w:webHidden/>
              </w:rPr>
              <w:t>9</w:t>
            </w:r>
            <w:r>
              <w:rPr>
                <w:noProof/>
                <w:webHidden/>
              </w:rPr>
              <w:fldChar w:fldCharType="end"/>
            </w:r>
          </w:hyperlink>
        </w:p>
        <w:p w14:paraId="68245DA3"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2" w:history="1">
            <w:r w:rsidRPr="008B3625">
              <w:rPr>
                <w:rStyle w:val="Hyperlnk"/>
                <w:noProof/>
              </w:rPr>
              <w:t>2.1.4</w:t>
            </w:r>
            <w:r>
              <w:rPr>
                <w:rFonts w:asciiTheme="minorHAnsi" w:eastAsiaTheme="minorEastAsia" w:hAnsiTheme="minorHAnsi" w:cstheme="minorBidi"/>
                <w:noProof/>
                <w:sz w:val="22"/>
                <w:lang w:eastAsia="sv-SE"/>
              </w:rPr>
              <w:tab/>
            </w:r>
            <w:r w:rsidRPr="008B3625">
              <w:rPr>
                <w:rStyle w:val="Hyperlnk"/>
                <w:noProof/>
              </w:rPr>
              <w:t>Utgångna tjänstekontrakt</w:t>
            </w:r>
            <w:r>
              <w:rPr>
                <w:noProof/>
                <w:webHidden/>
              </w:rPr>
              <w:tab/>
            </w:r>
            <w:r>
              <w:rPr>
                <w:noProof/>
                <w:webHidden/>
              </w:rPr>
              <w:fldChar w:fldCharType="begin"/>
            </w:r>
            <w:r>
              <w:rPr>
                <w:noProof/>
                <w:webHidden/>
              </w:rPr>
              <w:instrText xml:space="preserve"> PAGEREF _Toc414627222 \h </w:instrText>
            </w:r>
            <w:r>
              <w:rPr>
                <w:noProof/>
                <w:webHidden/>
              </w:rPr>
            </w:r>
            <w:r>
              <w:rPr>
                <w:noProof/>
                <w:webHidden/>
              </w:rPr>
              <w:fldChar w:fldCharType="separate"/>
            </w:r>
            <w:r>
              <w:rPr>
                <w:noProof/>
                <w:webHidden/>
              </w:rPr>
              <w:t>9</w:t>
            </w:r>
            <w:r>
              <w:rPr>
                <w:noProof/>
                <w:webHidden/>
              </w:rPr>
              <w:fldChar w:fldCharType="end"/>
            </w:r>
          </w:hyperlink>
        </w:p>
        <w:p w14:paraId="562931EC"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23" w:history="1">
            <w:r w:rsidRPr="008B3625">
              <w:rPr>
                <w:rStyle w:val="Hyperlnk"/>
                <w:noProof/>
              </w:rPr>
              <w:t>2.2</w:t>
            </w:r>
            <w:r>
              <w:rPr>
                <w:rFonts w:asciiTheme="minorHAnsi" w:eastAsiaTheme="minorEastAsia" w:hAnsiTheme="minorHAnsi" w:cstheme="minorBidi"/>
                <w:noProof/>
                <w:sz w:val="22"/>
                <w:lang w:eastAsia="sv-SE"/>
              </w:rPr>
              <w:tab/>
            </w:r>
            <w:r w:rsidRPr="008B3625">
              <w:rPr>
                <w:rStyle w:val="Hyperlnk"/>
                <w:noProof/>
              </w:rPr>
              <w:t>Version tidigare</w:t>
            </w:r>
            <w:r>
              <w:rPr>
                <w:noProof/>
                <w:webHidden/>
              </w:rPr>
              <w:tab/>
            </w:r>
            <w:r>
              <w:rPr>
                <w:noProof/>
                <w:webHidden/>
              </w:rPr>
              <w:fldChar w:fldCharType="begin"/>
            </w:r>
            <w:r>
              <w:rPr>
                <w:noProof/>
                <w:webHidden/>
              </w:rPr>
              <w:instrText xml:space="preserve"> PAGEREF _Toc414627223 \h </w:instrText>
            </w:r>
            <w:r>
              <w:rPr>
                <w:noProof/>
                <w:webHidden/>
              </w:rPr>
            </w:r>
            <w:r>
              <w:rPr>
                <w:noProof/>
                <w:webHidden/>
              </w:rPr>
              <w:fldChar w:fldCharType="separate"/>
            </w:r>
            <w:r>
              <w:rPr>
                <w:noProof/>
                <w:webHidden/>
              </w:rPr>
              <w:t>9</w:t>
            </w:r>
            <w:r>
              <w:rPr>
                <w:noProof/>
                <w:webHidden/>
              </w:rPr>
              <w:fldChar w:fldCharType="end"/>
            </w:r>
          </w:hyperlink>
        </w:p>
        <w:p w14:paraId="056D004E" w14:textId="77777777" w:rsidR="000D7EBA" w:rsidRDefault="000D7EBA">
          <w:pPr>
            <w:pStyle w:val="Innehll1"/>
            <w:tabs>
              <w:tab w:val="left" w:pos="400"/>
              <w:tab w:val="right" w:leader="dot" w:pos="10456"/>
            </w:tabs>
            <w:rPr>
              <w:rFonts w:asciiTheme="minorHAnsi" w:eastAsiaTheme="minorEastAsia" w:hAnsiTheme="minorHAnsi" w:cstheme="minorBidi"/>
              <w:noProof/>
              <w:sz w:val="22"/>
              <w:lang w:eastAsia="sv-SE"/>
            </w:rPr>
          </w:pPr>
          <w:hyperlink w:anchor="_Toc414627224" w:history="1">
            <w:r w:rsidRPr="008B3625">
              <w:rPr>
                <w:rStyle w:val="Hyperlnk"/>
                <w:noProof/>
              </w:rPr>
              <w:t>3</w:t>
            </w:r>
            <w:r>
              <w:rPr>
                <w:rFonts w:asciiTheme="minorHAnsi" w:eastAsiaTheme="minorEastAsia" w:hAnsiTheme="minorHAnsi" w:cstheme="minorBidi"/>
                <w:noProof/>
                <w:sz w:val="22"/>
                <w:lang w:eastAsia="sv-SE"/>
              </w:rPr>
              <w:tab/>
            </w:r>
            <w:r w:rsidRPr="008B3625">
              <w:rPr>
                <w:rStyle w:val="Hyperlnk"/>
                <w:noProof/>
              </w:rPr>
              <w:t>Tjänstedomänens arkitektur</w:t>
            </w:r>
            <w:r>
              <w:rPr>
                <w:noProof/>
                <w:webHidden/>
              </w:rPr>
              <w:tab/>
            </w:r>
            <w:r>
              <w:rPr>
                <w:noProof/>
                <w:webHidden/>
              </w:rPr>
              <w:fldChar w:fldCharType="begin"/>
            </w:r>
            <w:r>
              <w:rPr>
                <w:noProof/>
                <w:webHidden/>
              </w:rPr>
              <w:instrText xml:space="preserve"> PAGEREF _Toc414627224 \h </w:instrText>
            </w:r>
            <w:r>
              <w:rPr>
                <w:noProof/>
                <w:webHidden/>
              </w:rPr>
            </w:r>
            <w:r>
              <w:rPr>
                <w:noProof/>
                <w:webHidden/>
              </w:rPr>
              <w:fldChar w:fldCharType="separate"/>
            </w:r>
            <w:r>
              <w:rPr>
                <w:noProof/>
                <w:webHidden/>
              </w:rPr>
              <w:t>10</w:t>
            </w:r>
            <w:r>
              <w:rPr>
                <w:noProof/>
                <w:webHidden/>
              </w:rPr>
              <w:fldChar w:fldCharType="end"/>
            </w:r>
          </w:hyperlink>
        </w:p>
        <w:p w14:paraId="41B17472"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25" w:history="1">
            <w:r w:rsidRPr="008B3625">
              <w:rPr>
                <w:rStyle w:val="Hyperlnk"/>
                <w:noProof/>
              </w:rPr>
              <w:t>3.1</w:t>
            </w:r>
            <w:r>
              <w:rPr>
                <w:rFonts w:asciiTheme="minorHAnsi" w:eastAsiaTheme="minorEastAsia" w:hAnsiTheme="minorHAnsi" w:cstheme="minorBidi"/>
                <w:noProof/>
                <w:sz w:val="22"/>
                <w:lang w:eastAsia="sv-SE"/>
              </w:rPr>
              <w:tab/>
            </w:r>
            <w:r w:rsidRPr="008B3625">
              <w:rPr>
                <w:rStyle w:val="Hyperlnk"/>
                <w:noProof/>
              </w:rPr>
              <w:t>Flöden</w:t>
            </w:r>
            <w:r>
              <w:rPr>
                <w:noProof/>
                <w:webHidden/>
              </w:rPr>
              <w:tab/>
            </w:r>
            <w:r>
              <w:rPr>
                <w:noProof/>
                <w:webHidden/>
              </w:rPr>
              <w:fldChar w:fldCharType="begin"/>
            </w:r>
            <w:r>
              <w:rPr>
                <w:noProof/>
                <w:webHidden/>
              </w:rPr>
              <w:instrText xml:space="preserve"> PAGEREF _Toc414627225 \h </w:instrText>
            </w:r>
            <w:r>
              <w:rPr>
                <w:noProof/>
                <w:webHidden/>
              </w:rPr>
            </w:r>
            <w:r>
              <w:rPr>
                <w:noProof/>
                <w:webHidden/>
              </w:rPr>
              <w:fldChar w:fldCharType="separate"/>
            </w:r>
            <w:r>
              <w:rPr>
                <w:noProof/>
                <w:webHidden/>
              </w:rPr>
              <w:t>10</w:t>
            </w:r>
            <w:r>
              <w:rPr>
                <w:noProof/>
                <w:webHidden/>
              </w:rPr>
              <w:fldChar w:fldCharType="end"/>
            </w:r>
          </w:hyperlink>
        </w:p>
        <w:p w14:paraId="4FCD1786"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6" w:history="1">
            <w:r w:rsidRPr="008B3625">
              <w:rPr>
                <w:rStyle w:val="Hyperlnk"/>
                <w:noProof/>
              </w:rPr>
              <w:t>3.1.1</w:t>
            </w:r>
            <w:r>
              <w:rPr>
                <w:rFonts w:asciiTheme="minorHAnsi" w:eastAsiaTheme="minorEastAsia" w:hAnsiTheme="minorHAnsi" w:cstheme="minorBidi"/>
                <w:noProof/>
                <w:sz w:val="22"/>
                <w:lang w:eastAsia="sv-SE"/>
              </w:rPr>
              <w:tab/>
            </w:r>
            <w:r w:rsidRPr="008B3625">
              <w:rPr>
                <w:rStyle w:val="Hyperlnk"/>
                <w:noProof/>
              </w:rPr>
              <w:t>Hämta observationer</w:t>
            </w:r>
            <w:r>
              <w:rPr>
                <w:noProof/>
                <w:webHidden/>
              </w:rPr>
              <w:tab/>
            </w:r>
            <w:r>
              <w:rPr>
                <w:noProof/>
                <w:webHidden/>
              </w:rPr>
              <w:fldChar w:fldCharType="begin"/>
            </w:r>
            <w:r>
              <w:rPr>
                <w:noProof/>
                <w:webHidden/>
              </w:rPr>
              <w:instrText xml:space="preserve"> PAGEREF _Toc414627226 \h </w:instrText>
            </w:r>
            <w:r>
              <w:rPr>
                <w:noProof/>
                <w:webHidden/>
              </w:rPr>
            </w:r>
            <w:r>
              <w:rPr>
                <w:noProof/>
                <w:webHidden/>
              </w:rPr>
              <w:fldChar w:fldCharType="separate"/>
            </w:r>
            <w:r>
              <w:rPr>
                <w:noProof/>
                <w:webHidden/>
              </w:rPr>
              <w:t>10</w:t>
            </w:r>
            <w:r>
              <w:rPr>
                <w:noProof/>
                <w:webHidden/>
              </w:rPr>
              <w:fldChar w:fldCharType="end"/>
            </w:r>
          </w:hyperlink>
        </w:p>
        <w:p w14:paraId="0A0C4EEB"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7" w:history="1">
            <w:r w:rsidRPr="008B3625">
              <w:rPr>
                <w:rStyle w:val="Hyperlnk"/>
                <w:noProof/>
              </w:rPr>
              <w:t>3.1.1.1</w:t>
            </w:r>
            <w:r>
              <w:rPr>
                <w:rFonts w:asciiTheme="minorHAnsi" w:eastAsiaTheme="minorEastAsia" w:hAnsiTheme="minorHAnsi" w:cstheme="minorBidi"/>
                <w:noProof/>
                <w:sz w:val="22"/>
                <w:lang w:eastAsia="sv-SE"/>
              </w:rPr>
              <w:tab/>
            </w:r>
            <w:r w:rsidRPr="008B3625">
              <w:rPr>
                <w:rStyle w:val="Hyperlnk"/>
                <w:noProof/>
              </w:rPr>
              <w:t>Arbetsflöde</w:t>
            </w:r>
            <w:r>
              <w:rPr>
                <w:noProof/>
                <w:webHidden/>
              </w:rPr>
              <w:tab/>
            </w:r>
            <w:r>
              <w:rPr>
                <w:noProof/>
                <w:webHidden/>
              </w:rPr>
              <w:fldChar w:fldCharType="begin"/>
            </w:r>
            <w:r>
              <w:rPr>
                <w:noProof/>
                <w:webHidden/>
              </w:rPr>
              <w:instrText xml:space="preserve"> PAGEREF _Toc414627227 \h </w:instrText>
            </w:r>
            <w:r>
              <w:rPr>
                <w:noProof/>
                <w:webHidden/>
              </w:rPr>
            </w:r>
            <w:r>
              <w:rPr>
                <w:noProof/>
                <w:webHidden/>
              </w:rPr>
              <w:fldChar w:fldCharType="separate"/>
            </w:r>
            <w:r>
              <w:rPr>
                <w:noProof/>
                <w:webHidden/>
              </w:rPr>
              <w:t>11</w:t>
            </w:r>
            <w:r>
              <w:rPr>
                <w:noProof/>
                <w:webHidden/>
              </w:rPr>
              <w:fldChar w:fldCharType="end"/>
            </w:r>
          </w:hyperlink>
        </w:p>
        <w:p w14:paraId="153C3BAE"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8" w:history="1">
            <w:r w:rsidRPr="008B3625">
              <w:rPr>
                <w:rStyle w:val="Hyperlnk"/>
                <w:noProof/>
              </w:rPr>
              <w:t>3.1.1.2</w:t>
            </w:r>
            <w:r>
              <w:rPr>
                <w:rFonts w:asciiTheme="minorHAnsi" w:eastAsiaTheme="minorEastAsia" w:hAnsiTheme="minorHAnsi" w:cstheme="minorBidi"/>
                <w:noProof/>
                <w:sz w:val="22"/>
                <w:lang w:eastAsia="sv-SE"/>
              </w:rPr>
              <w:tab/>
            </w:r>
            <w:r w:rsidRPr="008B3625">
              <w:rPr>
                <w:rStyle w:val="Hyperlnk"/>
                <w:noProof/>
              </w:rPr>
              <w:t>Sekvensdiagram</w:t>
            </w:r>
            <w:r>
              <w:rPr>
                <w:noProof/>
                <w:webHidden/>
              </w:rPr>
              <w:tab/>
            </w:r>
            <w:r>
              <w:rPr>
                <w:noProof/>
                <w:webHidden/>
              </w:rPr>
              <w:fldChar w:fldCharType="begin"/>
            </w:r>
            <w:r>
              <w:rPr>
                <w:noProof/>
                <w:webHidden/>
              </w:rPr>
              <w:instrText xml:space="preserve"> PAGEREF _Toc414627228 \h </w:instrText>
            </w:r>
            <w:r>
              <w:rPr>
                <w:noProof/>
                <w:webHidden/>
              </w:rPr>
            </w:r>
            <w:r>
              <w:rPr>
                <w:noProof/>
                <w:webHidden/>
              </w:rPr>
              <w:fldChar w:fldCharType="separate"/>
            </w:r>
            <w:r>
              <w:rPr>
                <w:noProof/>
                <w:webHidden/>
              </w:rPr>
              <w:t>12</w:t>
            </w:r>
            <w:r>
              <w:rPr>
                <w:noProof/>
                <w:webHidden/>
              </w:rPr>
              <w:fldChar w:fldCharType="end"/>
            </w:r>
          </w:hyperlink>
        </w:p>
        <w:p w14:paraId="42CA3F6D"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9" w:history="1">
            <w:r w:rsidRPr="008B3625">
              <w:rPr>
                <w:rStyle w:val="Hyperlnk"/>
                <w:noProof/>
              </w:rPr>
              <w:t>3.1.1.3</w:t>
            </w:r>
            <w:r>
              <w:rPr>
                <w:rFonts w:asciiTheme="minorHAnsi" w:eastAsiaTheme="minorEastAsia" w:hAnsiTheme="minorHAnsi" w:cstheme="minorBidi"/>
                <w:noProof/>
                <w:sz w:val="22"/>
                <w:lang w:eastAsia="sv-SE"/>
              </w:rPr>
              <w:tab/>
            </w:r>
            <w:r w:rsidRPr="008B3625">
              <w:rPr>
                <w:rStyle w:val="Hyperlnk"/>
                <w:noProof/>
              </w:rPr>
              <w:t>Roller</w:t>
            </w:r>
            <w:r>
              <w:rPr>
                <w:noProof/>
                <w:webHidden/>
              </w:rPr>
              <w:tab/>
            </w:r>
            <w:r>
              <w:rPr>
                <w:noProof/>
                <w:webHidden/>
              </w:rPr>
              <w:fldChar w:fldCharType="begin"/>
            </w:r>
            <w:r>
              <w:rPr>
                <w:noProof/>
                <w:webHidden/>
              </w:rPr>
              <w:instrText xml:space="preserve"> PAGEREF _Toc414627229 \h </w:instrText>
            </w:r>
            <w:r>
              <w:rPr>
                <w:noProof/>
                <w:webHidden/>
              </w:rPr>
            </w:r>
            <w:r>
              <w:rPr>
                <w:noProof/>
                <w:webHidden/>
              </w:rPr>
              <w:fldChar w:fldCharType="separate"/>
            </w:r>
            <w:r>
              <w:rPr>
                <w:noProof/>
                <w:webHidden/>
              </w:rPr>
              <w:t>13</w:t>
            </w:r>
            <w:r>
              <w:rPr>
                <w:noProof/>
                <w:webHidden/>
              </w:rPr>
              <w:fldChar w:fldCharType="end"/>
            </w:r>
          </w:hyperlink>
        </w:p>
        <w:p w14:paraId="63F021CC"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0" w:history="1">
            <w:r w:rsidRPr="008B3625">
              <w:rPr>
                <w:rStyle w:val="Hyperlnk"/>
                <w:noProof/>
              </w:rPr>
              <w:t>3.1.1.4</w:t>
            </w:r>
            <w:r>
              <w:rPr>
                <w:rFonts w:asciiTheme="minorHAnsi" w:eastAsiaTheme="minorEastAsia" w:hAnsiTheme="minorHAnsi" w:cstheme="minorBidi"/>
                <w:noProof/>
                <w:sz w:val="22"/>
                <w:lang w:eastAsia="sv-SE"/>
              </w:rPr>
              <w:tab/>
            </w:r>
            <w:r w:rsidRPr="008B3625">
              <w:rPr>
                <w:rStyle w:val="Hyperlnk"/>
                <w:noProof/>
              </w:rPr>
              <w:t>Exempel på relaterad information/samband</w:t>
            </w:r>
            <w:r>
              <w:rPr>
                <w:noProof/>
                <w:webHidden/>
              </w:rPr>
              <w:tab/>
            </w:r>
            <w:r>
              <w:rPr>
                <w:noProof/>
                <w:webHidden/>
              </w:rPr>
              <w:fldChar w:fldCharType="begin"/>
            </w:r>
            <w:r>
              <w:rPr>
                <w:noProof/>
                <w:webHidden/>
              </w:rPr>
              <w:instrText xml:space="preserve"> PAGEREF _Toc414627230 \h </w:instrText>
            </w:r>
            <w:r>
              <w:rPr>
                <w:noProof/>
                <w:webHidden/>
              </w:rPr>
            </w:r>
            <w:r>
              <w:rPr>
                <w:noProof/>
                <w:webHidden/>
              </w:rPr>
              <w:fldChar w:fldCharType="separate"/>
            </w:r>
            <w:r>
              <w:rPr>
                <w:noProof/>
                <w:webHidden/>
              </w:rPr>
              <w:t>13</w:t>
            </w:r>
            <w:r>
              <w:rPr>
                <w:noProof/>
                <w:webHidden/>
              </w:rPr>
              <w:fldChar w:fldCharType="end"/>
            </w:r>
          </w:hyperlink>
        </w:p>
        <w:p w14:paraId="0E4D69DA"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1" w:history="1">
            <w:r w:rsidRPr="008B3625">
              <w:rPr>
                <w:rStyle w:val="Hyperlnk"/>
                <w:noProof/>
              </w:rPr>
              <w:t>3.1.1.5</w:t>
            </w:r>
            <w:r>
              <w:rPr>
                <w:rFonts w:asciiTheme="minorHAnsi" w:eastAsiaTheme="minorEastAsia" w:hAnsiTheme="minorHAnsi" w:cstheme="minorBidi"/>
                <w:noProof/>
                <w:sz w:val="22"/>
                <w:lang w:eastAsia="sv-SE"/>
              </w:rPr>
              <w:tab/>
            </w:r>
            <w:r w:rsidRPr="008B3625">
              <w:rPr>
                <w:rStyle w:val="Hyperlnk"/>
                <w:noProof/>
              </w:rPr>
              <w:t>Sekvensdiagram</w:t>
            </w:r>
            <w:r>
              <w:rPr>
                <w:noProof/>
                <w:webHidden/>
              </w:rPr>
              <w:tab/>
            </w:r>
            <w:r>
              <w:rPr>
                <w:noProof/>
                <w:webHidden/>
              </w:rPr>
              <w:fldChar w:fldCharType="begin"/>
            </w:r>
            <w:r>
              <w:rPr>
                <w:noProof/>
                <w:webHidden/>
              </w:rPr>
              <w:instrText xml:space="preserve"> PAGEREF _Toc414627231 \h </w:instrText>
            </w:r>
            <w:r>
              <w:rPr>
                <w:noProof/>
                <w:webHidden/>
              </w:rPr>
            </w:r>
            <w:r>
              <w:rPr>
                <w:noProof/>
                <w:webHidden/>
              </w:rPr>
              <w:fldChar w:fldCharType="separate"/>
            </w:r>
            <w:r>
              <w:rPr>
                <w:noProof/>
                <w:webHidden/>
              </w:rPr>
              <w:t>16</w:t>
            </w:r>
            <w:r>
              <w:rPr>
                <w:noProof/>
                <w:webHidden/>
              </w:rPr>
              <w:fldChar w:fldCharType="end"/>
            </w:r>
          </w:hyperlink>
        </w:p>
        <w:p w14:paraId="4AE28266"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2" w:history="1">
            <w:r w:rsidRPr="008B3625">
              <w:rPr>
                <w:rStyle w:val="Hyperlnk"/>
                <w:noProof/>
              </w:rPr>
              <w:t>3.1.1.6</w:t>
            </w:r>
            <w:r>
              <w:rPr>
                <w:rFonts w:asciiTheme="minorHAnsi" w:eastAsiaTheme="minorEastAsia" w:hAnsiTheme="minorHAnsi" w:cstheme="minorBidi"/>
                <w:noProof/>
                <w:sz w:val="22"/>
                <w:lang w:eastAsia="sv-SE"/>
              </w:rPr>
              <w:tab/>
            </w:r>
            <w:r w:rsidRPr="008B3625">
              <w:rPr>
                <w:rStyle w:val="Hyperlnk"/>
                <w:noProof/>
              </w:rPr>
              <w:t>Roller</w:t>
            </w:r>
            <w:r>
              <w:rPr>
                <w:noProof/>
                <w:webHidden/>
              </w:rPr>
              <w:tab/>
            </w:r>
            <w:r>
              <w:rPr>
                <w:noProof/>
                <w:webHidden/>
              </w:rPr>
              <w:fldChar w:fldCharType="begin"/>
            </w:r>
            <w:r>
              <w:rPr>
                <w:noProof/>
                <w:webHidden/>
              </w:rPr>
              <w:instrText xml:space="preserve"> PAGEREF _Toc414627232 \h </w:instrText>
            </w:r>
            <w:r>
              <w:rPr>
                <w:noProof/>
                <w:webHidden/>
              </w:rPr>
            </w:r>
            <w:r>
              <w:rPr>
                <w:noProof/>
                <w:webHidden/>
              </w:rPr>
              <w:fldChar w:fldCharType="separate"/>
            </w:r>
            <w:r>
              <w:rPr>
                <w:noProof/>
                <w:webHidden/>
              </w:rPr>
              <w:t>17</w:t>
            </w:r>
            <w:r>
              <w:rPr>
                <w:noProof/>
                <w:webHidden/>
              </w:rPr>
              <w:fldChar w:fldCharType="end"/>
            </w:r>
          </w:hyperlink>
        </w:p>
        <w:p w14:paraId="6EB1515A"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3" w:history="1">
            <w:r w:rsidRPr="008B3625">
              <w:rPr>
                <w:rStyle w:val="Hyperlnk"/>
                <w:noProof/>
              </w:rPr>
              <w:t>3.2</w:t>
            </w:r>
            <w:r>
              <w:rPr>
                <w:rFonts w:asciiTheme="minorHAnsi" w:eastAsiaTheme="minorEastAsia" w:hAnsiTheme="minorHAnsi" w:cstheme="minorBidi"/>
                <w:noProof/>
                <w:sz w:val="22"/>
                <w:lang w:eastAsia="sv-SE"/>
              </w:rPr>
              <w:tab/>
            </w:r>
            <w:r w:rsidRPr="008B3625">
              <w:rPr>
                <w:rStyle w:val="Hyperlnk"/>
                <w:noProof/>
              </w:rPr>
              <w:t>Adressering</w:t>
            </w:r>
            <w:r>
              <w:rPr>
                <w:noProof/>
                <w:webHidden/>
              </w:rPr>
              <w:tab/>
            </w:r>
            <w:r>
              <w:rPr>
                <w:noProof/>
                <w:webHidden/>
              </w:rPr>
              <w:fldChar w:fldCharType="begin"/>
            </w:r>
            <w:r>
              <w:rPr>
                <w:noProof/>
                <w:webHidden/>
              </w:rPr>
              <w:instrText xml:space="preserve"> PAGEREF _Toc414627233 \h </w:instrText>
            </w:r>
            <w:r>
              <w:rPr>
                <w:noProof/>
                <w:webHidden/>
              </w:rPr>
            </w:r>
            <w:r>
              <w:rPr>
                <w:noProof/>
                <w:webHidden/>
              </w:rPr>
              <w:fldChar w:fldCharType="separate"/>
            </w:r>
            <w:r>
              <w:rPr>
                <w:noProof/>
                <w:webHidden/>
              </w:rPr>
              <w:t>17</w:t>
            </w:r>
            <w:r>
              <w:rPr>
                <w:noProof/>
                <w:webHidden/>
              </w:rPr>
              <w:fldChar w:fldCharType="end"/>
            </w:r>
          </w:hyperlink>
        </w:p>
        <w:p w14:paraId="238AE2C8"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4" w:history="1">
            <w:r w:rsidRPr="008B3625">
              <w:rPr>
                <w:rStyle w:val="Hyperlnk"/>
                <w:noProof/>
              </w:rPr>
              <w:t>3.2.1</w:t>
            </w:r>
            <w:r>
              <w:rPr>
                <w:rFonts w:asciiTheme="minorHAnsi" w:eastAsiaTheme="minorEastAsia" w:hAnsiTheme="minorHAnsi" w:cstheme="minorBidi"/>
                <w:noProof/>
                <w:sz w:val="22"/>
                <w:lang w:eastAsia="sv-SE"/>
              </w:rPr>
              <w:tab/>
            </w:r>
            <w:r w:rsidRPr="008B3625">
              <w:rPr>
                <w:rStyle w:val="Hyperlnk"/>
                <w:noProof/>
              </w:rPr>
              <w:t>Sammanfattning av adresseringsmodell</w:t>
            </w:r>
            <w:r>
              <w:rPr>
                <w:noProof/>
                <w:webHidden/>
              </w:rPr>
              <w:tab/>
            </w:r>
            <w:r>
              <w:rPr>
                <w:noProof/>
                <w:webHidden/>
              </w:rPr>
              <w:fldChar w:fldCharType="begin"/>
            </w:r>
            <w:r>
              <w:rPr>
                <w:noProof/>
                <w:webHidden/>
              </w:rPr>
              <w:instrText xml:space="preserve"> PAGEREF _Toc414627234 \h </w:instrText>
            </w:r>
            <w:r>
              <w:rPr>
                <w:noProof/>
                <w:webHidden/>
              </w:rPr>
            </w:r>
            <w:r>
              <w:rPr>
                <w:noProof/>
                <w:webHidden/>
              </w:rPr>
              <w:fldChar w:fldCharType="separate"/>
            </w:r>
            <w:r>
              <w:rPr>
                <w:noProof/>
                <w:webHidden/>
              </w:rPr>
              <w:t>17</w:t>
            </w:r>
            <w:r>
              <w:rPr>
                <w:noProof/>
                <w:webHidden/>
              </w:rPr>
              <w:fldChar w:fldCharType="end"/>
            </w:r>
          </w:hyperlink>
        </w:p>
        <w:p w14:paraId="222ADA84"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5" w:history="1">
            <w:r w:rsidRPr="008B3625">
              <w:rPr>
                <w:rStyle w:val="Hyperlnk"/>
                <w:noProof/>
              </w:rPr>
              <w:t>3.3</w:t>
            </w:r>
            <w:r>
              <w:rPr>
                <w:rFonts w:asciiTheme="minorHAnsi" w:eastAsiaTheme="minorEastAsia" w:hAnsiTheme="minorHAnsi" w:cstheme="minorBidi"/>
                <w:noProof/>
                <w:sz w:val="22"/>
                <w:lang w:eastAsia="sv-SE"/>
              </w:rPr>
              <w:tab/>
            </w:r>
            <w:r w:rsidRPr="008B3625">
              <w:rPr>
                <w:rStyle w:val="Hyperlnk"/>
                <w:noProof/>
              </w:rPr>
              <w:t>Aggregering och engagemangsindex</w:t>
            </w:r>
            <w:r>
              <w:rPr>
                <w:noProof/>
                <w:webHidden/>
              </w:rPr>
              <w:tab/>
            </w:r>
            <w:r>
              <w:rPr>
                <w:noProof/>
                <w:webHidden/>
              </w:rPr>
              <w:fldChar w:fldCharType="begin"/>
            </w:r>
            <w:r>
              <w:rPr>
                <w:noProof/>
                <w:webHidden/>
              </w:rPr>
              <w:instrText xml:space="preserve"> PAGEREF _Toc414627235 \h </w:instrText>
            </w:r>
            <w:r>
              <w:rPr>
                <w:noProof/>
                <w:webHidden/>
              </w:rPr>
            </w:r>
            <w:r>
              <w:rPr>
                <w:noProof/>
                <w:webHidden/>
              </w:rPr>
              <w:fldChar w:fldCharType="separate"/>
            </w:r>
            <w:r>
              <w:rPr>
                <w:noProof/>
                <w:webHidden/>
              </w:rPr>
              <w:t>18</w:t>
            </w:r>
            <w:r>
              <w:rPr>
                <w:noProof/>
                <w:webHidden/>
              </w:rPr>
              <w:fldChar w:fldCharType="end"/>
            </w:r>
          </w:hyperlink>
        </w:p>
        <w:p w14:paraId="610DB4D8"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6" w:history="1">
            <w:r w:rsidRPr="008B3625">
              <w:rPr>
                <w:rStyle w:val="Hyperlnk"/>
                <w:noProof/>
              </w:rPr>
              <w:t>3.4</w:t>
            </w:r>
            <w:r>
              <w:rPr>
                <w:rFonts w:asciiTheme="minorHAnsi" w:eastAsiaTheme="minorEastAsia" w:hAnsiTheme="minorHAnsi" w:cstheme="minorBidi"/>
                <w:noProof/>
                <w:sz w:val="22"/>
                <w:lang w:eastAsia="sv-SE"/>
              </w:rPr>
              <w:tab/>
            </w:r>
            <w:r w:rsidRPr="008B3625">
              <w:rPr>
                <w:rStyle w:val="Hyperlnk"/>
                <w:noProof/>
              </w:rPr>
              <w:t>Interaktionsöverenskommelser och tillämpningsanvisningar</w:t>
            </w:r>
            <w:r>
              <w:rPr>
                <w:noProof/>
                <w:webHidden/>
              </w:rPr>
              <w:tab/>
            </w:r>
            <w:r>
              <w:rPr>
                <w:noProof/>
                <w:webHidden/>
              </w:rPr>
              <w:fldChar w:fldCharType="begin"/>
            </w:r>
            <w:r>
              <w:rPr>
                <w:noProof/>
                <w:webHidden/>
              </w:rPr>
              <w:instrText xml:space="preserve"> PAGEREF _Toc414627236 \h </w:instrText>
            </w:r>
            <w:r>
              <w:rPr>
                <w:noProof/>
                <w:webHidden/>
              </w:rPr>
            </w:r>
            <w:r>
              <w:rPr>
                <w:noProof/>
                <w:webHidden/>
              </w:rPr>
              <w:fldChar w:fldCharType="separate"/>
            </w:r>
            <w:r>
              <w:rPr>
                <w:noProof/>
                <w:webHidden/>
              </w:rPr>
              <w:t>18</w:t>
            </w:r>
            <w:r>
              <w:rPr>
                <w:noProof/>
                <w:webHidden/>
              </w:rPr>
              <w:fldChar w:fldCharType="end"/>
            </w:r>
          </w:hyperlink>
        </w:p>
        <w:p w14:paraId="65DFB9D4"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7" w:history="1">
            <w:r w:rsidRPr="008B3625">
              <w:rPr>
                <w:rStyle w:val="Hyperlnk"/>
                <w:noProof/>
                <w:highlight w:val="yellow"/>
              </w:rPr>
              <w:t>3.4.1</w:t>
            </w:r>
            <w:r>
              <w:rPr>
                <w:rFonts w:asciiTheme="minorHAnsi" w:eastAsiaTheme="minorEastAsia" w:hAnsiTheme="minorHAnsi" w:cstheme="minorBidi"/>
                <w:noProof/>
                <w:sz w:val="22"/>
                <w:lang w:eastAsia="sv-SE"/>
              </w:rPr>
              <w:tab/>
            </w:r>
            <w:r w:rsidRPr="008B3625">
              <w:rPr>
                <w:rStyle w:val="Hyperlnk"/>
                <w:noProof/>
                <w:highlight w:val="yellow"/>
              </w:rPr>
              <w:t>Interaktionsöverenskommelse</w:t>
            </w:r>
            <w:r>
              <w:rPr>
                <w:noProof/>
                <w:webHidden/>
              </w:rPr>
              <w:tab/>
            </w:r>
            <w:r>
              <w:rPr>
                <w:noProof/>
                <w:webHidden/>
              </w:rPr>
              <w:fldChar w:fldCharType="begin"/>
            </w:r>
            <w:r>
              <w:rPr>
                <w:noProof/>
                <w:webHidden/>
              </w:rPr>
              <w:instrText xml:space="preserve"> PAGEREF _Toc414627237 \h </w:instrText>
            </w:r>
            <w:r>
              <w:rPr>
                <w:noProof/>
                <w:webHidden/>
              </w:rPr>
            </w:r>
            <w:r>
              <w:rPr>
                <w:noProof/>
                <w:webHidden/>
              </w:rPr>
              <w:fldChar w:fldCharType="separate"/>
            </w:r>
            <w:r>
              <w:rPr>
                <w:noProof/>
                <w:webHidden/>
              </w:rPr>
              <w:t>18</w:t>
            </w:r>
            <w:r>
              <w:rPr>
                <w:noProof/>
                <w:webHidden/>
              </w:rPr>
              <w:fldChar w:fldCharType="end"/>
            </w:r>
          </w:hyperlink>
        </w:p>
        <w:p w14:paraId="52E8E16A"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8" w:history="1">
            <w:r w:rsidRPr="008B3625">
              <w:rPr>
                <w:rStyle w:val="Hyperlnk"/>
                <w:noProof/>
                <w:highlight w:val="yellow"/>
              </w:rPr>
              <w:t>3.4.2</w:t>
            </w:r>
            <w:r>
              <w:rPr>
                <w:rFonts w:asciiTheme="minorHAnsi" w:eastAsiaTheme="minorEastAsia" w:hAnsiTheme="minorHAnsi" w:cstheme="minorBidi"/>
                <w:noProof/>
                <w:sz w:val="22"/>
                <w:lang w:eastAsia="sv-SE"/>
              </w:rPr>
              <w:tab/>
            </w:r>
            <w:r w:rsidRPr="008B3625">
              <w:rPr>
                <w:rStyle w:val="Hyperlnk"/>
                <w:noProof/>
                <w:highlight w:val="yellow"/>
              </w:rPr>
              <w:t>Tillämpningsanvisning</w:t>
            </w:r>
            <w:r>
              <w:rPr>
                <w:noProof/>
                <w:webHidden/>
              </w:rPr>
              <w:tab/>
            </w:r>
            <w:r>
              <w:rPr>
                <w:noProof/>
                <w:webHidden/>
              </w:rPr>
              <w:fldChar w:fldCharType="begin"/>
            </w:r>
            <w:r>
              <w:rPr>
                <w:noProof/>
                <w:webHidden/>
              </w:rPr>
              <w:instrText xml:space="preserve"> PAGEREF _Toc414627238 \h </w:instrText>
            </w:r>
            <w:r>
              <w:rPr>
                <w:noProof/>
                <w:webHidden/>
              </w:rPr>
            </w:r>
            <w:r>
              <w:rPr>
                <w:noProof/>
                <w:webHidden/>
              </w:rPr>
              <w:fldChar w:fldCharType="separate"/>
            </w:r>
            <w:r>
              <w:rPr>
                <w:noProof/>
                <w:webHidden/>
              </w:rPr>
              <w:t>18</w:t>
            </w:r>
            <w:r>
              <w:rPr>
                <w:noProof/>
                <w:webHidden/>
              </w:rPr>
              <w:fldChar w:fldCharType="end"/>
            </w:r>
          </w:hyperlink>
        </w:p>
        <w:p w14:paraId="4B1C92D2" w14:textId="77777777" w:rsidR="000D7EBA" w:rsidRDefault="000D7EBA">
          <w:pPr>
            <w:pStyle w:val="Innehll1"/>
            <w:tabs>
              <w:tab w:val="left" w:pos="400"/>
              <w:tab w:val="right" w:leader="dot" w:pos="10456"/>
            </w:tabs>
            <w:rPr>
              <w:rFonts w:asciiTheme="minorHAnsi" w:eastAsiaTheme="minorEastAsia" w:hAnsiTheme="minorHAnsi" w:cstheme="minorBidi"/>
              <w:noProof/>
              <w:sz w:val="22"/>
              <w:lang w:eastAsia="sv-SE"/>
            </w:rPr>
          </w:pPr>
          <w:hyperlink w:anchor="_Toc414627239" w:history="1">
            <w:r w:rsidRPr="008B3625">
              <w:rPr>
                <w:rStyle w:val="Hyperlnk"/>
                <w:noProof/>
              </w:rPr>
              <w:t>4</w:t>
            </w:r>
            <w:r>
              <w:rPr>
                <w:rFonts w:asciiTheme="minorHAnsi" w:eastAsiaTheme="minorEastAsia" w:hAnsiTheme="minorHAnsi" w:cstheme="minorBidi"/>
                <w:noProof/>
                <w:sz w:val="22"/>
                <w:lang w:eastAsia="sv-SE"/>
              </w:rPr>
              <w:tab/>
            </w:r>
            <w:r w:rsidRPr="008B3625">
              <w:rPr>
                <w:rStyle w:val="Hyperlnk"/>
                <w:noProof/>
              </w:rPr>
              <w:t>Tjänstedomänens krav och regler</w:t>
            </w:r>
            <w:r>
              <w:rPr>
                <w:noProof/>
                <w:webHidden/>
              </w:rPr>
              <w:tab/>
            </w:r>
            <w:r>
              <w:rPr>
                <w:noProof/>
                <w:webHidden/>
              </w:rPr>
              <w:fldChar w:fldCharType="begin"/>
            </w:r>
            <w:r>
              <w:rPr>
                <w:noProof/>
                <w:webHidden/>
              </w:rPr>
              <w:instrText xml:space="preserve"> PAGEREF _Toc414627239 \h </w:instrText>
            </w:r>
            <w:r>
              <w:rPr>
                <w:noProof/>
                <w:webHidden/>
              </w:rPr>
            </w:r>
            <w:r>
              <w:rPr>
                <w:noProof/>
                <w:webHidden/>
              </w:rPr>
              <w:fldChar w:fldCharType="separate"/>
            </w:r>
            <w:r>
              <w:rPr>
                <w:noProof/>
                <w:webHidden/>
              </w:rPr>
              <w:t>19</w:t>
            </w:r>
            <w:r>
              <w:rPr>
                <w:noProof/>
                <w:webHidden/>
              </w:rPr>
              <w:fldChar w:fldCharType="end"/>
            </w:r>
          </w:hyperlink>
        </w:p>
        <w:p w14:paraId="22397109"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0" w:history="1">
            <w:r w:rsidRPr="008B3625">
              <w:rPr>
                <w:rStyle w:val="Hyperlnk"/>
                <w:noProof/>
              </w:rPr>
              <w:t>4.1</w:t>
            </w:r>
            <w:r>
              <w:rPr>
                <w:rFonts w:asciiTheme="minorHAnsi" w:eastAsiaTheme="minorEastAsia" w:hAnsiTheme="minorHAnsi" w:cstheme="minorBidi"/>
                <w:noProof/>
                <w:sz w:val="22"/>
                <w:lang w:eastAsia="sv-SE"/>
              </w:rPr>
              <w:tab/>
            </w:r>
            <w:r w:rsidRPr="008B3625">
              <w:rPr>
                <w:rStyle w:val="Hyperlnk"/>
                <w:noProof/>
              </w:rPr>
              <w:t>Uppdatering av engagemangsindex</w:t>
            </w:r>
            <w:r>
              <w:rPr>
                <w:noProof/>
                <w:webHidden/>
              </w:rPr>
              <w:tab/>
            </w:r>
            <w:r>
              <w:rPr>
                <w:noProof/>
                <w:webHidden/>
              </w:rPr>
              <w:fldChar w:fldCharType="begin"/>
            </w:r>
            <w:r>
              <w:rPr>
                <w:noProof/>
                <w:webHidden/>
              </w:rPr>
              <w:instrText xml:space="preserve"> PAGEREF _Toc414627240 \h </w:instrText>
            </w:r>
            <w:r>
              <w:rPr>
                <w:noProof/>
                <w:webHidden/>
              </w:rPr>
            </w:r>
            <w:r>
              <w:rPr>
                <w:noProof/>
                <w:webHidden/>
              </w:rPr>
              <w:fldChar w:fldCharType="separate"/>
            </w:r>
            <w:r>
              <w:rPr>
                <w:noProof/>
                <w:webHidden/>
              </w:rPr>
              <w:t>19</w:t>
            </w:r>
            <w:r>
              <w:rPr>
                <w:noProof/>
                <w:webHidden/>
              </w:rPr>
              <w:fldChar w:fldCharType="end"/>
            </w:r>
          </w:hyperlink>
        </w:p>
        <w:p w14:paraId="10B22B95"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1" w:history="1">
            <w:r w:rsidRPr="008B3625">
              <w:rPr>
                <w:rStyle w:val="Hyperlnk"/>
                <w:noProof/>
              </w:rPr>
              <w:t>4.1.1</w:t>
            </w:r>
            <w:r>
              <w:rPr>
                <w:rFonts w:asciiTheme="minorHAnsi" w:eastAsiaTheme="minorEastAsia" w:hAnsiTheme="minorHAnsi" w:cstheme="minorBidi"/>
                <w:noProof/>
                <w:sz w:val="22"/>
                <w:lang w:eastAsia="sv-SE"/>
              </w:rPr>
              <w:tab/>
            </w:r>
            <w:r w:rsidRPr="008B3625">
              <w:rPr>
                <w:rStyle w:val="Hyperlnk"/>
                <w:noProof/>
              </w:rPr>
              <w:t>Regler för tilldelning av värde i fältet Categorization i engagemangsindexposten för tjänstekontrakt i denna domän.</w:t>
            </w:r>
            <w:r>
              <w:rPr>
                <w:noProof/>
                <w:webHidden/>
              </w:rPr>
              <w:tab/>
            </w:r>
            <w:r>
              <w:rPr>
                <w:noProof/>
                <w:webHidden/>
              </w:rPr>
              <w:fldChar w:fldCharType="begin"/>
            </w:r>
            <w:r>
              <w:rPr>
                <w:noProof/>
                <w:webHidden/>
              </w:rPr>
              <w:instrText xml:space="preserve"> PAGEREF _Toc414627241 \h </w:instrText>
            </w:r>
            <w:r>
              <w:rPr>
                <w:noProof/>
                <w:webHidden/>
              </w:rPr>
            </w:r>
            <w:r>
              <w:rPr>
                <w:noProof/>
                <w:webHidden/>
              </w:rPr>
              <w:fldChar w:fldCharType="separate"/>
            </w:r>
            <w:r>
              <w:rPr>
                <w:noProof/>
                <w:webHidden/>
              </w:rPr>
              <w:t>21</w:t>
            </w:r>
            <w:r>
              <w:rPr>
                <w:noProof/>
                <w:webHidden/>
              </w:rPr>
              <w:fldChar w:fldCharType="end"/>
            </w:r>
          </w:hyperlink>
        </w:p>
        <w:p w14:paraId="1E3EA748"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2" w:history="1">
            <w:r w:rsidRPr="008B3625">
              <w:rPr>
                <w:rStyle w:val="Hyperlnk"/>
                <w:noProof/>
              </w:rPr>
              <w:t>4.2</w:t>
            </w:r>
            <w:r>
              <w:rPr>
                <w:rFonts w:asciiTheme="minorHAnsi" w:eastAsiaTheme="minorEastAsia" w:hAnsiTheme="minorHAnsi" w:cstheme="minorBidi"/>
                <w:noProof/>
                <w:sz w:val="22"/>
                <w:lang w:eastAsia="sv-SE"/>
              </w:rPr>
              <w:tab/>
            </w:r>
            <w:r w:rsidRPr="008B3625">
              <w:rPr>
                <w:rStyle w:val="Hyperlnk"/>
                <w:noProof/>
              </w:rPr>
              <w:t>Informationssäkerhet och juridik</w:t>
            </w:r>
            <w:r>
              <w:rPr>
                <w:noProof/>
                <w:webHidden/>
              </w:rPr>
              <w:tab/>
            </w:r>
            <w:r>
              <w:rPr>
                <w:noProof/>
                <w:webHidden/>
              </w:rPr>
              <w:fldChar w:fldCharType="begin"/>
            </w:r>
            <w:r>
              <w:rPr>
                <w:noProof/>
                <w:webHidden/>
              </w:rPr>
              <w:instrText xml:space="preserve"> PAGEREF _Toc414627242 \h </w:instrText>
            </w:r>
            <w:r>
              <w:rPr>
                <w:noProof/>
                <w:webHidden/>
              </w:rPr>
            </w:r>
            <w:r>
              <w:rPr>
                <w:noProof/>
                <w:webHidden/>
              </w:rPr>
              <w:fldChar w:fldCharType="separate"/>
            </w:r>
            <w:r>
              <w:rPr>
                <w:noProof/>
                <w:webHidden/>
              </w:rPr>
              <w:t>22</w:t>
            </w:r>
            <w:r>
              <w:rPr>
                <w:noProof/>
                <w:webHidden/>
              </w:rPr>
              <w:fldChar w:fldCharType="end"/>
            </w:r>
          </w:hyperlink>
        </w:p>
        <w:p w14:paraId="64A438D1"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3" w:history="1">
            <w:r w:rsidRPr="008B3625">
              <w:rPr>
                <w:rStyle w:val="Hyperlnk"/>
                <w:noProof/>
              </w:rPr>
              <w:t>4.2.1</w:t>
            </w:r>
            <w:r>
              <w:rPr>
                <w:rFonts w:asciiTheme="minorHAnsi" w:eastAsiaTheme="minorEastAsia" w:hAnsiTheme="minorHAnsi" w:cstheme="minorBidi"/>
                <w:noProof/>
                <w:sz w:val="22"/>
                <w:lang w:eastAsia="sv-SE"/>
              </w:rPr>
              <w:tab/>
            </w:r>
            <w:r w:rsidRPr="008B3625">
              <w:rPr>
                <w:rStyle w:val="Hyperlnk"/>
                <w:noProof/>
              </w:rPr>
              <w:t>Medarbetarens direktåtkomst</w:t>
            </w:r>
            <w:r>
              <w:rPr>
                <w:noProof/>
                <w:webHidden/>
              </w:rPr>
              <w:tab/>
            </w:r>
            <w:r>
              <w:rPr>
                <w:noProof/>
                <w:webHidden/>
              </w:rPr>
              <w:fldChar w:fldCharType="begin"/>
            </w:r>
            <w:r>
              <w:rPr>
                <w:noProof/>
                <w:webHidden/>
              </w:rPr>
              <w:instrText xml:space="preserve"> PAGEREF _Toc414627243 \h </w:instrText>
            </w:r>
            <w:r>
              <w:rPr>
                <w:noProof/>
                <w:webHidden/>
              </w:rPr>
            </w:r>
            <w:r>
              <w:rPr>
                <w:noProof/>
                <w:webHidden/>
              </w:rPr>
              <w:fldChar w:fldCharType="separate"/>
            </w:r>
            <w:r>
              <w:rPr>
                <w:noProof/>
                <w:webHidden/>
              </w:rPr>
              <w:t>22</w:t>
            </w:r>
            <w:r>
              <w:rPr>
                <w:noProof/>
                <w:webHidden/>
              </w:rPr>
              <w:fldChar w:fldCharType="end"/>
            </w:r>
          </w:hyperlink>
        </w:p>
        <w:p w14:paraId="0B248498"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4" w:history="1">
            <w:r w:rsidRPr="008B3625">
              <w:rPr>
                <w:rStyle w:val="Hyperlnk"/>
                <w:noProof/>
              </w:rPr>
              <w:t>4.2.2</w:t>
            </w:r>
            <w:r>
              <w:rPr>
                <w:rFonts w:asciiTheme="minorHAnsi" w:eastAsiaTheme="minorEastAsia" w:hAnsiTheme="minorHAnsi" w:cstheme="minorBidi"/>
                <w:noProof/>
                <w:sz w:val="22"/>
                <w:lang w:eastAsia="sv-SE"/>
              </w:rPr>
              <w:tab/>
            </w:r>
            <w:r w:rsidRPr="008B3625">
              <w:rPr>
                <w:rStyle w:val="Hyperlnk"/>
                <w:noProof/>
              </w:rPr>
              <w:t>Patientens direktåtkomst</w:t>
            </w:r>
            <w:r>
              <w:rPr>
                <w:noProof/>
                <w:webHidden/>
              </w:rPr>
              <w:tab/>
            </w:r>
            <w:r>
              <w:rPr>
                <w:noProof/>
                <w:webHidden/>
              </w:rPr>
              <w:fldChar w:fldCharType="begin"/>
            </w:r>
            <w:r>
              <w:rPr>
                <w:noProof/>
                <w:webHidden/>
              </w:rPr>
              <w:instrText xml:space="preserve"> PAGEREF _Toc414627244 \h </w:instrText>
            </w:r>
            <w:r>
              <w:rPr>
                <w:noProof/>
                <w:webHidden/>
              </w:rPr>
            </w:r>
            <w:r>
              <w:rPr>
                <w:noProof/>
                <w:webHidden/>
              </w:rPr>
              <w:fldChar w:fldCharType="separate"/>
            </w:r>
            <w:r>
              <w:rPr>
                <w:noProof/>
                <w:webHidden/>
              </w:rPr>
              <w:t>22</w:t>
            </w:r>
            <w:r>
              <w:rPr>
                <w:noProof/>
                <w:webHidden/>
              </w:rPr>
              <w:fldChar w:fldCharType="end"/>
            </w:r>
          </w:hyperlink>
        </w:p>
        <w:p w14:paraId="12FF6675"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5" w:history="1">
            <w:r w:rsidRPr="008B3625">
              <w:rPr>
                <w:rStyle w:val="Hyperlnk"/>
                <w:noProof/>
              </w:rPr>
              <w:t>4.2.3</w:t>
            </w:r>
            <w:r>
              <w:rPr>
                <w:rFonts w:asciiTheme="minorHAnsi" w:eastAsiaTheme="minorEastAsia" w:hAnsiTheme="minorHAnsi" w:cstheme="minorBidi"/>
                <w:noProof/>
                <w:sz w:val="22"/>
                <w:lang w:eastAsia="sv-SE"/>
              </w:rPr>
              <w:tab/>
            </w:r>
            <w:r w:rsidRPr="008B3625">
              <w:rPr>
                <w:rStyle w:val="Hyperlnk"/>
                <w:noProof/>
              </w:rPr>
              <w:t>Generellt</w:t>
            </w:r>
            <w:r>
              <w:rPr>
                <w:noProof/>
                <w:webHidden/>
              </w:rPr>
              <w:tab/>
            </w:r>
            <w:r>
              <w:rPr>
                <w:noProof/>
                <w:webHidden/>
              </w:rPr>
              <w:fldChar w:fldCharType="begin"/>
            </w:r>
            <w:r>
              <w:rPr>
                <w:noProof/>
                <w:webHidden/>
              </w:rPr>
              <w:instrText xml:space="preserve"> PAGEREF _Toc414627245 \h </w:instrText>
            </w:r>
            <w:r>
              <w:rPr>
                <w:noProof/>
                <w:webHidden/>
              </w:rPr>
            </w:r>
            <w:r>
              <w:rPr>
                <w:noProof/>
                <w:webHidden/>
              </w:rPr>
              <w:fldChar w:fldCharType="separate"/>
            </w:r>
            <w:r>
              <w:rPr>
                <w:noProof/>
                <w:webHidden/>
              </w:rPr>
              <w:t>22</w:t>
            </w:r>
            <w:r>
              <w:rPr>
                <w:noProof/>
                <w:webHidden/>
              </w:rPr>
              <w:fldChar w:fldCharType="end"/>
            </w:r>
          </w:hyperlink>
        </w:p>
        <w:p w14:paraId="6B0A428F"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6" w:history="1">
            <w:r w:rsidRPr="008B3625">
              <w:rPr>
                <w:rStyle w:val="Hyperlnk"/>
                <w:noProof/>
              </w:rPr>
              <w:t>4.3</w:t>
            </w:r>
            <w:r>
              <w:rPr>
                <w:rFonts w:asciiTheme="minorHAnsi" w:eastAsiaTheme="minorEastAsia" w:hAnsiTheme="minorHAnsi" w:cstheme="minorBidi"/>
                <w:noProof/>
                <w:sz w:val="22"/>
                <w:lang w:eastAsia="sv-SE"/>
              </w:rPr>
              <w:tab/>
            </w:r>
            <w:r w:rsidRPr="008B3625">
              <w:rPr>
                <w:rStyle w:val="Hyperlnk"/>
                <w:noProof/>
              </w:rPr>
              <w:t>Icke funktionella krav</w:t>
            </w:r>
            <w:r>
              <w:rPr>
                <w:noProof/>
                <w:webHidden/>
              </w:rPr>
              <w:tab/>
            </w:r>
            <w:r>
              <w:rPr>
                <w:noProof/>
                <w:webHidden/>
              </w:rPr>
              <w:fldChar w:fldCharType="begin"/>
            </w:r>
            <w:r>
              <w:rPr>
                <w:noProof/>
                <w:webHidden/>
              </w:rPr>
              <w:instrText xml:space="preserve"> PAGEREF _Toc414627246 \h </w:instrText>
            </w:r>
            <w:r>
              <w:rPr>
                <w:noProof/>
                <w:webHidden/>
              </w:rPr>
            </w:r>
            <w:r>
              <w:rPr>
                <w:noProof/>
                <w:webHidden/>
              </w:rPr>
              <w:fldChar w:fldCharType="separate"/>
            </w:r>
            <w:r>
              <w:rPr>
                <w:noProof/>
                <w:webHidden/>
              </w:rPr>
              <w:t>23</w:t>
            </w:r>
            <w:r>
              <w:rPr>
                <w:noProof/>
                <w:webHidden/>
              </w:rPr>
              <w:fldChar w:fldCharType="end"/>
            </w:r>
          </w:hyperlink>
        </w:p>
        <w:p w14:paraId="03A860AA"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7" w:history="1">
            <w:r w:rsidRPr="008B3625">
              <w:rPr>
                <w:rStyle w:val="Hyperlnk"/>
                <w:noProof/>
              </w:rPr>
              <w:t>4.3.1</w:t>
            </w:r>
            <w:r>
              <w:rPr>
                <w:rFonts w:asciiTheme="minorHAnsi" w:eastAsiaTheme="minorEastAsia" w:hAnsiTheme="minorHAnsi" w:cstheme="minorBidi"/>
                <w:noProof/>
                <w:sz w:val="22"/>
                <w:lang w:eastAsia="sv-SE"/>
              </w:rPr>
              <w:tab/>
            </w:r>
            <w:r w:rsidRPr="008B3625">
              <w:rPr>
                <w:rStyle w:val="Hyperlnk"/>
                <w:noProof/>
              </w:rPr>
              <w:t>SLA krav</w:t>
            </w:r>
            <w:r>
              <w:rPr>
                <w:noProof/>
                <w:webHidden/>
              </w:rPr>
              <w:tab/>
            </w:r>
            <w:r>
              <w:rPr>
                <w:noProof/>
                <w:webHidden/>
              </w:rPr>
              <w:fldChar w:fldCharType="begin"/>
            </w:r>
            <w:r>
              <w:rPr>
                <w:noProof/>
                <w:webHidden/>
              </w:rPr>
              <w:instrText xml:space="preserve"> PAGEREF _Toc414627247 \h </w:instrText>
            </w:r>
            <w:r>
              <w:rPr>
                <w:noProof/>
                <w:webHidden/>
              </w:rPr>
            </w:r>
            <w:r>
              <w:rPr>
                <w:noProof/>
                <w:webHidden/>
              </w:rPr>
              <w:fldChar w:fldCharType="separate"/>
            </w:r>
            <w:r>
              <w:rPr>
                <w:noProof/>
                <w:webHidden/>
              </w:rPr>
              <w:t>23</w:t>
            </w:r>
            <w:r>
              <w:rPr>
                <w:noProof/>
                <w:webHidden/>
              </w:rPr>
              <w:fldChar w:fldCharType="end"/>
            </w:r>
          </w:hyperlink>
        </w:p>
        <w:p w14:paraId="6D90FED8"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8" w:history="1">
            <w:r w:rsidRPr="008B3625">
              <w:rPr>
                <w:rStyle w:val="Hyperlnk"/>
                <w:noProof/>
              </w:rPr>
              <w:t>4.3.2</w:t>
            </w:r>
            <w:r>
              <w:rPr>
                <w:rFonts w:asciiTheme="minorHAnsi" w:eastAsiaTheme="minorEastAsia" w:hAnsiTheme="minorHAnsi" w:cstheme="minorBidi"/>
                <w:noProof/>
                <w:sz w:val="22"/>
                <w:lang w:eastAsia="sv-SE"/>
              </w:rPr>
              <w:tab/>
            </w:r>
            <w:r w:rsidRPr="008B3625">
              <w:rPr>
                <w:rStyle w:val="Hyperlnk"/>
                <w:noProof/>
              </w:rPr>
              <w:t>Övriga krav</w:t>
            </w:r>
            <w:r>
              <w:rPr>
                <w:noProof/>
                <w:webHidden/>
              </w:rPr>
              <w:tab/>
            </w:r>
            <w:r>
              <w:rPr>
                <w:noProof/>
                <w:webHidden/>
              </w:rPr>
              <w:fldChar w:fldCharType="begin"/>
            </w:r>
            <w:r>
              <w:rPr>
                <w:noProof/>
                <w:webHidden/>
              </w:rPr>
              <w:instrText xml:space="preserve"> PAGEREF _Toc414627248 \h </w:instrText>
            </w:r>
            <w:r>
              <w:rPr>
                <w:noProof/>
                <w:webHidden/>
              </w:rPr>
            </w:r>
            <w:r>
              <w:rPr>
                <w:noProof/>
                <w:webHidden/>
              </w:rPr>
              <w:fldChar w:fldCharType="separate"/>
            </w:r>
            <w:r>
              <w:rPr>
                <w:noProof/>
                <w:webHidden/>
              </w:rPr>
              <w:t>23</w:t>
            </w:r>
            <w:r>
              <w:rPr>
                <w:noProof/>
                <w:webHidden/>
              </w:rPr>
              <w:fldChar w:fldCharType="end"/>
            </w:r>
          </w:hyperlink>
        </w:p>
        <w:p w14:paraId="6E8DA14C"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9" w:history="1">
            <w:r w:rsidRPr="008B3625">
              <w:rPr>
                <w:rStyle w:val="Hyperlnk"/>
                <w:noProof/>
              </w:rPr>
              <w:t>4.4</w:t>
            </w:r>
            <w:r>
              <w:rPr>
                <w:rFonts w:asciiTheme="minorHAnsi" w:eastAsiaTheme="minorEastAsia" w:hAnsiTheme="minorHAnsi" w:cstheme="minorBidi"/>
                <w:noProof/>
                <w:sz w:val="22"/>
                <w:lang w:eastAsia="sv-SE"/>
              </w:rPr>
              <w:tab/>
            </w:r>
            <w:r w:rsidRPr="008B3625">
              <w:rPr>
                <w:rStyle w:val="Hyperlnk"/>
                <w:noProof/>
              </w:rPr>
              <w:t>Felhantering</w:t>
            </w:r>
            <w:r>
              <w:rPr>
                <w:noProof/>
                <w:webHidden/>
              </w:rPr>
              <w:tab/>
            </w:r>
            <w:r>
              <w:rPr>
                <w:noProof/>
                <w:webHidden/>
              </w:rPr>
              <w:fldChar w:fldCharType="begin"/>
            </w:r>
            <w:r>
              <w:rPr>
                <w:noProof/>
                <w:webHidden/>
              </w:rPr>
              <w:instrText xml:space="preserve"> PAGEREF _Toc414627249 \h </w:instrText>
            </w:r>
            <w:r>
              <w:rPr>
                <w:noProof/>
                <w:webHidden/>
              </w:rPr>
            </w:r>
            <w:r>
              <w:rPr>
                <w:noProof/>
                <w:webHidden/>
              </w:rPr>
              <w:fldChar w:fldCharType="separate"/>
            </w:r>
            <w:r>
              <w:rPr>
                <w:noProof/>
                <w:webHidden/>
              </w:rPr>
              <w:t>23</w:t>
            </w:r>
            <w:r>
              <w:rPr>
                <w:noProof/>
                <w:webHidden/>
              </w:rPr>
              <w:fldChar w:fldCharType="end"/>
            </w:r>
          </w:hyperlink>
        </w:p>
        <w:p w14:paraId="4A71D220"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0" w:history="1">
            <w:r w:rsidRPr="008B3625">
              <w:rPr>
                <w:rStyle w:val="Hyperlnk"/>
                <w:noProof/>
              </w:rPr>
              <w:t>4.4.1</w:t>
            </w:r>
            <w:r>
              <w:rPr>
                <w:rFonts w:asciiTheme="minorHAnsi" w:eastAsiaTheme="minorEastAsia" w:hAnsiTheme="minorHAnsi" w:cstheme="minorBidi"/>
                <w:noProof/>
                <w:sz w:val="22"/>
                <w:lang w:eastAsia="sv-SE"/>
              </w:rPr>
              <w:tab/>
            </w:r>
            <w:r w:rsidRPr="008B3625">
              <w:rPr>
                <w:rStyle w:val="Hyperlnk"/>
                <w:noProof/>
              </w:rPr>
              <w:t>Krav på en tjänsteproducent</w:t>
            </w:r>
            <w:r>
              <w:rPr>
                <w:noProof/>
                <w:webHidden/>
              </w:rPr>
              <w:tab/>
            </w:r>
            <w:r>
              <w:rPr>
                <w:noProof/>
                <w:webHidden/>
              </w:rPr>
              <w:fldChar w:fldCharType="begin"/>
            </w:r>
            <w:r>
              <w:rPr>
                <w:noProof/>
                <w:webHidden/>
              </w:rPr>
              <w:instrText xml:space="preserve"> PAGEREF _Toc414627250 \h </w:instrText>
            </w:r>
            <w:r>
              <w:rPr>
                <w:noProof/>
                <w:webHidden/>
              </w:rPr>
            </w:r>
            <w:r>
              <w:rPr>
                <w:noProof/>
                <w:webHidden/>
              </w:rPr>
              <w:fldChar w:fldCharType="separate"/>
            </w:r>
            <w:r>
              <w:rPr>
                <w:noProof/>
                <w:webHidden/>
              </w:rPr>
              <w:t>23</w:t>
            </w:r>
            <w:r>
              <w:rPr>
                <w:noProof/>
                <w:webHidden/>
              </w:rPr>
              <w:fldChar w:fldCharType="end"/>
            </w:r>
          </w:hyperlink>
        </w:p>
        <w:p w14:paraId="0B96F6A9"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1" w:history="1">
            <w:r w:rsidRPr="008B3625">
              <w:rPr>
                <w:rStyle w:val="Hyperlnk"/>
                <w:noProof/>
              </w:rPr>
              <w:t>4.4.1.1</w:t>
            </w:r>
            <w:r>
              <w:rPr>
                <w:rFonts w:asciiTheme="minorHAnsi" w:eastAsiaTheme="minorEastAsia" w:hAnsiTheme="minorHAnsi" w:cstheme="minorBidi"/>
                <w:noProof/>
                <w:sz w:val="22"/>
                <w:lang w:eastAsia="sv-SE"/>
              </w:rPr>
              <w:tab/>
            </w:r>
            <w:r w:rsidRPr="008B3625">
              <w:rPr>
                <w:rStyle w:val="Hyperlnk"/>
                <w:noProof/>
              </w:rPr>
              <w:t>Logiska fel</w:t>
            </w:r>
            <w:r>
              <w:rPr>
                <w:noProof/>
                <w:webHidden/>
              </w:rPr>
              <w:tab/>
            </w:r>
            <w:r>
              <w:rPr>
                <w:noProof/>
                <w:webHidden/>
              </w:rPr>
              <w:fldChar w:fldCharType="begin"/>
            </w:r>
            <w:r>
              <w:rPr>
                <w:noProof/>
                <w:webHidden/>
              </w:rPr>
              <w:instrText xml:space="preserve"> PAGEREF _Toc414627251 \h </w:instrText>
            </w:r>
            <w:r>
              <w:rPr>
                <w:noProof/>
                <w:webHidden/>
              </w:rPr>
            </w:r>
            <w:r>
              <w:rPr>
                <w:noProof/>
                <w:webHidden/>
              </w:rPr>
              <w:fldChar w:fldCharType="separate"/>
            </w:r>
            <w:r>
              <w:rPr>
                <w:noProof/>
                <w:webHidden/>
              </w:rPr>
              <w:t>23</w:t>
            </w:r>
            <w:r>
              <w:rPr>
                <w:noProof/>
                <w:webHidden/>
              </w:rPr>
              <w:fldChar w:fldCharType="end"/>
            </w:r>
          </w:hyperlink>
        </w:p>
        <w:p w14:paraId="39816D7D"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2" w:history="1">
            <w:r w:rsidRPr="008B3625">
              <w:rPr>
                <w:rStyle w:val="Hyperlnk"/>
                <w:noProof/>
              </w:rPr>
              <w:t>4.4.1.2</w:t>
            </w:r>
            <w:r>
              <w:rPr>
                <w:rFonts w:asciiTheme="minorHAnsi" w:eastAsiaTheme="minorEastAsia" w:hAnsiTheme="minorHAnsi" w:cstheme="minorBidi"/>
                <w:noProof/>
                <w:sz w:val="22"/>
                <w:lang w:eastAsia="sv-SE"/>
              </w:rPr>
              <w:tab/>
            </w:r>
            <w:r w:rsidRPr="008B3625">
              <w:rPr>
                <w:rStyle w:val="Hyperlnk"/>
                <w:noProof/>
              </w:rPr>
              <w:t>Tekniska fel</w:t>
            </w:r>
            <w:r>
              <w:rPr>
                <w:noProof/>
                <w:webHidden/>
              </w:rPr>
              <w:tab/>
            </w:r>
            <w:r>
              <w:rPr>
                <w:noProof/>
                <w:webHidden/>
              </w:rPr>
              <w:fldChar w:fldCharType="begin"/>
            </w:r>
            <w:r>
              <w:rPr>
                <w:noProof/>
                <w:webHidden/>
              </w:rPr>
              <w:instrText xml:space="preserve"> PAGEREF _Toc414627252 \h </w:instrText>
            </w:r>
            <w:r>
              <w:rPr>
                <w:noProof/>
                <w:webHidden/>
              </w:rPr>
            </w:r>
            <w:r>
              <w:rPr>
                <w:noProof/>
                <w:webHidden/>
              </w:rPr>
              <w:fldChar w:fldCharType="separate"/>
            </w:r>
            <w:r>
              <w:rPr>
                <w:noProof/>
                <w:webHidden/>
              </w:rPr>
              <w:t>24</w:t>
            </w:r>
            <w:r>
              <w:rPr>
                <w:noProof/>
                <w:webHidden/>
              </w:rPr>
              <w:fldChar w:fldCharType="end"/>
            </w:r>
          </w:hyperlink>
        </w:p>
        <w:p w14:paraId="355221D0"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3" w:history="1">
            <w:r w:rsidRPr="008B3625">
              <w:rPr>
                <w:rStyle w:val="Hyperlnk"/>
                <w:noProof/>
              </w:rPr>
              <w:t>4.4.2</w:t>
            </w:r>
            <w:r>
              <w:rPr>
                <w:rFonts w:asciiTheme="minorHAnsi" w:eastAsiaTheme="minorEastAsia" w:hAnsiTheme="minorHAnsi" w:cstheme="minorBidi"/>
                <w:noProof/>
                <w:sz w:val="22"/>
                <w:lang w:eastAsia="sv-SE"/>
              </w:rPr>
              <w:tab/>
            </w:r>
            <w:r w:rsidRPr="008B3625">
              <w:rPr>
                <w:rStyle w:val="Hyperlnk"/>
                <w:noProof/>
              </w:rPr>
              <w:t>Krav på en tjänstekonsument</w:t>
            </w:r>
            <w:r>
              <w:rPr>
                <w:noProof/>
                <w:webHidden/>
              </w:rPr>
              <w:tab/>
            </w:r>
            <w:r>
              <w:rPr>
                <w:noProof/>
                <w:webHidden/>
              </w:rPr>
              <w:fldChar w:fldCharType="begin"/>
            </w:r>
            <w:r>
              <w:rPr>
                <w:noProof/>
                <w:webHidden/>
              </w:rPr>
              <w:instrText xml:space="preserve"> PAGEREF _Toc414627253 \h </w:instrText>
            </w:r>
            <w:r>
              <w:rPr>
                <w:noProof/>
                <w:webHidden/>
              </w:rPr>
            </w:r>
            <w:r>
              <w:rPr>
                <w:noProof/>
                <w:webHidden/>
              </w:rPr>
              <w:fldChar w:fldCharType="separate"/>
            </w:r>
            <w:r>
              <w:rPr>
                <w:noProof/>
                <w:webHidden/>
              </w:rPr>
              <w:t>24</w:t>
            </w:r>
            <w:r>
              <w:rPr>
                <w:noProof/>
                <w:webHidden/>
              </w:rPr>
              <w:fldChar w:fldCharType="end"/>
            </w:r>
          </w:hyperlink>
        </w:p>
        <w:p w14:paraId="2AE7F464"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4" w:history="1">
            <w:r w:rsidRPr="008B3625">
              <w:rPr>
                <w:rStyle w:val="Hyperlnk"/>
                <w:noProof/>
              </w:rPr>
              <w:t>4.4.2.1</w:t>
            </w:r>
            <w:r>
              <w:rPr>
                <w:rFonts w:asciiTheme="minorHAnsi" w:eastAsiaTheme="minorEastAsia" w:hAnsiTheme="minorHAnsi" w:cstheme="minorBidi"/>
                <w:noProof/>
                <w:sz w:val="22"/>
                <w:lang w:eastAsia="sv-SE"/>
              </w:rPr>
              <w:tab/>
            </w:r>
            <w:r w:rsidRPr="008B3625">
              <w:rPr>
                <w:rStyle w:val="Hyperlnk"/>
                <w:noProof/>
              </w:rPr>
              <w:t>Logiska fel</w:t>
            </w:r>
            <w:r>
              <w:rPr>
                <w:noProof/>
                <w:webHidden/>
              </w:rPr>
              <w:tab/>
            </w:r>
            <w:r>
              <w:rPr>
                <w:noProof/>
                <w:webHidden/>
              </w:rPr>
              <w:fldChar w:fldCharType="begin"/>
            </w:r>
            <w:r>
              <w:rPr>
                <w:noProof/>
                <w:webHidden/>
              </w:rPr>
              <w:instrText xml:space="preserve"> PAGEREF _Toc414627254 \h </w:instrText>
            </w:r>
            <w:r>
              <w:rPr>
                <w:noProof/>
                <w:webHidden/>
              </w:rPr>
            </w:r>
            <w:r>
              <w:rPr>
                <w:noProof/>
                <w:webHidden/>
              </w:rPr>
              <w:fldChar w:fldCharType="separate"/>
            </w:r>
            <w:r>
              <w:rPr>
                <w:noProof/>
                <w:webHidden/>
              </w:rPr>
              <w:t>24</w:t>
            </w:r>
            <w:r>
              <w:rPr>
                <w:noProof/>
                <w:webHidden/>
              </w:rPr>
              <w:fldChar w:fldCharType="end"/>
            </w:r>
          </w:hyperlink>
        </w:p>
        <w:p w14:paraId="1F977347"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5" w:history="1">
            <w:r w:rsidRPr="008B3625">
              <w:rPr>
                <w:rStyle w:val="Hyperlnk"/>
                <w:noProof/>
              </w:rPr>
              <w:t>4.4.2.2</w:t>
            </w:r>
            <w:r>
              <w:rPr>
                <w:rFonts w:asciiTheme="minorHAnsi" w:eastAsiaTheme="minorEastAsia" w:hAnsiTheme="minorHAnsi" w:cstheme="minorBidi"/>
                <w:noProof/>
                <w:sz w:val="22"/>
                <w:lang w:eastAsia="sv-SE"/>
              </w:rPr>
              <w:tab/>
            </w:r>
            <w:r w:rsidRPr="008B3625">
              <w:rPr>
                <w:rStyle w:val="Hyperlnk"/>
                <w:noProof/>
              </w:rPr>
              <w:t>Tekniska fel</w:t>
            </w:r>
            <w:r>
              <w:rPr>
                <w:noProof/>
                <w:webHidden/>
              </w:rPr>
              <w:tab/>
            </w:r>
            <w:r>
              <w:rPr>
                <w:noProof/>
                <w:webHidden/>
              </w:rPr>
              <w:fldChar w:fldCharType="begin"/>
            </w:r>
            <w:r>
              <w:rPr>
                <w:noProof/>
                <w:webHidden/>
              </w:rPr>
              <w:instrText xml:space="preserve"> PAGEREF _Toc414627255 \h </w:instrText>
            </w:r>
            <w:r>
              <w:rPr>
                <w:noProof/>
                <w:webHidden/>
              </w:rPr>
            </w:r>
            <w:r>
              <w:rPr>
                <w:noProof/>
                <w:webHidden/>
              </w:rPr>
              <w:fldChar w:fldCharType="separate"/>
            </w:r>
            <w:r>
              <w:rPr>
                <w:noProof/>
                <w:webHidden/>
              </w:rPr>
              <w:t>24</w:t>
            </w:r>
            <w:r>
              <w:rPr>
                <w:noProof/>
                <w:webHidden/>
              </w:rPr>
              <w:fldChar w:fldCharType="end"/>
            </w:r>
          </w:hyperlink>
        </w:p>
        <w:p w14:paraId="102E2132" w14:textId="77777777" w:rsidR="000D7EBA" w:rsidRDefault="000D7EBA">
          <w:pPr>
            <w:pStyle w:val="Innehll1"/>
            <w:tabs>
              <w:tab w:val="left" w:pos="400"/>
              <w:tab w:val="right" w:leader="dot" w:pos="10456"/>
            </w:tabs>
            <w:rPr>
              <w:rFonts w:asciiTheme="minorHAnsi" w:eastAsiaTheme="minorEastAsia" w:hAnsiTheme="minorHAnsi" w:cstheme="minorBidi"/>
              <w:noProof/>
              <w:sz w:val="22"/>
              <w:lang w:eastAsia="sv-SE"/>
            </w:rPr>
          </w:pPr>
          <w:hyperlink w:anchor="_Toc414627256" w:history="1">
            <w:r w:rsidRPr="008B3625">
              <w:rPr>
                <w:rStyle w:val="Hyperlnk"/>
                <w:noProof/>
              </w:rPr>
              <w:t>5</w:t>
            </w:r>
            <w:r>
              <w:rPr>
                <w:rFonts w:asciiTheme="minorHAnsi" w:eastAsiaTheme="minorEastAsia" w:hAnsiTheme="minorHAnsi" w:cstheme="minorBidi"/>
                <w:noProof/>
                <w:sz w:val="22"/>
                <w:lang w:eastAsia="sv-SE"/>
              </w:rPr>
              <w:tab/>
            </w:r>
            <w:r w:rsidRPr="008B3625">
              <w:rPr>
                <w:rStyle w:val="Hyperlnk"/>
                <w:noProof/>
              </w:rPr>
              <w:t>Tjänstedomänens meddelandemodeller</w:t>
            </w:r>
            <w:r>
              <w:rPr>
                <w:noProof/>
                <w:webHidden/>
              </w:rPr>
              <w:tab/>
            </w:r>
            <w:r>
              <w:rPr>
                <w:noProof/>
                <w:webHidden/>
              </w:rPr>
              <w:fldChar w:fldCharType="begin"/>
            </w:r>
            <w:r>
              <w:rPr>
                <w:noProof/>
                <w:webHidden/>
              </w:rPr>
              <w:instrText xml:space="preserve"> PAGEREF _Toc414627256 \h </w:instrText>
            </w:r>
            <w:r>
              <w:rPr>
                <w:noProof/>
                <w:webHidden/>
              </w:rPr>
            </w:r>
            <w:r>
              <w:rPr>
                <w:noProof/>
                <w:webHidden/>
              </w:rPr>
              <w:fldChar w:fldCharType="separate"/>
            </w:r>
            <w:r>
              <w:rPr>
                <w:noProof/>
                <w:webHidden/>
              </w:rPr>
              <w:t>25</w:t>
            </w:r>
            <w:r>
              <w:rPr>
                <w:noProof/>
                <w:webHidden/>
              </w:rPr>
              <w:fldChar w:fldCharType="end"/>
            </w:r>
          </w:hyperlink>
        </w:p>
        <w:p w14:paraId="54BC29B2"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57" w:history="1">
            <w:r w:rsidRPr="008B3625">
              <w:rPr>
                <w:rStyle w:val="Hyperlnk"/>
                <w:noProof/>
              </w:rPr>
              <w:t>5.1</w:t>
            </w:r>
            <w:r>
              <w:rPr>
                <w:rFonts w:asciiTheme="minorHAnsi" w:eastAsiaTheme="minorEastAsia" w:hAnsiTheme="minorHAnsi" w:cstheme="minorBidi"/>
                <w:noProof/>
                <w:sz w:val="22"/>
                <w:lang w:eastAsia="sv-SE"/>
              </w:rPr>
              <w:tab/>
            </w:r>
            <w:r w:rsidRPr="008B3625">
              <w:rPr>
                <w:rStyle w:val="Hyperlnk"/>
                <w:noProof/>
              </w:rPr>
              <w:t>V-MIM - Observationer</w:t>
            </w:r>
            <w:r>
              <w:rPr>
                <w:noProof/>
                <w:webHidden/>
              </w:rPr>
              <w:tab/>
            </w:r>
            <w:r>
              <w:rPr>
                <w:noProof/>
                <w:webHidden/>
              </w:rPr>
              <w:fldChar w:fldCharType="begin"/>
            </w:r>
            <w:r>
              <w:rPr>
                <w:noProof/>
                <w:webHidden/>
              </w:rPr>
              <w:instrText xml:space="preserve"> PAGEREF _Toc414627257 \h </w:instrText>
            </w:r>
            <w:r>
              <w:rPr>
                <w:noProof/>
                <w:webHidden/>
              </w:rPr>
            </w:r>
            <w:r>
              <w:rPr>
                <w:noProof/>
                <w:webHidden/>
              </w:rPr>
              <w:fldChar w:fldCharType="separate"/>
            </w:r>
            <w:r>
              <w:rPr>
                <w:noProof/>
                <w:webHidden/>
              </w:rPr>
              <w:t>25</w:t>
            </w:r>
            <w:r>
              <w:rPr>
                <w:noProof/>
                <w:webHidden/>
              </w:rPr>
              <w:fldChar w:fldCharType="end"/>
            </w:r>
          </w:hyperlink>
        </w:p>
        <w:p w14:paraId="519863C9"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58" w:history="1">
            <w:r w:rsidRPr="008B3625">
              <w:rPr>
                <w:rStyle w:val="Hyperlnk"/>
                <w:noProof/>
              </w:rPr>
              <w:t>5.2</w:t>
            </w:r>
            <w:r>
              <w:rPr>
                <w:rFonts w:asciiTheme="minorHAnsi" w:eastAsiaTheme="minorEastAsia" w:hAnsiTheme="minorHAnsi" w:cstheme="minorBidi"/>
                <w:noProof/>
                <w:sz w:val="22"/>
                <w:lang w:eastAsia="sv-SE"/>
              </w:rPr>
              <w:tab/>
            </w:r>
            <w:r w:rsidRPr="008B3625">
              <w:rPr>
                <w:rStyle w:val="Hyperlnk"/>
                <w:noProof/>
              </w:rPr>
              <w:t>Fältregler</w:t>
            </w:r>
            <w:r>
              <w:rPr>
                <w:noProof/>
                <w:webHidden/>
              </w:rPr>
              <w:tab/>
            </w:r>
            <w:r>
              <w:rPr>
                <w:noProof/>
                <w:webHidden/>
              </w:rPr>
              <w:fldChar w:fldCharType="begin"/>
            </w:r>
            <w:r>
              <w:rPr>
                <w:noProof/>
                <w:webHidden/>
              </w:rPr>
              <w:instrText xml:space="preserve"> PAGEREF _Toc414627258 \h </w:instrText>
            </w:r>
            <w:r>
              <w:rPr>
                <w:noProof/>
                <w:webHidden/>
              </w:rPr>
            </w:r>
            <w:r>
              <w:rPr>
                <w:noProof/>
                <w:webHidden/>
              </w:rPr>
              <w:fldChar w:fldCharType="separate"/>
            </w:r>
            <w:r>
              <w:rPr>
                <w:noProof/>
                <w:webHidden/>
              </w:rPr>
              <w:t>31</w:t>
            </w:r>
            <w:r>
              <w:rPr>
                <w:noProof/>
                <w:webHidden/>
              </w:rPr>
              <w:fldChar w:fldCharType="end"/>
            </w:r>
          </w:hyperlink>
        </w:p>
        <w:p w14:paraId="5E38F2DB"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9" w:history="1">
            <w:r w:rsidRPr="008B3625">
              <w:rPr>
                <w:rStyle w:val="Hyperlnk"/>
                <w:noProof/>
              </w:rPr>
              <w:t>5.2.1</w:t>
            </w:r>
            <w:r>
              <w:rPr>
                <w:rFonts w:asciiTheme="minorHAnsi" w:eastAsiaTheme="minorEastAsia" w:hAnsiTheme="minorHAnsi" w:cstheme="minorBidi"/>
                <w:noProof/>
                <w:sz w:val="22"/>
                <w:lang w:eastAsia="sv-SE"/>
              </w:rPr>
              <w:tab/>
            </w:r>
            <w:r w:rsidRPr="008B3625">
              <w:rPr>
                <w:rStyle w:val="Hyperlnk"/>
                <w:noProof/>
              </w:rPr>
              <w:t>Regel 1 – ReferredInformation.time</w:t>
            </w:r>
            <w:r>
              <w:rPr>
                <w:noProof/>
                <w:webHidden/>
              </w:rPr>
              <w:tab/>
            </w:r>
            <w:r>
              <w:rPr>
                <w:noProof/>
                <w:webHidden/>
              </w:rPr>
              <w:fldChar w:fldCharType="begin"/>
            </w:r>
            <w:r>
              <w:rPr>
                <w:noProof/>
                <w:webHidden/>
              </w:rPr>
              <w:instrText xml:space="preserve"> PAGEREF _Toc414627259 \h </w:instrText>
            </w:r>
            <w:r>
              <w:rPr>
                <w:noProof/>
                <w:webHidden/>
              </w:rPr>
            </w:r>
            <w:r>
              <w:rPr>
                <w:noProof/>
                <w:webHidden/>
              </w:rPr>
              <w:fldChar w:fldCharType="separate"/>
            </w:r>
            <w:r>
              <w:rPr>
                <w:noProof/>
                <w:webHidden/>
              </w:rPr>
              <w:t>31</w:t>
            </w:r>
            <w:r>
              <w:rPr>
                <w:noProof/>
                <w:webHidden/>
              </w:rPr>
              <w:fldChar w:fldCharType="end"/>
            </w:r>
          </w:hyperlink>
        </w:p>
        <w:p w14:paraId="49C9976C" w14:textId="77777777" w:rsidR="000D7EBA" w:rsidRDefault="000D7EBA">
          <w:pPr>
            <w:pStyle w:val="Innehll1"/>
            <w:tabs>
              <w:tab w:val="left" w:pos="400"/>
              <w:tab w:val="right" w:leader="dot" w:pos="10456"/>
            </w:tabs>
            <w:rPr>
              <w:rFonts w:asciiTheme="minorHAnsi" w:eastAsiaTheme="minorEastAsia" w:hAnsiTheme="minorHAnsi" w:cstheme="minorBidi"/>
              <w:noProof/>
              <w:sz w:val="22"/>
              <w:lang w:eastAsia="sv-SE"/>
            </w:rPr>
          </w:pPr>
          <w:hyperlink w:anchor="_Toc414627260" w:history="1">
            <w:r w:rsidRPr="008B3625">
              <w:rPr>
                <w:rStyle w:val="Hyperlnk"/>
                <w:noProof/>
              </w:rPr>
              <w:t>6</w:t>
            </w:r>
            <w:r>
              <w:rPr>
                <w:rFonts w:asciiTheme="minorHAnsi" w:eastAsiaTheme="minorEastAsia" w:hAnsiTheme="minorHAnsi" w:cstheme="minorBidi"/>
                <w:noProof/>
                <w:sz w:val="22"/>
                <w:lang w:eastAsia="sv-SE"/>
              </w:rPr>
              <w:tab/>
            </w:r>
            <w:r w:rsidRPr="008B3625">
              <w:rPr>
                <w:rStyle w:val="Hyperlnk"/>
                <w:noProof/>
              </w:rPr>
              <w:t>Tjänstekontrakt</w:t>
            </w:r>
            <w:r>
              <w:rPr>
                <w:noProof/>
                <w:webHidden/>
              </w:rPr>
              <w:tab/>
            </w:r>
            <w:r>
              <w:rPr>
                <w:noProof/>
                <w:webHidden/>
              </w:rPr>
              <w:fldChar w:fldCharType="begin"/>
            </w:r>
            <w:r>
              <w:rPr>
                <w:noProof/>
                <w:webHidden/>
              </w:rPr>
              <w:instrText xml:space="preserve"> PAGEREF _Toc414627260 \h </w:instrText>
            </w:r>
            <w:r>
              <w:rPr>
                <w:noProof/>
                <w:webHidden/>
              </w:rPr>
            </w:r>
            <w:r>
              <w:rPr>
                <w:noProof/>
                <w:webHidden/>
              </w:rPr>
              <w:fldChar w:fldCharType="separate"/>
            </w:r>
            <w:r>
              <w:rPr>
                <w:noProof/>
                <w:webHidden/>
              </w:rPr>
              <w:t>32</w:t>
            </w:r>
            <w:r>
              <w:rPr>
                <w:noProof/>
                <w:webHidden/>
              </w:rPr>
              <w:fldChar w:fldCharType="end"/>
            </w:r>
          </w:hyperlink>
        </w:p>
        <w:p w14:paraId="55C2D83C" w14:textId="77777777" w:rsidR="000D7EBA" w:rsidRDefault="000D7EBA">
          <w:pPr>
            <w:pStyle w:val="Innehll2"/>
            <w:tabs>
              <w:tab w:val="left" w:pos="880"/>
              <w:tab w:val="right" w:leader="dot" w:pos="10456"/>
            </w:tabs>
            <w:rPr>
              <w:rFonts w:asciiTheme="minorHAnsi" w:eastAsiaTheme="minorEastAsia" w:hAnsiTheme="minorHAnsi" w:cstheme="minorBidi"/>
              <w:noProof/>
              <w:sz w:val="22"/>
              <w:lang w:eastAsia="sv-SE"/>
            </w:rPr>
          </w:pPr>
          <w:hyperlink w:anchor="_Toc414627261" w:history="1">
            <w:r w:rsidRPr="008B3625">
              <w:rPr>
                <w:rStyle w:val="Hyperlnk"/>
                <w:noProof/>
              </w:rPr>
              <w:t>6.1</w:t>
            </w:r>
            <w:r>
              <w:rPr>
                <w:rFonts w:asciiTheme="minorHAnsi" w:eastAsiaTheme="minorEastAsia" w:hAnsiTheme="minorHAnsi" w:cstheme="minorBidi"/>
                <w:noProof/>
                <w:sz w:val="22"/>
                <w:lang w:eastAsia="sv-SE"/>
              </w:rPr>
              <w:tab/>
            </w:r>
            <w:r w:rsidRPr="008B3625">
              <w:rPr>
                <w:rStyle w:val="Hyperlnk"/>
                <w:noProof/>
              </w:rPr>
              <w:t>GetObservations</w:t>
            </w:r>
            <w:r>
              <w:rPr>
                <w:noProof/>
                <w:webHidden/>
              </w:rPr>
              <w:tab/>
            </w:r>
            <w:r>
              <w:rPr>
                <w:noProof/>
                <w:webHidden/>
              </w:rPr>
              <w:fldChar w:fldCharType="begin"/>
            </w:r>
            <w:r>
              <w:rPr>
                <w:noProof/>
                <w:webHidden/>
              </w:rPr>
              <w:instrText xml:space="preserve"> PAGEREF _Toc414627261 \h </w:instrText>
            </w:r>
            <w:r>
              <w:rPr>
                <w:noProof/>
                <w:webHidden/>
              </w:rPr>
            </w:r>
            <w:r>
              <w:rPr>
                <w:noProof/>
                <w:webHidden/>
              </w:rPr>
              <w:fldChar w:fldCharType="separate"/>
            </w:r>
            <w:r>
              <w:rPr>
                <w:noProof/>
                <w:webHidden/>
              </w:rPr>
              <w:t>32</w:t>
            </w:r>
            <w:r>
              <w:rPr>
                <w:noProof/>
                <w:webHidden/>
              </w:rPr>
              <w:fldChar w:fldCharType="end"/>
            </w:r>
          </w:hyperlink>
        </w:p>
        <w:p w14:paraId="2EEE5302"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62" w:history="1">
            <w:r w:rsidRPr="008B3625">
              <w:rPr>
                <w:rStyle w:val="Hyperlnk"/>
                <w:noProof/>
              </w:rPr>
              <w:t>6.1.1</w:t>
            </w:r>
            <w:r>
              <w:rPr>
                <w:rFonts w:asciiTheme="minorHAnsi" w:eastAsiaTheme="minorEastAsia" w:hAnsiTheme="minorHAnsi" w:cstheme="minorBidi"/>
                <w:noProof/>
                <w:sz w:val="22"/>
                <w:lang w:eastAsia="sv-SE"/>
              </w:rPr>
              <w:tab/>
            </w:r>
            <w:r w:rsidRPr="008B3625">
              <w:rPr>
                <w:rStyle w:val="Hyperlnk"/>
                <w:noProof/>
              </w:rPr>
              <w:t>Version</w:t>
            </w:r>
            <w:r>
              <w:rPr>
                <w:noProof/>
                <w:webHidden/>
              </w:rPr>
              <w:tab/>
            </w:r>
            <w:r>
              <w:rPr>
                <w:noProof/>
                <w:webHidden/>
              </w:rPr>
              <w:fldChar w:fldCharType="begin"/>
            </w:r>
            <w:r>
              <w:rPr>
                <w:noProof/>
                <w:webHidden/>
              </w:rPr>
              <w:instrText xml:space="preserve"> PAGEREF _Toc414627262 \h </w:instrText>
            </w:r>
            <w:r>
              <w:rPr>
                <w:noProof/>
                <w:webHidden/>
              </w:rPr>
            </w:r>
            <w:r>
              <w:rPr>
                <w:noProof/>
                <w:webHidden/>
              </w:rPr>
              <w:fldChar w:fldCharType="separate"/>
            </w:r>
            <w:r>
              <w:rPr>
                <w:noProof/>
                <w:webHidden/>
              </w:rPr>
              <w:t>32</w:t>
            </w:r>
            <w:r>
              <w:rPr>
                <w:noProof/>
                <w:webHidden/>
              </w:rPr>
              <w:fldChar w:fldCharType="end"/>
            </w:r>
          </w:hyperlink>
        </w:p>
        <w:p w14:paraId="07F34C12"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63" w:history="1">
            <w:r w:rsidRPr="008B3625">
              <w:rPr>
                <w:rStyle w:val="Hyperlnk"/>
                <w:noProof/>
              </w:rPr>
              <w:t>6.1.2</w:t>
            </w:r>
            <w:r>
              <w:rPr>
                <w:rFonts w:asciiTheme="minorHAnsi" w:eastAsiaTheme="minorEastAsia" w:hAnsiTheme="minorHAnsi" w:cstheme="minorBidi"/>
                <w:noProof/>
                <w:sz w:val="22"/>
                <w:lang w:eastAsia="sv-SE"/>
              </w:rPr>
              <w:tab/>
            </w:r>
            <w:r w:rsidRPr="008B3625">
              <w:rPr>
                <w:rStyle w:val="Hyperlnk"/>
                <w:noProof/>
              </w:rPr>
              <w:t>Fältregler</w:t>
            </w:r>
            <w:r>
              <w:rPr>
                <w:noProof/>
                <w:webHidden/>
              </w:rPr>
              <w:tab/>
            </w:r>
            <w:r>
              <w:rPr>
                <w:noProof/>
                <w:webHidden/>
              </w:rPr>
              <w:fldChar w:fldCharType="begin"/>
            </w:r>
            <w:r>
              <w:rPr>
                <w:noProof/>
                <w:webHidden/>
              </w:rPr>
              <w:instrText xml:space="preserve"> PAGEREF _Toc414627263 \h </w:instrText>
            </w:r>
            <w:r>
              <w:rPr>
                <w:noProof/>
                <w:webHidden/>
              </w:rPr>
            </w:r>
            <w:r>
              <w:rPr>
                <w:noProof/>
                <w:webHidden/>
              </w:rPr>
              <w:fldChar w:fldCharType="separate"/>
            </w:r>
            <w:r>
              <w:rPr>
                <w:noProof/>
                <w:webHidden/>
              </w:rPr>
              <w:t>32</w:t>
            </w:r>
            <w:r>
              <w:rPr>
                <w:noProof/>
                <w:webHidden/>
              </w:rPr>
              <w:fldChar w:fldCharType="end"/>
            </w:r>
          </w:hyperlink>
        </w:p>
        <w:p w14:paraId="1BBA07F0"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4" w:history="1">
            <w:r w:rsidRPr="008B3625">
              <w:rPr>
                <w:rStyle w:val="Hyperlnk"/>
                <w:noProof/>
              </w:rPr>
              <w:t>6.1.2.1</w:t>
            </w:r>
            <w:r>
              <w:rPr>
                <w:rFonts w:asciiTheme="minorHAnsi" w:eastAsiaTheme="minorEastAsia" w:hAnsiTheme="minorHAnsi" w:cstheme="minorBidi"/>
                <w:noProof/>
                <w:sz w:val="22"/>
                <w:lang w:eastAsia="sv-SE"/>
              </w:rPr>
              <w:tab/>
            </w:r>
            <w:r w:rsidRPr="008B3625">
              <w:rPr>
                <w:rStyle w:val="Hyperlnk"/>
                <w:noProof/>
              </w:rPr>
              <w:t>Begäran</w:t>
            </w:r>
            <w:r>
              <w:rPr>
                <w:noProof/>
                <w:webHidden/>
              </w:rPr>
              <w:tab/>
            </w:r>
            <w:r>
              <w:rPr>
                <w:noProof/>
                <w:webHidden/>
              </w:rPr>
              <w:fldChar w:fldCharType="begin"/>
            </w:r>
            <w:r>
              <w:rPr>
                <w:noProof/>
                <w:webHidden/>
              </w:rPr>
              <w:instrText xml:space="preserve"> PAGEREF _Toc414627264 \h </w:instrText>
            </w:r>
            <w:r>
              <w:rPr>
                <w:noProof/>
                <w:webHidden/>
              </w:rPr>
            </w:r>
            <w:r>
              <w:rPr>
                <w:noProof/>
                <w:webHidden/>
              </w:rPr>
              <w:fldChar w:fldCharType="separate"/>
            </w:r>
            <w:r>
              <w:rPr>
                <w:noProof/>
                <w:webHidden/>
              </w:rPr>
              <w:t>32</w:t>
            </w:r>
            <w:r>
              <w:rPr>
                <w:noProof/>
                <w:webHidden/>
              </w:rPr>
              <w:fldChar w:fldCharType="end"/>
            </w:r>
          </w:hyperlink>
        </w:p>
        <w:p w14:paraId="4ACF3AE8"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5" w:history="1">
            <w:r w:rsidRPr="008B3625">
              <w:rPr>
                <w:rStyle w:val="Hyperlnk"/>
                <w:noProof/>
              </w:rPr>
              <w:t>6.1.2.2</w:t>
            </w:r>
            <w:r>
              <w:rPr>
                <w:rFonts w:asciiTheme="minorHAnsi" w:eastAsiaTheme="minorEastAsia" w:hAnsiTheme="minorHAnsi" w:cstheme="minorBidi"/>
                <w:noProof/>
                <w:sz w:val="22"/>
                <w:lang w:eastAsia="sv-SE"/>
              </w:rPr>
              <w:tab/>
            </w:r>
            <w:r w:rsidRPr="008B3625">
              <w:rPr>
                <w:rStyle w:val="Hyperlnk"/>
                <w:noProof/>
              </w:rPr>
              <w:t>Svar: observationGroup</w:t>
            </w:r>
            <w:r>
              <w:rPr>
                <w:noProof/>
                <w:webHidden/>
              </w:rPr>
              <w:tab/>
            </w:r>
            <w:r>
              <w:rPr>
                <w:noProof/>
                <w:webHidden/>
              </w:rPr>
              <w:fldChar w:fldCharType="begin"/>
            </w:r>
            <w:r>
              <w:rPr>
                <w:noProof/>
                <w:webHidden/>
              </w:rPr>
              <w:instrText xml:space="preserve"> PAGEREF _Toc414627265 \h </w:instrText>
            </w:r>
            <w:r>
              <w:rPr>
                <w:noProof/>
                <w:webHidden/>
              </w:rPr>
            </w:r>
            <w:r>
              <w:rPr>
                <w:noProof/>
                <w:webHidden/>
              </w:rPr>
              <w:fldChar w:fldCharType="separate"/>
            </w:r>
            <w:r>
              <w:rPr>
                <w:noProof/>
                <w:webHidden/>
              </w:rPr>
              <w:t>37</w:t>
            </w:r>
            <w:r>
              <w:rPr>
                <w:noProof/>
                <w:webHidden/>
              </w:rPr>
              <w:fldChar w:fldCharType="end"/>
            </w:r>
          </w:hyperlink>
        </w:p>
        <w:p w14:paraId="0B13C361"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6" w:history="1">
            <w:r w:rsidRPr="008B3625">
              <w:rPr>
                <w:rStyle w:val="Hyperlnk"/>
                <w:noProof/>
              </w:rPr>
              <w:t>6.1.2.3</w:t>
            </w:r>
            <w:r>
              <w:rPr>
                <w:rFonts w:asciiTheme="minorHAnsi" w:eastAsiaTheme="minorEastAsia" w:hAnsiTheme="minorHAnsi" w:cstheme="minorBidi"/>
                <w:noProof/>
                <w:sz w:val="22"/>
                <w:lang w:eastAsia="sv-SE"/>
              </w:rPr>
              <w:tab/>
            </w:r>
            <w:r w:rsidRPr="008B3625">
              <w:rPr>
                <w:rStyle w:val="Hyperlnk"/>
                <w:noProof/>
              </w:rPr>
              <w:t>Svars-del: observationGroup/patient</w:t>
            </w:r>
            <w:r>
              <w:rPr>
                <w:noProof/>
                <w:webHidden/>
              </w:rPr>
              <w:tab/>
            </w:r>
            <w:r>
              <w:rPr>
                <w:noProof/>
                <w:webHidden/>
              </w:rPr>
              <w:fldChar w:fldCharType="begin"/>
            </w:r>
            <w:r>
              <w:rPr>
                <w:noProof/>
                <w:webHidden/>
              </w:rPr>
              <w:instrText xml:space="preserve"> PAGEREF _Toc414627266 \h </w:instrText>
            </w:r>
            <w:r>
              <w:rPr>
                <w:noProof/>
                <w:webHidden/>
              </w:rPr>
            </w:r>
            <w:r>
              <w:rPr>
                <w:noProof/>
                <w:webHidden/>
              </w:rPr>
              <w:fldChar w:fldCharType="separate"/>
            </w:r>
            <w:r>
              <w:rPr>
                <w:noProof/>
                <w:webHidden/>
              </w:rPr>
              <w:t>38</w:t>
            </w:r>
            <w:r>
              <w:rPr>
                <w:noProof/>
                <w:webHidden/>
              </w:rPr>
              <w:fldChar w:fldCharType="end"/>
            </w:r>
          </w:hyperlink>
        </w:p>
        <w:p w14:paraId="103B25B3"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7" w:history="1">
            <w:r w:rsidRPr="008B3625">
              <w:rPr>
                <w:rStyle w:val="Hyperlnk"/>
                <w:noProof/>
              </w:rPr>
              <w:t>6.1.2.4</w:t>
            </w:r>
            <w:r>
              <w:rPr>
                <w:rFonts w:asciiTheme="minorHAnsi" w:eastAsiaTheme="minorEastAsia" w:hAnsiTheme="minorHAnsi" w:cstheme="minorBidi"/>
                <w:noProof/>
                <w:sz w:val="22"/>
                <w:lang w:eastAsia="sv-SE"/>
              </w:rPr>
              <w:tab/>
            </w:r>
            <w:r w:rsidRPr="008B3625">
              <w:rPr>
                <w:rStyle w:val="Hyperlnk"/>
                <w:noProof/>
              </w:rPr>
              <w:t xml:space="preserve">Svars-del: </w:t>
            </w:r>
            <w:r w:rsidRPr="008B3625">
              <w:rPr>
                <w:rStyle w:val="Hyperlnk"/>
                <w:noProof/>
                <w:lang w:eastAsia="sv-SE"/>
              </w:rPr>
              <w:t>observationGroup/performerRole</w:t>
            </w:r>
            <w:r>
              <w:rPr>
                <w:noProof/>
                <w:webHidden/>
              </w:rPr>
              <w:tab/>
            </w:r>
            <w:r>
              <w:rPr>
                <w:noProof/>
                <w:webHidden/>
              </w:rPr>
              <w:fldChar w:fldCharType="begin"/>
            </w:r>
            <w:r>
              <w:rPr>
                <w:noProof/>
                <w:webHidden/>
              </w:rPr>
              <w:instrText xml:space="preserve"> PAGEREF _Toc414627267 \h </w:instrText>
            </w:r>
            <w:r>
              <w:rPr>
                <w:noProof/>
                <w:webHidden/>
              </w:rPr>
            </w:r>
            <w:r>
              <w:rPr>
                <w:noProof/>
                <w:webHidden/>
              </w:rPr>
              <w:fldChar w:fldCharType="separate"/>
            </w:r>
            <w:r>
              <w:rPr>
                <w:noProof/>
                <w:webHidden/>
              </w:rPr>
              <w:t>39</w:t>
            </w:r>
            <w:r>
              <w:rPr>
                <w:noProof/>
                <w:webHidden/>
              </w:rPr>
              <w:fldChar w:fldCharType="end"/>
            </w:r>
          </w:hyperlink>
        </w:p>
        <w:p w14:paraId="4822061D"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8" w:history="1">
            <w:r w:rsidRPr="008B3625">
              <w:rPr>
                <w:rStyle w:val="Hyperlnk"/>
                <w:noProof/>
              </w:rPr>
              <w:t>6.1.2.5</w:t>
            </w:r>
            <w:r>
              <w:rPr>
                <w:rFonts w:asciiTheme="minorHAnsi" w:eastAsiaTheme="minorEastAsia" w:hAnsiTheme="minorHAnsi" w:cstheme="minorBidi"/>
                <w:noProof/>
                <w:sz w:val="22"/>
                <w:lang w:eastAsia="sv-SE"/>
              </w:rPr>
              <w:tab/>
            </w:r>
            <w:r w:rsidRPr="008B3625">
              <w:rPr>
                <w:rStyle w:val="Hyperlnk"/>
                <w:noProof/>
              </w:rPr>
              <w:t xml:space="preserve">Svars-del: </w:t>
            </w:r>
            <w:r w:rsidRPr="008B3625">
              <w:rPr>
                <w:rStyle w:val="Hyperlnk"/>
                <w:noProof/>
                <w:lang w:eastAsia="sv-SE"/>
              </w:rPr>
              <w:t xml:space="preserve"> observationGroup/legalAuthenticator</w:t>
            </w:r>
            <w:r>
              <w:rPr>
                <w:noProof/>
                <w:webHidden/>
              </w:rPr>
              <w:tab/>
            </w:r>
            <w:r>
              <w:rPr>
                <w:noProof/>
                <w:webHidden/>
              </w:rPr>
              <w:fldChar w:fldCharType="begin"/>
            </w:r>
            <w:r>
              <w:rPr>
                <w:noProof/>
                <w:webHidden/>
              </w:rPr>
              <w:instrText xml:space="preserve"> PAGEREF _Toc414627268 \h </w:instrText>
            </w:r>
            <w:r>
              <w:rPr>
                <w:noProof/>
                <w:webHidden/>
              </w:rPr>
            </w:r>
            <w:r>
              <w:rPr>
                <w:noProof/>
                <w:webHidden/>
              </w:rPr>
              <w:fldChar w:fldCharType="separate"/>
            </w:r>
            <w:r>
              <w:rPr>
                <w:noProof/>
                <w:webHidden/>
              </w:rPr>
              <w:t>40</w:t>
            </w:r>
            <w:r>
              <w:rPr>
                <w:noProof/>
                <w:webHidden/>
              </w:rPr>
              <w:fldChar w:fldCharType="end"/>
            </w:r>
          </w:hyperlink>
        </w:p>
        <w:p w14:paraId="5C516851"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9" w:history="1">
            <w:r w:rsidRPr="008B3625">
              <w:rPr>
                <w:rStyle w:val="Hyperlnk"/>
                <w:noProof/>
              </w:rPr>
              <w:t>6.1.2.6</w:t>
            </w:r>
            <w:r>
              <w:rPr>
                <w:rFonts w:asciiTheme="minorHAnsi" w:eastAsiaTheme="minorEastAsia" w:hAnsiTheme="minorHAnsi" w:cstheme="minorBidi"/>
                <w:noProof/>
                <w:sz w:val="22"/>
                <w:lang w:eastAsia="sv-SE"/>
              </w:rPr>
              <w:tab/>
            </w:r>
            <w:r w:rsidRPr="008B3625">
              <w:rPr>
                <w:rStyle w:val="Hyperlnk"/>
                <w:noProof/>
              </w:rPr>
              <w:t xml:space="preserve">Svars-del: </w:t>
            </w:r>
            <w:r w:rsidRPr="008B3625">
              <w:rPr>
                <w:rStyle w:val="Hyperlnk"/>
                <w:noProof/>
                <w:lang w:val="en-US" w:eastAsia="sv-SE"/>
              </w:rPr>
              <w:t xml:space="preserve"> observationGroup/</w:t>
            </w:r>
            <w:r w:rsidRPr="008B3625">
              <w:rPr>
                <w:rStyle w:val="Hyperlnk"/>
                <w:noProof/>
                <w:lang w:val="en-US"/>
              </w:rPr>
              <w:t>additionalParticipant</w:t>
            </w:r>
            <w:r>
              <w:rPr>
                <w:noProof/>
                <w:webHidden/>
              </w:rPr>
              <w:tab/>
            </w:r>
            <w:r>
              <w:rPr>
                <w:noProof/>
                <w:webHidden/>
              </w:rPr>
              <w:fldChar w:fldCharType="begin"/>
            </w:r>
            <w:r>
              <w:rPr>
                <w:noProof/>
                <w:webHidden/>
              </w:rPr>
              <w:instrText xml:space="preserve"> PAGEREF _Toc414627269 \h </w:instrText>
            </w:r>
            <w:r>
              <w:rPr>
                <w:noProof/>
                <w:webHidden/>
              </w:rPr>
            </w:r>
            <w:r>
              <w:rPr>
                <w:noProof/>
                <w:webHidden/>
              </w:rPr>
              <w:fldChar w:fldCharType="separate"/>
            </w:r>
            <w:r>
              <w:rPr>
                <w:noProof/>
                <w:webHidden/>
              </w:rPr>
              <w:t>40</w:t>
            </w:r>
            <w:r>
              <w:rPr>
                <w:noProof/>
                <w:webHidden/>
              </w:rPr>
              <w:fldChar w:fldCharType="end"/>
            </w:r>
          </w:hyperlink>
        </w:p>
        <w:p w14:paraId="3A1BC6D7"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0" w:history="1">
            <w:r w:rsidRPr="008B3625">
              <w:rPr>
                <w:rStyle w:val="Hyperlnk"/>
                <w:noProof/>
                <w:lang w:eastAsia="sv-SE"/>
              </w:rPr>
              <w:t>6.1.2.7</w:t>
            </w:r>
            <w:r>
              <w:rPr>
                <w:rFonts w:asciiTheme="minorHAnsi" w:eastAsiaTheme="minorEastAsia" w:hAnsiTheme="minorHAnsi" w:cstheme="minorBidi"/>
                <w:noProof/>
                <w:sz w:val="22"/>
                <w:lang w:eastAsia="sv-SE"/>
              </w:rPr>
              <w:tab/>
            </w:r>
            <w:r w:rsidRPr="008B3625">
              <w:rPr>
                <w:rStyle w:val="Hyperlnk"/>
                <w:noProof/>
                <w:lang w:eastAsia="sv-SE"/>
              </w:rPr>
              <w:t xml:space="preserve">Svars-del: </w:t>
            </w:r>
            <w:r w:rsidRPr="008B3625">
              <w:rPr>
                <w:rStyle w:val="Hyperlnk"/>
                <w:noProof/>
                <w:lang w:val="en-US" w:eastAsia="sv-SE"/>
              </w:rPr>
              <w:t xml:space="preserve"> observationGroup/</w:t>
            </w:r>
            <w:r w:rsidRPr="008B3625">
              <w:rPr>
                <w:rStyle w:val="Hyperlnk"/>
                <w:noProof/>
                <w:lang w:eastAsia="sv-SE"/>
              </w:rPr>
              <w:t>s</w:t>
            </w:r>
            <w:r w:rsidRPr="008B3625">
              <w:rPr>
                <w:rStyle w:val="Hyperlnk"/>
                <w:noProof/>
                <w:lang w:val="en-US" w:eastAsia="sv-SE"/>
              </w:rPr>
              <w:t>ourceSystem</w:t>
            </w:r>
            <w:r>
              <w:rPr>
                <w:noProof/>
                <w:webHidden/>
              </w:rPr>
              <w:tab/>
            </w:r>
            <w:r>
              <w:rPr>
                <w:noProof/>
                <w:webHidden/>
              </w:rPr>
              <w:fldChar w:fldCharType="begin"/>
            </w:r>
            <w:r>
              <w:rPr>
                <w:noProof/>
                <w:webHidden/>
              </w:rPr>
              <w:instrText xml:space="preserve"> PAGEREF _Toc414627270 \h </w:instrText>
            </w:r>
            <w:r>
              <w:rPr>
                <w:noProof/>
                <w:webHidden/>
              </w:rPr>
            </w:r>
            <w:r>
              <w:rPr>
                <w:noProof/>
                <w:webHidden/>
              </w:rPr>
              <w:fldChar w:fldCharType="separate"/>
            </w:r>
            <w:r>
              <w:rPr>
                <w:noProof/>
                <w:webHidden/>
              </w:rPr>
              <w:t>43</w:t>
            </w:r>
            <w:r>
              <w:rPr>
                <w:noProof/>
                <w:webHidden/>
              </w:rPr>
              <w:fldChar w:fldCharType="end"/>
            </w:r>
          </w:hyperlink>
        </w:p>
        <w:p w14:paraId="56A7F0A8"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1" w:history="1">
            <w:r w:rsidRPr="008B3625">
              <w:rPr>
                <w:rStyle w:val="Hyperlnk"/>
                <w:noProof/>
                <w:lang w:val="en-US"/>
              </w:rPr>
              <w:t>6.1.2.8</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 xml:space="preserve"> observationGroup/</w:t>
            </w:r>
            <w:r w:rsidRPr="008B3625">
              <w:rPr>
                <w:rStyle w:val="Hyperlnk"/>
                <w:noProof/>
                <w:lang w:val="en-US"/>
              </w:rPr>
              <w:t>additionalParticipant/</w:t>
            </w:r>
            <w:r w:rsidRPr="008B3625">
              <w:rPr>
                <w:rStyle w:val="Hyperlnk"/>
                <w:noProof/>
                <w:lang w:val="en-US" w:eastAsia="sv-SE"/>
              </w:rPr>
              <w:t>device</w:t>
            </w:r>
            <w:r>
              <w:rPr>
                <w:noProof/>
                <w:webHidden/>
              </w:rPr>
              <w:tab/>
            </w:r>
            <w:r>
              <w:rPr>
                <w:noProof/>
                <w:webHidden/>
              </w:rPr>
              <w:fldChar w:fldCharType="begin"/>
            </w:r>
            <w:r>
              <w:rPr>
                <w:noProof/>
                <w:webHidden/>
              </w:rPr>
              <w:instrText xml:space="preserve"> PAGEREF _Toc414627271 \h </w:instrText>
            </w:r>
            <w:r>
              <w:rPr>
                <w:noProof/>
                <w:webHidden/>
              </w:rPr>
            </w:r>
            <w:r>
              <w:rPr>
                <w:noProof/>
                <w:webHidden/>
              </w:rPr>
              <w:fldChar w:fldCharType="separate"/>
            </w:r>
            <w:r>
              <w:rPr>
                <w:noProof/>
                <w:webHidden/>
              </w:rPr>
              <w:t>43</w:t>
            </w:r>
            <w:r>
              <w:rPr>
                <w:noProof/>
                <w:webHidden/>
              </w:rPr>
              <w:fldChar w:fldCharType="end"/>
            </w:r>
          </w:hyperlink>
        </w:p>
        <w:p w14:paraId="03C852F9"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2" w:history="1">
            <w:r w:rsidRPr="008B3625">
              <w:rPr>
                <w:rStyle w:val="Hyperlnk"/>
                <w:noProof/>
                <w:lang w:val="en-US"/>
              </w:rPr>
              <w:t>6.1.2.9</w:t>
            </w:r>
            <w:r>
              <w:rPr>
                <w:rFonts w:asciiTheme="minorHAnsi" w:eastAsiaTheme="minorEastAsia" w:hAnsiTheme="minorHAnsi" w:cstheme="minorBidi"/>
                <w:noProof/>
                <w:sz w:val="22"/>
                <w:lang w:eastAsia="sv-SE"/>
              </w:rPr>
              <w:tab/>
            </w:r>
            <w:r w:rsidRPr="008B3625">
              <w:rPr>
                <w:rStyle w:val="Hyperlnk"/>
                <w:noProof/>
                <w:lang w:val="en-US" w:eastAsia="sv-SE"/>
              </w:rPr>
              <w:t>Svars-del:  observationGroup/</w:t>
            </w:r>
            <w:r w:rsidRPr="008B3625">
              <w:rPr>
                <w:rStyle w:val="Hyperlnk"/>
                <w:noProof/>
                <w:lang w:val="en-US"/>
              </w:rPr>
              <w:t>additionalParticipant/</w:t>
            </w:r>
            <w:r w:rsidRPr="008B3625">
              <w:rPr>
                <w:rStyle w:val="Hyperlnk"/>
                <w:noProof/>
                <w:lang w:val="en-US" w:eastAsia="sv-SE"/>
              </w:rPr>
              <w:t>location</w:t>
            </w:r>
            <w:r>
              <w:rPr>
                <w:noProof/>
                <w:webHidden/>
              </w:rPr>
              <w:tab/>
            </w:r>
            <w:r>
              <w:rPr>
                <w:noProof/>
                <w:webHidden/>
              </w:rPr>
              <w:fldChar w:fldCharType="begin"/>
            </w:r>
            <w:r>
              <w:rPr>
                <w:noProof/>
                <w:webHidden/>
              </w:rPr>
              <w:instrText xml:space="preserve"> PAGEREF _Toc414627272 \h </w:instrText>
            </w:r>
            <w:r>
              <w:rPr>
                <w:noProof/>
                <w:webHidden/>
              </w:rPr>
            </w:r>
            <w:r>
              <w:rPr>
                <w:noProof/>
                <w:webHidden/>
              </w:rPr>
              <w:fldChar w:fldCharType="separate"/>
            </w:r>
            <w:r>
              <w:rPr>
                <w:noProof/>
                <w:webHidden/>
              </w:rPr>
              <w:t>44</w:t>
            </w:r>
            <w:r>
              <w:rPr>
                <w:noProof/>
                <w:webHidden/>
              </w:rPr>
              <w:fldChar w:fldCharType="end"/>
            </w:r>
          </w:hyperlink>
        </w:p>
        <w:p w14:paraId="3723CA30"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3" w:history="1">
            <w:r w:rsidRPr="008B3625">
              <w:rPr>
                <w:rStyle w:val="Hyperlnk"/>
                <w:noProof/>
              </w:rPr>
              <w:t>6.1.2.10</w:t>
            </w:r>
            <w:r>
              <w:rPr>
                <w:rFonts w:asciiTheme="minorHAnsi" w:eastAsiaTheme="minorEastAsia" w:hAnsiTheme="minorHAnsi" w:cstheme="minorBidi"/>
                <w:noProof/>
                <w:sz w:val="22"/>
                <w:lang w:eastAsia="sv-SE"/>
              </w:rPr>
              <w:tab/>
            </w:r>
            <w:r w:rsidRPr="008B3625">
              <w:rPr>
                <w:rStyle w:val="Hyperlnk"/>
                <w:noProof/>
              </w:rPr>
              <w:t xml:space="preserve">Svars-del: </w:t>
            </w:r>
            <w:r w:rsidRPr="008B3625">
              <w:rPr>
                <w:rStyle w:val="Hyperlnk"/>
                <w:noProof/>
                <w:lang w:eastAsia="sv-SE"/>
              </w:rPr>
              <w:t xml:space="preserve"> obser</w:t>
            </w:r>
            <w:r w:rsidRPr="008B3625">
              <w:rPr>
                <w:rStyle w:val="Hyperlnk"/>
                <w:noProof/>
                <w:lang w:val="en-US" w:eastAsia="sv-SE"/>
              </w:rPr>
              <w:t>vationGroup/observation</w:t>
            </w:r>
            <w:r>
              <w:rPr>
                <w:noProof/>
                <w:webHidden/>
              </w:rPr>
              <w:tab/>
            </w:r>
            <w:r>
              <w:rPr>
                <w:noProof/>
                <w:webHidden/>
              </w:rPr>
              <w:fldChar w:fldCharType="begin"/>
            </w:r>
            <w:r>
              <w:rPr>
                <w:noProof/>
                <w:webHidden/>
              </w:rPr>
              <w:instrText xml:space="preserve"> PAGEREF _Toc414627273 \h </w:instrText>
            </w:r>
            <w:r>
              <w:rPr>
                <w:noProof/>
                <w:webHidden/>
              </w:rPr>
            </w:r>
            <w:r>
              <w:rPr>
                <w:noProof/>
                <w:webHidden/>
              </w:rPr>
              <w:fldChar w:fldCharType="separate"/>
            </w:r>
            <w:r>
              <w:rPr>
                <w:noProof/>
                <w:webHidden/>
              </w:rPr>
              <w:t>44</w:t>
            </w:r>
            <w:r>
              <w:rPr>
                <w:noProof/>
                <w:webHidden/>
              </w:rPr>
              <w:fldChar w:fldCharType="end"/>
            </w:r>
          </w:hyperlink>
        </w:p>
        <w:p w14:paraId="731061F6"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4" w:history="1">
            <w:r w:rsidRPr="008B3625">
              <w:rPr>
                <w:rStyle w:val="Hyperlnk"/>
                <w:noProof/>
                <w:lang w:val="en-US"/>
              </w:rPr>
              <w:t>6.1.2.11</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 xml:space="preserve"> observationGroup/observation/</w:t>
            </w:r>
            <w:r w:rsidRPr="008B3625">
              <w:rPr>
                <w:rStyle w:val="Hyperlnk"/>
                <w:noProof/>
                <w:lang w:val="en-US"/>
              </w:rPr>
              <w:t>value</w:t>
            </w:r>
            <w:r>
              <w:rPr>
                <w:noProof/>
                <w:webHidden/>
              </w:rPr>
              <w:tab/>
            </w:r>
            <w:r>
              <w:rPr>
                <w:noProof/>
                <w:webHidden/>
              </w:rPr>
              <w:fldChar w:fldCharType="begin"/>
            </w:r>
            <w:r>
              <w:rPr>
                <w:noProof/>
                <w:webHidden/>
              </w:rPr>
              <w:instrText xml:space="preserve"> PAGEREF _Toc414627274 \h </w:instrText>
            </w:r>
            <w:r>
              <w:rPr>
                <w:noProof/>
                <w:webHidden/>
              </w:rPr>
            </w:r>
            <w:r>
              <w:rPr>
                <w:noProof/>
                <w:webHidden/>
              </w:rPr>
              <w:fldChar w:fldCharType="separate"/>
            </w:r>
            <w:r>
              <w:rPr>
                <w:noProof/>
                <w:webHidden/>
              </w:rPr>
              <w:t>50</w:t>
            </w:r>
            <w:r>
              <w:rPr>
                <w:noProof/>
                <w:webHidden/>
              </w:rPr>
              <w:fldChar w:fldCharType="end"/>
            </w:r>
          </w:hyperlink>
        </w:p>
        <w:p w14:paraId="568B01FE"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5" w:history="1">
            <w:r w:rsidRPr="008B3625">
              <w:rPr>
                <w:rStyle w:val="Hyperlnk"/>
                <w:noProof/>
                <w:lang w:val="en-US"/>
              </w:rPr>
              <w:t>6.1.2.12</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 xml:space="preserve"> observationGroup/additionalParticipant/</w:t>
            </w:r>
            <w:r w:rsidRPr="008B3625">
              <w:rPr>
                <w:rStyle w:val="Hyperlnk"/>
                <w:noProof/>
                <w:lang w:val="en-US"/>
              </w:rPr>
              <w:t>locati</w:t>
            </w:r>
            <w:r w:rsidRPr="008B3625">
              <w:rPr>
                <w:rStyle w:val="Hyperlnk"/>
                <w:noProof/>
                <w:lang w:val="en-GB"/>
              </w:rPr>
              <w:t>on/address</w:t>
            </w:r>
            <w:r>
              <w:rPr>
                <w:noProof/>
                <w:webHidden/>
              </w:rPr>
              <w:tab/>
            </w:r>
            <w:r>
              <w:rPr>
                <w:noProof/>
                <w:webHidden/>
              </w:rPr>
              <w:fldChar w:fldCharType="begin"/>
            </w:r>
            <w:r>
              <w:rPr>
                <w:noProof/>
                <w:webHidden/>
              </w:rPr>
              <w:instrText xml:space="preserve"> PAGEREF _Toc414627275 \h </w:instrText>
            </w:r>
            <w:r>
              <w:rPr>
                <w:noProof/>
                <w:webHidden/>
              </w:rPr>
            </w:r>
            <w:r>
              <w:rPr>
                <w:noProof/>
                <w:webHidden/>
              </w:rPr>
              <w:fldChar w:fldCharType="separate"/>
            </w:r>
            <w:r>
              <w:rPr>
                <w:noProof/>
                <w:webHidden/>
              </w:rPr>
              <w:t>51</w:t>
            </w:r>
            <w:r>
              <w:rPr>
                <w:noProof/>
                <w:webHidden/>
              </w:rPr>
              <w:fldChar w:fldCharType="end"/>
            </w:r>
          </w:hyperlink>
        </w:p>
        <w:p w14:paraId="2DD84F35"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6" w:history="1">
            <w:r w:rsidRPr="008B3625">
              <w:rPr>
                <w:rStyle w:val="Hyperlnk"/>
                <w:noProof/>
                <w:lang w:val="en-US"/>
              </w:rPr>
              <w:t>6.1.2.13</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 xml:space="preserve"> observationGroup/additionalParticipant/</w:t>
            </w:r>
            <w:r w:rsidRPr="008B3625">
              <w:rPr>
                <w:rStyle w:val="Hyperlnk"/>
                <w:noProof/>
                <w:lang w:val="en-US"/>
              </w:rPr>
              <w:t>locati</w:t>
            </w:r>
            <w:r w:rsidRPr="008B3625">
              <w:rPr>
                <w:rStyle w:val="Hyperlnk"/>
                <w:noProof/>
                <w:lang w:val="en-GB"/>
              </w:rPr>
              <w:t>on/address/part</w:t>
            </w:r>
            <w:r>
              <w:rPr>
                <w:noProof/>
                <w:webHidden/>
              </w:rPr>
              <w:tab/>
            </w:r>
            <w:r>
              <w:rPr>
                <w:noProof/>
                <w:webHidden/>
              </w:rPr>
              <w:fldChar w:fldCharType="begin"/>
            </w:r>
            <w:r>
              <w:rPr>
                <w:noProof/>
                <w:webHidden/>
              </w:rPr>
              <w:instrText xml:space="preserve"> PAGEREF _Toc414627276 \h </w:instrText>
            </w:r>
            <w:r>
              <w:rPr>
                <w:noProof/>
                <w:webHidden/>
              </w:rPr>
            </w:r>
            <w:r>
              <w:rPr>
                <w:noProof/>
                <w:webHidden/>
              </w:rPr>
              <w:fldChar w:fldCharType="separate"/>
            </w:r>
            <w:r>
              <w:rPr>
                <w:noProof/>
                <w:webHidden/>
              </w:rPr>
              <w:t>52</w:t>
            </w:r>
            <w:r>
              <w:rPr>
                <w:noProof/>
                <w:webHidden/>
              </w:rPr>
              <w:fldChar w:fldCharType="end"/>
            </w:r>
          </w:hyperlink>
        </w:p>
        <w:p w14:paraId="5E63673D"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7" w:history="1">
            <w:r w:rsidRPr="008B3625">
              <w:rPr>
                <w:rStyle w:val="Hyperlnk"/>
                <w:noProof/>
                <w:lang w:val="en-US"/>
              </w:rPr>
              <w:t>6.1.2.14</w:t>
            </w:r>
            <w:r>
              <w:rPr>
                <w:rFonts w:asciiTheme="minorHAnsi" w:eastAsiaTheme="minorEastAsia" w:hAnsiTheme="minorHAnsi" w:cstheme="minorBidi"/>
                <w:noProof/>
                <w:sz w:val="22"/>
                <w:lang w:eastAsia="sv-SE"/>
              </w:rPr>
              <w:tab/>
            </w:r>
            <w:r w:rsidRPr="008B3625">
              <w:rPr>
                <w:rStyle w:val="Hyperlnk"/>
                <w:noProof/>
                <w:lang w:val="en-US"/>
              </w:rPr>
              <w:t>Svars-del</w:t>
            </w:r>
            <w:r w:rsidRPr="008B3625">
              <w:rPr>
                <w:rStyle w:val="Hyperlnk"/>
                <w:noProof/>
                <w:lang w:val="en-GB"/>
              </w:rPr>
              <w:t xml:space="preserve">: </w:t>
            </w:r>
            <w:r w:rsidRPr="008B3625">
              <w:rPr>
                <w:rStyle w:val="Hyperlnk"/>
                <w:noProof/>
                <w:lang w:val="en-US" w:eastAsia="sv-SE"/>
              </w:rPr>
              <w:t xml:space="preserve"> observationGroup/</w:t>
            </w:r>
            <w:r w:rsidRPr="008B3625">
              <w:rPr>
                <w:rStyle w:val="Hyperlnk"/>
                <w:noProof/>
                <w:lang w:val="en-GB"/>
              </w:rPr>
              <w:t>observation/</w:t>
            </w:r>
            <w:r w:rsidRPr="008B3625">
              <w:rPr>
                <w:rStyle w:val="Hyperlnk"/>
                <w:noProof/>
                <w:lang w:val="en-US" w:eastAsia="sv-SE"/>
              </w:rPr>
              <w:t>relation</w:t>
            </w:r>
            <w:r>
              <w:rPr>
                <w:noProof/>
                <w:webHidden/>
              </w:rPr>
              <w:tab/>
            </w:r>
            <w:r>
              <w:rPr>
                <w:noProof/>
                <w:webHidden/>
              </w:rPr>
              <w:fldChar w:fldCharType="begin"/>
            </w:r>
            <w:r>
              <w:rPr>
                <w:noProof/>
                <w:webHidden/>
              </w:rPr>
              <w:instrText xml:space="preserve"> PAGEREF _Toc414627277 \h </w:instrText>
            </w:r>
            <w:r>
              <w:rPr>
                <w:noProof/>
                <w:webHidden/>
              </w:rPr>
            </w:r>
            <w:r>
              <w:rPr>
                <w:noProof/>
                <w:webHidden/>
              </w:rPr>
              <w:fldChar w:fldCharType="separate"/>
            </w:r>
            <w:r>
              <w:rPr>
                <w:noProof/>
                <w:webHidden/>
              </w:rPr>
              <w:t>53</w:t>
            </w:r>
            <w:r>
              <w:rPr>
                <w:noProof/>
                <w:webHidden/>
              </w:rPr>
              <w:fldChar w:fldCharType="end"/>
            </w:r>
          </w:hyperlink>
        </w:p>
        <w:p w14:paraId="267C77D6"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8" w:history="1">
            <w:r w:rsidRPr="008B3625">
              <w:rPr>
                <w:rStyle w:val="Hyperlnk"/>
                <w:noProof/>
                <w:lang w:val="en-US"/>
              </w:rPr>
              <w:t>6.1.2.15</w:t>
            </w:r>
            <w:r>
              <w:rPr>
                <w:rFonts w:asciiTheme="minorHAnsi" w:eastAsiaTheme="minorEastAsia" w:hAnsiTheme="minorHAnsi" w:cstheme="minorBidi"/>
                <w:noProof/>
                <w:sz w:val="22"/>
                <w:lang w:eastAsia="sv-SE"/>
              </w:rPr>
              <w:tab/>
            </w:r>
            <w:r w:rsidRPr="008B3625">
              <w:rPr>
                <w:rStyle w:val="Hyperlnk"/>
                <w:noProof/>
                <w:lang w:val="en-US"/>
              </w:rPr>
              <w:t>Svars-del</w:t>
            </w:r>
            <w:r w:rsidRPr="008B3625">
              <w:rPr>
                <w:rStyle w:val="Hyperlnk"/>
                <w:noProof/>
                <w:lang w:val="en-GB"/>
              </w:rPr>
              <w:t xml:space="preserve">: </w:t>
            </w:r>
            <w:r w:rsidRPr="008B3625">
              <w:rPr>
                <w:rStyle w:val="Hyperlnk"/>
                <w:noProof/>
                <w:lang w:val="en-US" w:eastAsia="sv-SE"/>
              </w:rPr>
              <w:t xml:space="preserve"> observationGroup/</w:t>
            </w:r>
            <w:r w:rsidRPr="008B3625">
              <w:rPr>
                <w:rStyle w:val="Hyperlnk"/>
                <w:noProof/>
                <w:lang w:val="en-GB"/>
              </w:rPr>
              <w:t>observation/</w:t>
            </w:r>
            <w:r w:rsidRPr="008B3625">
              <w:rPr>
                <w:rStyle w:val="Hyperlnk"/>
                <w:noProof/>
                <w:lang w:val="en-US" w:eastAsia="sv-SE"/>
              </w:rPr>
              <w:t>relation/referredInformation</w:t>
            </w:r>
            <w:r>
              <w:rPr>
                <w:noProof/>
                <w:webHidden/>
              </w:rPr>
              <w:tab/>
            </w:r>
            <w:r>
              <w:rPr>
                <w:noProof/>
                <w:webHidden/>
              </w:rPr>
              <w:fldChar w:fldCharType="begin"/>
            </w:r>
            <w:r>
              <w:rPr>
                <w:noProof/>
                <w:webHidden/>
              </w:rPr>
              <w:instrText xml:space="preserve"> PAGEREF _Toc414627278 \h </w:instrText>
            </w:r>
            <w:r>
              <w:rPr>
                <w:noProof/>
                <w:webHidden/>
              </w:rPr>
            </w:r>
            <w:r>
              <w:rPr>
                <w:noProof/>
                <w:webHidden/>
              </w:rPr>
              <w:fldChar w:fldCharType="separate"/>
            </w:r>
            <w:r>
              <w:rPr>
                <w:noProof/>
                <w:webHidden/>
              </w:rPr>
              <w:t>53</w:t>
            </w:r>
            <w:r>
              <w:rPr>
                <w:noProof/>
                <w:webHidden/>
              </w:rPr>
              <w:fldChar w:fldCharType="end"/>
            </w:r>
          </w:hyperlink>
        </w:p>
        <w:p w14:paraId="100E1D12"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9" w:history="1">
            <w:r w:rsidRPr="008B3625">
              <w:rPr>
                <w:rStyle w:val="Hyperlnk"/>
                <w:noProof/>
                <w:lang w:val="en-US"/>
              </w:rPr>
              <w:t>6.1.2.16</w:t>
            </w:r>
            <w:r>
              <w:rPr>
                <w:rFonts w:asciiTheme="minorHAnsi" w:eastAsiaTheme="minorEastAsia" w:hAnsiTheme="minorHAnsi" w:cstheme="minorBidi"/>
                <w:noProof/>
                <w:sz w:val="22"/>
                <w:lang w:eastAsia="sv-SE"/>
              </w:rPr>
              <w:tab/>
            </w:r>
            <w:r w:rsidRPr="008B3625">
              <w:rPr>
                <w:rStyle w:val="Hyperlnk"/>
                <w:noProof/>
                <w:lang w:val="en-US"/>
              </w:rPr>
              <w:t>Svars-del</w:t>
            </w:r>
            <w:r w:rsidRPr="008B3625">
              <w:rPr>
                <w:rStyle w:val="Hyperlnk"/>
                <w:noProof/>
                <w:lang w:val="en-GB"/>
              </w:rPr>
              <w:t xml:space="preserve">: </w:t>
            </w:r>
            <w:r w:rsidRPr="008B3625">
              <w:rPr>
                <w:rStyle w:val="Hyperlnk"/>
                <w:noProof/>
                <w:lang w:val="en-US" w:eastAsia="sv-SE"/>
              </w:rPr>
              <w:t xml:space="preserve"> observationGroup/</w:t>
            </w:r>
            <w:r w:rsidRPr="008B3625">
              <w:rPr>
                <w:rStyle w:val="Hyperlnk"/>
                <w:noProof/>
                <w:lang w:val="en-GB"/>
              </w:rPr>
              <w:t>observation/</w:t>
            </w:r>
            <w:r w:rsidRPr="008B3625">
              <w:rPr>
                <w:rStyle w:val="Hyperlnk"/>
                <w:noProof/>
                <w:lang w:val="en-US" w:eastAsia="sv-SE"/>
              </w:rPr>
              <w:t>relation/referredInformation/</w:t>
            </w:r>
            <w:r w:rsidRPr="008B3625">
              <w:rPr>
                <w:rStyle w:val="Hyperlnk"/>
                <w:noProof/>
                <w:lang w:val="en-US"/>
              </w:rPr>
              <w:t>informationOwner</w:t>
            </w:r>
            <w:r>
              <w:rPr>
                <w:noProof/>
                <w:webHidden/>
              </w:rPr>
              <w:tab/>
            </w:r>
            <w:r>
              <w:rPr>
                <w:noProof/>
                <w:webHidden/>
              </w:rPr>
              <w:fldChar w:fldCharType="begin"/>
            </w:r>
            <w:r>
              <w:rPr>
                <w:noProof/>
                <w:webHidden/>
              </w:rPr>
              <w:instrText xml:space="preserve"> PAGEREF _Toc414627279 \h </w:instrText>
            </w:r>
            <w:r>
              <w:rPr>
                <w:noProof/>
                <w:webHidden/>
              </w:rPr>
            </w:r>
            <w:r>
              <w:rPr>
                <w:noProof/>
                <w:webHidden/>
              </w:rPr>
              <w:fldChar w:fldCharType="separate"/>
            </w:r>
            <w:r>
              <w:rPr>
                <w:noProof/>
                <w:webHidden/>
              </w:rPr>
              <w:t>54</w:t>
            </w:r>
            <w:r>
              <w:rPr>
                <w:noProof/>
                <w:webHidden/>
              </w:rPr>
              <w:fldChar w:fldCharType="end"/>
            </w:r>
          </w:hyperlink>
        </w:p>
        <w:p w14:paraId="087DE43B"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0" w:history="1">
            <w:r w:rsidRPr="008B3625">
              <w:rPr>
                <w:rStyle w:val="Hyperlnk"/>
                <w:noProof/>
                <w:lang w:val="en-US"/>
              </w:rPr>
              <w:t>6.1.2.17</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observationGroup/performerRole/person</w:t>
            </w:r>
            <w:r>
              <w:rPr>
                <w:noProof/>
                <w:webHidden/>
              </w:rPr>
              <w:tab/>
            </w:r>
            <w:r>
              <w:rPr>
                <w:noProof/>
                <w:webHidden/>
              </w:rPr>
              <w:fldChar w:fldCharType="begin"/>
            </w:r>
            <w:r>
              <w:rPr>
                <w:noProof/>
                <w:webHidden/>
              </w:rPr>
              <w:instrText xml:space="preserve"> PAGEREF _Toc414627280 \h </w:instrText>
            </w:r>
            <w:r>
              <w:rPr>
                <w:noProof/>
                <w:webHidden/>
              </w:rPr>
            </w:r>
            <w:r>
              <w:rPr>
                <w:noProof/>
                <w:webHidden/>
              </w:rPr>
              <w:fldChar w:fldCharType="separate"/>
            </w:r>
            <w:r>
              <w:rPr>
                <w:noProof/>
                <w:webHidden/>
              </w:rPr>
              <w:t>55</w:t>
            </w:r>
            <w:r>
              <w:rPr>
                <w:noProof/>
                <w:webHidden/>
              </w:rPr>
              <w:fldChar w:fldCharType="end"/>
            </w:r>
          </w:hyperlink>
        </w:p>
        <w:p w14:paraId="60A950BF"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1" w:history="1">
            <w:r w:rsidRPr="008B3625">
              <w:rPr>
                <w:rStyle w:val="Hyperlnk"/>
                <w:noProof/>
                <w:lang w:val="en-US"/>
              </w:rPr>
              <w:t>6.1.2.18</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 xml:space="preserve"> observationGroup/performerRole/careUnit</w:t>
            </w:r>
            <w:r>
              <w:rPr>
                <w:noProof/>
                <w:webHidden/>
              </w:rPr>
              <w:tab/>
            </w:r>
            <w:r>
              <w:rPr>
                <w:noProof/>
                <w:webHidden/>
              </w:rPr>
              <w:fldChar w:fldCharType="begin"/>
            </w:r>
            <w:r>
              <w:rPr>
                <w:noProof/>
                <w:webHidden/>
              </w:rPr>
              <w:instrText xml:space="preserve"> PAGEREF _Toc414627281 \h </w:instrText>
            </w:r>
            <w:r>
              <w:rPr>
                <w:noProof/>
                <w:webHidden/>
              </w:rPr>
            </w:r>
            <w:r>
              <w:rPr>
                <w:noProof/>
                <w:webHidden/>
              </w:rPr>
              <w:fldChar w:fldCharType="separate"/>
            </w:r>
            <w:r>
              <w:rPr>
                <w:noProof/>
                <w:webHidden/>
              </w:rPr>
              <w:t>56</w:t>
            </w:r>
            <w:r>
              <w:rPr>
                <w:noProof/>
                <w:webHidden/>
              </w:rPr>
              <w:fldChar w:fldCharType="end"/>
            </w:r>
          </w:hyperlink>
        </w:p>
        <w:p w14:paraId="5A8B9AC2"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2" w:history="1">
            <w:r w:rsidRPr="008B3625">
              <w:rPr>
                <w:rStyle w:val="Hyperlnk"/>
                <w:noProof/>
                <w:lang w:val="en-US"/>
              </w:rPr>
              <w:t>6.1.2.19</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 xml:space="preserve"> observationGroup/performerRole/careUnit/careGiver</w:t>
            </w:r>
            <w:r>
              <w:rPr>
                <w:noProof/>
                <w:webHidden/>
              </w:rPr>
              <w:tab/>
            </w:r>
            <w:r>
              <w:rPr>
                <w:noProof/>
                <w:webHidden/>
              </w:rPr>
              <w:fldChar w:fldCharType="begin"/>
            </w:r>
            <w:r>
              <w:rPr>
                <w:noProof/>
                <w:webHidden/>
              </w:rPr>
              <w:instrText xml:space="preserve"> PAGEREF _Toc414627282 \h </w:instrText>
            </w:r>
            <w:r>
              <w:rPr>
                <w:noProof/>
                <w:webHidden/>
              </w:rPr>
            </w:r>
            <w:r>
              <w:rPr>
                <w:noProof/>
                <w:webHidden/>
              </w:rPr>
              <w:fldChar w:fldCharType="separate"/>
            </w:r>
            <w:r>
              <w:rPr>
                <w:noProof/>
                <w:webHidden/>
              </w:rPr>
              <w:t>56</w:t>
            </w:r>
            <w:r>
              <w:rPr>
                <w:noProof/>
                <w:webHidden/>
              </w:rPr>
              <w:fldChar w:fldCharType="end"/>
            </w:r>
          </w:hyperlink>
        </w:p>
        <w:p w14:paraId="38BCE97B"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3" w:history="1">
            <w:r w:rsidRPr="008B3625">
              <w:rPr>
                <w:rStyle w:val="Hyperlnk"/>
                <w:noProof/>
                <w:lang w:val="en-US"/>
              </w:rPr>
              <w:t>6.1.2.20</w:t>
            </w:r>
            <w:r>
              <w:rPr>
                <w:rFonts w:asciiTheme="minorHAnsi" w:eastAsiaTheme="minorEastAsia" w:hAnsiTheme="minorHAnsi" w:cstheme="minorBidi"/>
                <w:noProof/>
                <w:sz w:val="22"/>
                <w:lang w:eastAsia="sv-SE"/>
              </w:rPr>
              <w:tab/>
            </w:r>
            <w:r w:rsidRPr="008B3625">
              <w:rPr>
                <w:rStyle w:val="Hyperlnk"/>
                <w:noProof/>
                <w:lang w:val="en-US" w:eastAsia="sv-SE"/>
              </w:rPr>
              <w:t>Svars-del:  observationGroup/</w:t>
            </w:r>
            <w:r w:rsidRPr="008B3625">
              <w:rPr>
                <w:rStyle w:val="Hyperlnk"/>
                <w:noProof/>
                <w:lang w:val="en-US"/>
              </w:rPr>
              <w:t>additionalParticipant/</w:t>
            </w:r>
            <w:r w:rsidRPr="008B3625">
              <w:rPr>
                <w:rStyle w:val="Hyperlnk"/>
                <w:noProof/>
                <w:lang w:val="en-US" w:eastAsia="sv-SE"/>
              </w:rPr>
              <w:t>location/electronicAddress</w:t>
            </w:r>
            <w:r>
              <w:rPr>
                <w:noProof/>
                <w:webHidden/>
              </w:rPr>
              <w:tab/>
            </w:r>
            <w:r>
              <w:rPr>
                <w:noProof/>
                <w:webHidden/>
              </w:rPr>
              <w:fldChar w:fldCharType="begin"/>
            </w:r>
            <w:r>
              <w:rPr>
                <w:noProof/>
                <w:webHidden/>
              </w:rPr>
              <w:instrText xml:space="preserve"> PAGEREF _Toc414627283 \h </w:instrText>
            </w:r>
            <w:r>
              <w:rPr>
                <w:noProof/>
                <w:webHidden/>
              </w:rPr>
            </w:r>
            <w:r>
              <w:rPr>
                <w:noProof/>
                <w:webHidden/>
              </w:rPr>
              <w:fldChar w:fldCharType="separate"/>
            </w:r>
            <w:r>
              <w:rPr>
                <w:noProof/>
                <w:webHidden/>
              </w:rPr>
              <w:t>57</w:t>
            </w:r>
            <w:r>
              <w:rPr>
                <w:noProof/>
                <w:webHidden/>
              </w:rPr>
              <w:fldChar w:fldCharType="end"/>
            </w:r>
          </w:hyperlink>
        </w:p>
        <w:p w14:paraId="4255E7D4"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4" w:history="1">
            <w:r w:rsidRPr="008B3625">
              <w:rPr>
                <w:rStyle w:val="Hyperlnk"/>
                <w:noProof/>
                <w:lang w:val="en-US"/>
              </w:rPr>
              <w:t>6.1.2.21</w:t>
            </w:r>
            <w:r>
              <w:rPr>
                <w:rFonts w:asciiTheme="minorHAnsi" w:eastAsiaTheme="minorEastAsia" w:hAnsiTheme="minorHAnsi" w:cstheme="minorBidi"/>
                <w:noProof/>
                <w:sz w:val="22"/>
                <w:lang w:eastAsia="sv-SE"/>
              </w:rPr>
              <w:tab/>
            </w:r>
            <w:r w:rsidRPr="008B3625">
              <w:rPr>
                <w:rStyle w:val="Hyperlnk"/>
                <w:noProof/>
                <w:lang w:val="en-US"/>
              </w:rPr>
              <w:t xml:space="preserve">Svars-del: </w:t>
            </w:r>
            <w:r w:rsidRPr="008B3625">
              <w:rPr>
                <w:rStyle w:val="Hyperlnk"/>
                <w:noProof/>
                <w:lang w:val="en-US" w:eastAsia="sv-SE"/>
              </w:rPr>
              <w:t xml:space="preserve"> observationGroup/additionalParticipant/</w:t>
            </w:r>
            <w:r w:rsidRPr="008B3625">
              <w:rPr>
                <w:rStyle w:val="Hyperlnk"/>
                <w:noProof/>
                <w:lang w:val="en-US"/>
              </w:rPr>
              <w:t>organisation</w:t>
            </w:r>
            <w:r>
              <w:rPr>
                <w:noProof/>
                <w:webHidden/>
              </w:rPr>
              <w:tab/>
            </w:r>
            <w:r>
              <w:rPr>
                <w:noProof/>
                <w:webHidden/>
              </w:rPr>
              <w:fldChar w:fldCharType="begin"/>
            </w:r>
            <w:r>
              <w:rPr>
                <w:noProof/>
                <w:webHidden/>
              </w:rPr>
              <w:instrText xml:space="preserve"> PAGEREF _Toc414627284 \h </w:instrText>
            </w:r>
            <w:r>
              <w:rPr>
                <w:noProof/>
                <w:webHidden/>
              </w:rPr>
            </w:r>
            <w:r>
              <w:rPr>
                <w:noProof/>
                <w:webHidden/>
              </w:rPr>
              <w:fldChar w:fldCharType="separate"/>
            </w:r>
            <w:r>
              <w:rPr>
                <w:noProof/>
                <w:webHidden/>
              </w:rPr>
              <w:t>57</w:t>
            </w:r>
            <w:r>
              <w:rPr>
                <w:noProof/>
                <w:webHidden/>
              </w:rPr>
              <w:fldChar w:fldCharType="end"/>
            </w:r>
          </w:hyperlink>
        </w:p>
        <w:p w14:paraId="74AB892D"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85" w:history="1">
            <w:r w:rsidRPr="008B3625">
              <w:rPr>
                <w:rStyle w:val="Hyperlnk"/>
                <w:noProof/>
              </w:rPr>
              <w:t>6.1.3</w:t>
            </w:r>
            <w:r>
              <w:rPr>
                <w:rFonts w:asciiTheme="minorHAnsi" w:eastAsiaTheme="minorEastAsia" w:hAnsiTheme="minorHAnsi" w:cstheme="minorBidi"/>
                <w:noProof/>
                <w:sz w:val="22"/>
                <w:lang w:eastAsia="sv-SE"/>
              </w:rPr>
              <w:tab/>
            </w:r>
            <w:r w:rsidRPr="008B3625">
              <w:rPr>
                <w:rStyle w:val="Hyperlnk"/>
                <w:noProof/>
              </w:rPr>
              <w:t>Övriga regler</w:t>
            </w:r>
            <w:r>
              <w:rPr>
                <w:noProof/>
                <w:webHidden/>
              </w:rPr>
              <w:tab/>
            </w:r>
            <w:r>
              <w:rPr>
                <w:noProof/>
                <w:webHidden/>
              </w:rPr>
              <w:fldChar w:fldCharType="begin"/>
            </w:r>
            <w:r>
              <w:rPr>
                <w:noProof/>
                <w:webHidden/>
              </w:rPr>
              <w:instrText xml:space="preserve"> PAGEREF _Toc414627285 \h </w:instrText>
            </w:r>
            <w:r>
              <w:rPr>
                <w:noProof/>
                <w:webHidden/>
              </w:rPr>
            </w:r>
            <w:r>
              <w:rPr>
                <w:noProof/>
                <w:webHidden/>
              </w:rPr>
              <w:fldChar w:fldCharType="separate"/>
            </w:r>
            <w:r>
              <w:rPr>
                <w:noProof/>
                <w:webHidden/>
              </w:rPr>
              <w:t>57</w:t>
            </w:r>
            <w:r>
              <w:rPr>
                <w:noProof/>
                <w:webHidden/>
              </w:rPr>
              <w:fldChar w:fldCharType="end"/>
            </w:r>
          </w:hyperlink>
        </w:p>
        <w:p w14:paraId="73BA8964" w14:textId="77777777" w:rsidR="000D7EBA" w:rsidRDefault="000D7EBA">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6" w:history="1">
            <w:r w:rsidRPr="008B3625">
              <w:rPr>
                <w:rStyle w:val="Hyperlnk"/>
                <w:noProof/>
              </w:rPr>
              <w:t>6.1.3.1</w:t>
            </w:r>
            <w:r>
              <w:rPr>
                <w:rFonts w:asciiTheme="minorHAnsi" w:eastAsiaTheme="minorEastAsia" w:hAnsiTheme="minorHAnsi" w:cstheme="minorBidi"/>
                <w:noProof/>
                <w:sz w:val="22"/>
                <w:lang w:eastAsia="sv-SE"/>
              </w:rPr>
              <w:tab/>
            </w:r>
            <w:r w:rsidRPr="008B3625">
              <w:rPr>
                <w:rStyle w:val="Hyperlnk"/>
                <w:noProof/>
              </w:rPr>
              <w:t>Icke funktionella krav</w:t>
            </w:r>
            <w:r>
              <w:rPr>
                <w:noProof/>
                <w:webHidden/>
              </w:rPr>
              <w:tab/>
            </w:r>
            <w:r>
              <w:rPr>
                <w:noProof/>
                <w:webHidden/>
              </w:rPr>
              <w:fldChar w:fldCharType="begin"/>
            </w:r>
            <w:r>
              <w:rPr>
                <w:noProof/>
                <w:webHidden/>
              </w:rPr>
              <w:instrText xml:space="preserve"> PAGEREF _Toc414627286 \h </w:instrText>
            </w:r>
            <w:r>
              <w:rPr>
                <w:noProof/>
                <w:webHidden/>
              </w:rPr>
            </w:r>
            <w:r>
              <w:rPr>
                <w:noProof/>
                <w:webHidden/>
              </w:rPr>
              <w:fldChar w:fldCharType="separate"/>
            </w:r>
            <w:r>
              <w:rPr>
                <w:noProof/>
                <w:webHidden/>
              </w:rPr>
              <w:t>58</w:t>
            </w:r>
            <w:r>
              <w:rPr>
                <w:noProof/>
                <w:webHidden/>
              </w:rPr>
              <w:fldChar w:fldCharType="end"/>
            </w:r>
          </w:hyperlink>
        </w:p>
        <w:p w14:paraId="5635BFE2" w14:textId="77777777" w:rsidR="000D7EBA" w:rsidRDefault="000D7EBA">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87" w:history="1">
            <w:r w:rsidRPr="008B3625">
              <w:rPr>
                <w:rStyle w:val="Hyperlnk"/>
                <w:noProof/>
              </w:rPr>
              <w:t>6.1.4</w:t>
            </w:r>
            <w:r>
              <w:rPr>
                <w:rFonts w:asciiTheme="minorHAnsi" w:eastAsiaTheme="minorEastAsia" w:hAnsiTheme="minorHAnsi" w:cstheme="minorBidi"/>
                <w:noProof/>
                <w:sz w:val="22"/>
                <w:lang w:eastAsia="sv-SE"/>
              </w:rPr>
              <w:tab/>
            </w:r>
            <w:r w:rsidRPr="008B3625">
              <w:rPr>
                <w:rStyle w:val="Hyperlnk"/>
                <w:noProof/>
              </w:rPr>
              <w:t>Annan information om kontraktet</w:t>
            </w:r>
            <w:r>
              <w:rPr>
                <w:noProof/>
                <w:webHidden/>
              </w:rPr>
              <w:tab/>
            </w:r>
            <w:r>
              <w:rPr>
                <w:noProof/>
                <w:webHidden/>
              </w:rPr>
              <w:fldChar w:fldCharType="begin"/>
            </w:r>
            <w:r>
              <w:rPr>
                <w:noProof/>
                <w:webHidden/>
              </w:rPr>
              <w:instrText xml:space="preserve"> PAGEREF _Toc414627287 \h </w:instrText>
            </w:r>
            <w:r>
              <w:rPr>
                <w:noProof/>
                <w:webHidden/>
              </w:rPr>
            </w:r>
            <w:r>
              <w:rPr>
                <w:noProof/>
                <w:webHidden/>
              </w:rPr>
              <w:fldChar w:fldCharType="separate"/>
            </w:r>
            <w:r>
              <w:rPr>
                <w:noProof/>
                <w:webHidden/>
              </w:rPr>
              <w:t>59</w:t>
            </w:r>
            <w:r>
              <w:rPr>
                <w:noProof/>
                <w:webHidden/>
              </w:rPr>
              <w:fldChar w:fldCharType="end"/>
            </w:r>
          </w:hyperlink>
        </w:p>
        <w:p w14:paraId="68086271" w14:textId="0B46CB92" w:rsidR="00BD0AFF" w:rsidRDefault="007462A4" w:rsidP="007931ED">
          <w:r>
            <w:fldChar w:fldCharType="end"/>
          </w:r>
        </w:p>
      </w:sdtContent>
    </w:sdt>
    <w:bookmarkStart w:id="1" w:name="Radera3" w:displacedByCustomXml="prev"/>
    <w:bookmarkEnd w:id="1" w:displacedByCustomXml="prev"/>
    <w:bookmarkEnd w:id="0" w:displacedByCustomXml="prev"/>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w:t>
            </w:r>
            <w:r w:rsidR="00855D86">
              <w:lastRenderedPageBreak/>
              <w:t>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lastRenderedPageBreak/>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r w:rsidR="0046271D" w:rsidRPr="000C2908" w14:paraId="62014FBE" w14:textId="77777777" w:rsidTr="00C73247">
        <w:tc>
          <w:tcPr>
            <w:tcW w:w="1304" w:type="dxa"/>
          </w:tcPr>
          <w:p w14:paraId="12615CDE" w14:textId="075A93B8" w:rsidR="0046271D" w:rsidRDefault="0046271D" w:rsidP="0046271D">
            <w:pPr>
              <w:pStyle w:val="TableText"/>
              <w:rPr>
                <w:rFonts w:ascii="Georgia" w:hAnsi="Georgia"/>
              </w:rPr>
            </w:pPr>
            <w:r>
              <w:rPr>
                <w:rFonts w:ascii="Georgia" w:hAnsi="Georgia"/>
              </w:rPr>
              <w:lastRenderedPageBreak/>
              <w:t>1.0_RC6</w:t>
            </w:r>
          </w:p>
        </w:tc>
        <w:tc>
          <w:tcPr>
            <w:tcW w:w="992" w:type="dxa"/>
            <w:shd w:val="clear" w:color="auto" w:fill="auto"/>
          </w:tcPr>
          <w:p w14:paraId="3C345B48" w14:textId="77777777" w:rsidR="0046271D" w:rsidRPr="00992906" w:rsidRDefault="0046271D" w:rsidP="007C1FB9">
            <w:pPr>
              <w:pStyle w:val="TableText"/>
              <w:rPr>
                <w:rFonts w:ascii="Georgia" w:hAnsi="Georgia"/>
              </w:rPr>
            </w:pPr>
          </w:p>
        </w:tc>
        <w:tc>
          <w:tcPr>
            <w:tcW w:w="1560" w:type="dxa"/>
          </w:tcPr>
          <w:p w14:paraId="3F9EC08F" w14:textId="38E1A920" w:rsidR="0046271D" w:rsidRDefault="0046271D" w:rsidP="003117E0">
            <w:pPr>
              <w:pStyle w:val="TableText"/>
            </w:pPr>
            <w:r>
              <w:t>2015-03-09</w:t>
            </w:r>
          </w:p>
        </w:tc>
        <w:tc>
          <w:tcPr>
            <w:tcW w:w="3260" w:type="dxa"/>
          </w:tcPr>
          <w:p w14:paraId="0AEEFF29" w14:textId="77777777" w:rsidR="0046271D" w:rsidRDefault="0046271D" w:rsidP="000D3E6C">
            <w:pPr>
              <w:pStyle w:val="TableText"/>
              <w:numPr>
                <w:ilvl w:val="0"/>
                <w:numId w:val="40"/>
              </w:numPr>
              <w:tabs>
                <w:tab w:val="right" w:pos="3176"/>
              </w:tabs>
              <w:ind w:left="113" w:hanging="113"/>
              <w:jc w:val="left"/>
            </w:pPr>
            <w:r>
              <w:t>Justeringar i inledande texter</w:t>
            </w:r>
          </w:p>
          <w:p w14:paraId="08879F2F" w14:textId="77777777" w:rsidR="0046271D" w:rsidRDefault="0046271D" w:rsidP="000D3E6C">
            <w:pPr>
              <w:pStyle w:val="TableText"/>
              <w:numPr>
                <w:ilvl w:val="0"/>
                <w:numId w:val="40"/>
              </w:numPr>
              <w:tabs>
                <w:tab w:val="right" w:pos="3176"/>
              </w:tabs>
              <w:ind w:left="113" w:hanging="113"/>
              <w:jc w:val="left"/>
            </w:pPr>
            <w:r>
              <w:t>Id i relationer är unika inom vårdgivare, inte inom system</w:t>
            </w:r>
          </w:p>
          <w:p w14:paraId="256CD49B" w14:textId="77777777" w:rsidR="0046271D" w:rsidRDefault="0046271D" w:rsidP="000D3E6C">
            <w:pPr>
              <w:pStyle w:val="TableText"/>
              <w:numPr>
                <w:ilvl w:val="0"/>
                <w:numId w:val="40"/>
              </w:numPr>
              <w:tabs>
                <w:tab w:val="right" w:pos="3176"/>
              </w:tabs>
              <w:ind w:left="113" w:hanging="113"/>
              <w:jc w:val="left"/>
              <w:rPr>
                <w:ins w:id="2" w:author="Torbjörn Dahlin" w:date="2015-03-24T15:01:00Z"/>
              </w:rPr>
            </w:pPr>
            <w:r>
              <w:t>Beskrivning av behovet av interaktionsöverenskommelser och tillämpningsanvisningar</w:t>
            </w:r>
          </w:p>
          <w:p w14:paraId="484DFAE7" w14:textId="5B250843" w:rsidR="0064229C" w:rsidRDefault="0064229C" w:rsidP="000D3E6C">
            <w:pPr>
              <w:pStyle w:val="TableText"/>
              <w:numPr>
                <w:ilvl w:val="0"/>
                <w:numId w:val="40"/>
              </w:numPr>
              <w:tabs>
                <w:tab w:val="right" w:pos="3176"/>
              </w:tabs>
              <w:ind w:left="113" w:hanging="113"/>
              <w:jc w:val="left"/>
            </w:pPr>
            <w:ins w:id="3" w:author="Torbjörn Dahlin" w:date="2015-03-24T15:01:00Z">
              <w:r>
                <w:t>Ny parameter i begäran för att kunna explicit kräva att källsystem känner till en viss interaktionsöverenskommelse.</w:t>
              </w:r>
            </w:ins>
            <w:bookmarkStart w:id="4" w:name="_GoBack"/>
            <w:bookmarkEnd w:id="4"/>
          </w:p>
        </w:tc>
        <w:tc>
          <w:tcPr>
            <w:tcW w:w="1559" w:type="dxa"/>
          </w:tcPr>
          <w:p w14:paraId="66C20261" w14:textId="3BE222D9" w:rsidR="0046271D" w:rsidRDefault="0046271D" w:rsidP="00C73247">
            <w:pPr>
              <w:pStyle w:val="TableText"/>
            </w:pPr>
            <w:r>
              <w:t>Johan Eltes</w:t>
            </w:r>
          </w:p>
          <w:p w14:paraId="729F384C" w14:textId="6D5FAFFA" w:rsidR="0046271D" w:rsidRDefault="0046271D" w:rsidP="00C73247">
            <w:pPr>
              <w:pStyle w:val="TableText"/>
            </w:pPr>
            <w:r>
              <w:t>Torbjörn Dahlin</w:t>
            </w:r>
          </w:p>
        </w:tc>
        <w:tc>
          <w:tcPr>
            <w:tcW w:w="1418" w:type="dxa"/>
          </w:tcPr>
          <w:p w14:paraId="613FA748" w14:textId="77777777" w:rsidR="0046271D" w:rsidRPr="000C2908" w:rsidRDefault="0046271D" w:rsidP="007C1FB9">
            <w:pPr>
              <w:pStyle w:val="TableText"/>
              <w:rPr>
                <w:rFonts w:ascii="Georgia" w:hAnsi="Georgia"/>
              </w:rPr>
            </w:pPr>
          </w:p>
        </w:tc>
      </w:tr>
    </w:tbl>
    <w:p w14:paraId="3E840B59" w14:textId="77777777" w:rsidR="00351657" w:rsidRDefault="00351657" w:rsidP="0039481C">
      <w:pPr>
        <w:rPr>
          <w:sz w:val="36"/>
        </w:rPr>
      </w:pPr>
    </w:p>
    <w:p w14:paraId="6AB42773" w14:textId="77777777" w:rsidR="00351657" w:rsidRDefault="00351657" w:rsidP="0039481C">
      <w:pPr>
        <w:rPr>
          <w:sz w:val="36"/>
        </w:rPr>
      </w:pPr>
    </w:p>
    <w:p w14:paraId="7233D850" w14:textId="77777777" w:rsidR="00BD0AFF" w:rsidRDefault="00BD0AFF">
      <w:pPr>
        <w:spacing w:line="240" w:lineRule="auto"/>
        <w:rPr>
          <w:b/>
        </w:rPr>
      </w:pPr>
      <w:r>
        <w:rPr>
          <w:b/>
        </w:rPr>
        <w:br w:type="page"/>
      </w:r>
    </w:p>
    <w:p w14:paraId="7E2BB3EC" w14:textId="735A81D6"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 xml:space="preserve">RIVTA </w:t>
            </w:r>
            <w:proofErr w:type="spellStart"/>
            <w:r w:rsidRPr="00C6110A">
              <w:rPr>
                <w:rFonts w:ascii="Georgia" w:hAnsi="Georgia"/>
                <w:lang w:val="en-US"/>
              </w:rPr>
              <w:t>flera</w:t>
            </w:r>
            <w:proofErr w:type="spellEnd"/>
            <w:r w:rsidRPr="00C6110A">
              <w:rPr>
                <w:rFonts w:ascii="Georgia" w:hAnsi="Georgia"/>
                <w:lang w:val="en-US"/>
              </w:rPr>
              <w:t xml:space="preserve"> </w:t>
            </w:r>
            <w:proofErr w:type="spellStart"/>
            <w:r w:rsidRPr="00C6110A">
              <w:rPr>
                <w:rFonts w:ascii="Georgia" w:hAnsi="Georgia"/>
                <w:lang w:val="en-US"/>
              </w:rPr>
              <w:t>dokument</w:t>
            </w:r>
            <w:proofErr w:type="spellEnd"/>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162F4979" w14:textId="2F225EB4" w:rsidR="00C6110A" w:rsidRPr="00C6110A" w:rsidRDefault="001F3B42"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proofErr w:type="spellStart"/>
            <w:r w:rsidRPr="003910DE">
              <w:rPr>
                <w:rFonts w:ascii="Georgia" w:hAnsi="Georgia"/>
                <w:lang w:val="en-US"/>
              </w:rPr>
              <w:t>Obligatoriskt</w:t>
            </w:r>
            <w:proofErr w:type="spellEnd"/>
          </w:p>
        </w:tc>
        <w:tc>
          <w:tcPr>
            <w:tcW w:w="3765" w:type="dxa"/>
          </w:tcPr>
          <w:p w14:paraId="19EED1F6" w14:textId="491F1C73" w:rsidR="00534FBE" w:rsidRPr="003910DE" w:rsidRDefault="00534FBE" w:rsidP="00202B3B">
            <w:pPr>
              <w:pStyle w:val="TableText"/>
              <w:ind w:left="0"/>
              <w:jc w:val="left"/>
              <w:rPr>
                <w:rFonts w:ascii="Georgia" w:hAnsi="Georgia"/>
                <w:lang w:val="en-US"/>
              </w:rPr>
            </w:pPr>
            <w:proofErr w:type="spellStart"/>
            <w:r w:rsidRPr="003910DE">
              <w:rPr>
                <w:rFonts w:ascii="Georgia" w:hAnsi="Georgia"/>
                <w:lang w:val="en-US"/>
              </w:rPr>
              <w:t>bilaga</w:t>
            </w:r>
            <w:proofErr w:type="spellEnd"/>
            <w:r w:rsidRPr="003910DE">
              <w:rPr>
                <w:rFonts w:ascii="Georgia" w:hAnsi="Georgia"/>
                <w:lang w:val="en-US"/>
              </w:rPr>
              <w:t xml:space="preserve"> </w:t>
            </w:r>
          </w:p>
        </w:tc>
      </w:tr>
      <w:tr w:rsidR="00534FBE" w:rsidRPr="007931ED"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 xml:space="preserve">RIV </w:t>
            </w:r>
            <w:proofErr w:type="spellStart"/>
            <w:r w:rsidRPr="00C6110A">
              <w:rPr>
                <w:rFonts w:ascii="Georgia" w:hAnsi="Georgia"/>
                <w:lang w:val="en-US"/>
              </w:rPr>
              <w:t>Tekniska</w:t>
            </w:r>
            <w:proofErr w:type="spellEnd"/>
            <w:r w:rsidRPr="00C6110A">
              <w:rPr>
                <w:rFonts w:ascii="Georgia" w:hAnsi="Georgia"/>
                <w:lang w:val="en-US"/>
              </w:rPr>
              <w:t xml:space="preserve"> </w:t>
            </w:r>
            <w:proofErr w:type="spellStart"/>
            <w:r w:rsidRPr="00C6110A">
              <w:rPr>
                <w:rFonts w:ascii="Georgia" w:hAnsi="Georgia"/>
                <w:lang w:val="en-US"/>
              </w:rPr>
              <w:t>Anvisningar</w:t>
            </w:r>
            <w:proofErr w:type="spellEnd"/>
            <w:r w:rsidRPr="00C6110A">
              <w:rPr>
                <w:rFonts w:ascii="Georgia" w:hAnsi="Georgia"/>
                <w:lang w:val="en-US"/>
              </w:rPr>
              <w:t xml:space="preserve"> </w:t>
            </w:r>
            <w:proofErr w:type="spellStart"/>
            <w:r w:rsidRPr="00C6110A">
              <w:rPr>
                <w:rFonts w:ascii="Georgia" w:hAnsi="Georgia"/>
                <w:lang w:val="en-US"/>
              </w:rPr>
              <w:t>Översikt</w:t>
            </w:r>
            <w:proofErr w:type="spellEnd"/>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5" w:name="_Toc357754843"/>
      <w:bookmarkStart w:id="6"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7" w:name="_Toc414627214"/>
      <w:r>
        <w:t>Inledning</w:t>
      </w:r>
      <w:bookmarkEnd w:id="5"/>
      <w:bookmarkEnd w:id="6"/>
      <w:bookmarkEnd w:id="7"/>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440DD6EF"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D7EBA" w:rsidRPr="007931ED">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D7EBA" w:rsidRPr="007931ED">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D7EBA" w:rsidRPr="007931ED">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0F0C1ED5"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8" w:name="_Toc414627215"/>
      <w:bookmarkStart w:id="9" w:name="_Toc269040962"/>
      <w:r>
        <w:t>Svenskt namn</w:t>
      </w:r>
      <w:bookmarkEnd w:id="8"/>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D7EBA">
        <w:rPr>
          <w:color w:val="76923C" w:themeColor="accent3" w:themeShade="BF"/>
        </w:rPr>
        <w:t xml:space="preserve">Vård- och omsorg </w:t>
      </w:r>
      <w:proofErr w:type="spellStart"/>
      <w:proofErr w:type="gramStart"/>
      <w:r w:rsidR="000D7EBA">
        <w:rPr>
          <w:color w:val="76923C" w:themeColor="accent3" w:themeShade="BF"/>
        </w:rPr>
        <w:t>kärnprocess:hantera</w:t>
      </w:r>
      <w:proofErr w:type="spellEnd"/>
      <w:proofErr w:type="gramEnd"/>
      <w:r w:rsidR="000D7EBA">
        <w:rPr>
          <w:color w:val="76923C" w:themeColor="accent3" w:themeShade="BF"/>
        </w:rPr>
        <w:t xml:space="preserve"> hälsorelaterade </w:t>
      </w:r>
      <w:proofErr w:type="spellStart"/>
      <w:r w:rsidR="000D7EBA">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D7EBA">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9"/>
    <w:p w14:paraId="379952D3" w14:textId="77777777" w:rsidR="005F3FF0" w:rsidRDefault="005F3FF0" w:rsidP="005F3FF0"/>
    <w:p w14:paraId="100B360E" w14:textId="77777777" w:rsidR="005F3FF0" w:rsidRDefault="005F3FF0" w:rsidP="005F3FF0">
      <w:pPr>
        <w:pStyle w:val="Rubrik2"/>
      </w:pPr>
      <w:bookmarkStart w:id="10" w:name="_Toc398042046"/>
      <w:bookmarkStart w:id="11" w:name="_Toc414627216"/>
      <w:r>
        <w:t>WEB beskrivning</w:t>
      </w:r>
      <w:bookmarkEnd w:id="10"/>
      <w:bookmarkEnd w:id="11"/>
    </w:p>
    <w:p w14:paraId="473709EA" w14:textId="24E5C279" w:rsidR="001D3344" w:rsidRDefault="001D3344" w:rsidP="001D3344">
      <w:r>
        <w:t xml:space="preserve">Syftet med denna domän är att </w:t>
      </w:r>
      <w:r w:rsidR="00387EAD">
        <w:t>tillgängliggöra journalförd strukturerad</w:t>
      </w:r>
      <w:r>
        <w:t xml:space="preserve"> </w:t>
      </w:r>
      <w:r w:rsidR="00387EAD">
        <w:t xml:space="preserve">information </w:t>
      </w:r>
      <w:r>
        <w:t xml:space="preserve">om </w:t>
      </w:r>
      <w:r w:rsidR="00DD1A6E">
        <w:t>observationer</w:t>
      </w:r>
      <w:r>
        <w:t xml:space="preserve"> och </w:t>
      </w:r>
      <w:r w:rsidR="00DD1A6E">
        <w:t xml:space="preserve">mätvärden </w:t>
      </w:r>
      <w:r w:rsidR="002E6E06">
        <w:t>från</w:t>
      </w:r>
      <w:r>
        <w:t xml:space="preserve"> </w:t>
      </w:r>
      <w:r w:rsidR="008B3F63">
        <w:t xml:space="preserve">vårdverksamheter </w:t>
      </w:r>
      <w:r w:rsidR="00387EAD">
        <w:t>för återanvändning i olika syften</w:t>
      </w:r>
      <w:r>
        <w:t xml:space="preserve">.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035D33C0" w:rsidR="00992906" w:rsidRPr="00992906" w:rsidRDefault="00DD1A6E" w:rsidP="00992906">
      <w:r>
        <w:t>Tjänstedomänen</w:t>
      </w:r>
      <w:r w:rsidR="001D3344">
        <w:t xml:space="preserve"> ställer krav på att informationen är strukturerad och kodad. Denna domän</w:t>
      </w:r>
      <w:r w:rsidR="00824BCA">
        <w:t xml:space="preserve"> ska </w:t>
      </w:r>
      <w:r w:rsidR="001D3344">
        <w:t xml:space="preserve">tillgodose </w:t>
      </w:r>
      <w:r w:rsidR="00824BCA">
        <w:t xml:space="preserve">behov av återanvändning av strukturerad observationsinformation som finns </w:t>
      </w:r>
      <w:r w:rsidR="001D3344">
        <w:t>hos exempelvis kvalitetsregister</w:t>
      </w:r>
      <w:r w:rsidR="00824BCA">
        <w:t xml:space="preserve">, </w:t>
      </w:r>
      <w:r w:rsidR="001D3344">
        <w:t>uppföljningssystem</w:t>
      </w:r>
      <w:r w:rsidR="00824BCA">
        <w:t>, system för den enskildes direktåtkomst, system för utlämnande, system för professionens åtkomst till sammanhållen journalföring och centrala system för rapportering till olika former av myndighetsregister.</w:t>
      </w:r>
      <w:bookmarkStart w:id="12" w:name="_Toc198086678"/>
      <w:bookmarkStart w:id="13" w:name="_Toc224960918"/>
      <w:bookmarkStart w:id="14" w:name="_Toc357754844"/>
      <w:bookmarkStart w:id="15" w:name="_Toc243452542"/>
      <w:bookmarkStart w:id="16" w:name="_Toc163300578"/>
      <w:bookmarkStart w:id="17" w:name="_Toc163300880"/>
      <w:bookmarkStart w:id="18" w:name="_Toc198366954"/>
      <w:r w:rsidR="00992906">
        <w:br w:type="page"/>
      </w:r>
    </w:p>
    <w:p w14:paraId="6A4B8311" w14:textId="50ED723C" w:rsidR="0039481C" w:rsidRDefault="0039481C" w:rsidP="0039481C">
      <w:pPr>
        <w:pStyle w:val="Rubrik1"/>
      </w:pPr>
      <w:bookmarkStart w:id="19" w:name="_Toc414627217"/>
      <w:r>
        <w:lastRenderedPageBreak/>
        <w:t>Versionsinformation</w:t>
      </w:r>
      <w:bookmarkEnd w:id="12"/>
      <w:bookmarkEnd w:id="13"/>
      <w:bookmarkEnd w:id="14"/>
      <w:bookmarkEnd w:id="15"/>
      <w:bookmarkEnd w:id="19"/>
    </w:p>
    <w:p w14:paraId="2F36E12C" w14:textId="340C1854"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D7EBA" w:rsidRPr="007931ED">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D7EBA" w:rsidRPr="007931ED">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D7EBA" w:rsidRPr="007931ED">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20" w:name="_Toc357754845"/>
      <w:bookmarkStart w:id="21" w:name="_Toc243452543"/>
      <w:bookmarkStart w:id="22" w:name="_Toc414627218"/>
      <w:bookmarkStart w:id="23" w:name="_Toc163300882"/>
      <w:r w:rsidRPr="00526B30">
        <w:rPr>
          <w:lang w:val="en-US"/>
        </w:rPr>
        <w:t xml:space="preserve">Version </w:t>
      </w:r>
      <w:bookmarkEnd w:id="20"/>
      <w:bookmarkEnd w:id="21"/>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D7EBA">
        <w:rPr>
          <w:color w:val="008000"/>
          <w:lang w:val="en-US"/>
        </w:rPr>
        <w:t>1.0</w:t>
      </w:r>
      <w:bookmarkEnd w:id="22"/>
      <w:r w:rsidR="00E57C71">
        <w:rPr>
          <w:color w:val="008000"/>
        </w:rPr>
        <w:fldChar w:fldCharType="end"/>
      </w:r>
    </w:p>
    <w:p w14:paraId="2619F25A" w14:textId="77777777" w:rsidR="0039481C" w:rsidRDefault="0039481C" w:rsidP="0039481C">
      <w:pPr>
        <w:pStyle w:val="Rubrik3"/>
      </w:pPr>
      <w:bookmarkStart w:id="24" w:name="_Toc243452544"/>
      <w:bookmarkStart w:id="25" w:name="_Toc414627219"/>
      <w:r>
        <w:t>Oförändrade tjänstekontrakt</w:t>
      </w:r>
      <w:bookmarkEnd w:id="24"/>
      <w:bookmarkEnd w:id="25"/>
    </w:p>
    <w:p w14:paraId="51263932" w14:textId="77777777" w:rsidR="005F3FF0" w:rsidRPr="005F3FF0" w:rsidRDefault="005F3FF0" w:rsidP="005F3FF0"/>
    <w:p w14:paraId="00D1F070" w14:textId="77777777" w:rsidR="0039481C" w:rsidRDefault="0039481C" w:rsidP="0039481C">
      <w:pPr>
        <w:pStyle w:val="Rubrik3"/>
      </w:pPr>
      <w:bookmarkStart w:id="26" w:name="_Toc243452545"/>
      <w:bookmarkStart w:id="27" w:name="_Toc414627220"/>
      <w:r>
        <w:t>Nya tjänstekontrakt</w:t>
      </w:r>
      <w:bookmarkEnd w:id="26"/>
      <w:bookmarkEnd w:id="27"/>
    </w:p>
    <w:p w14:paraId="1101B2AF" w14:textId="77777777" w:rsidR="0039481C" w:rsidRPr="007E3F3B" w:rsidRDefault="0039481C" w:rsidP="0039481C">
      <w:pPr>
        <w:rPr>
          <w:i/>
        </w:rPr>
      </w:pPr>
      <w:r w:rsidRPr="007E3F3B">
        <w:rPr>
          <w:i/>
        </w:rPr>
        <w:t>Följande nya tjänstekontrakt finns från och med denna version:</w:t>
      </w:r>
    </w:p>
    <w:p w14:paraId="079DC266" w14:textId="0AC79058" w:rsidR="005F3FF0" w:rsidRDefault="005F3FF0" w:rsidP="005F3FF0">
      <w:pPr>
        <w:numPr>
          <w:ilvl w:val="0"/>
          <w:numId w:val="27"/>
        </w:numPr>
      </w:pPr>
      <w:proofErr w:type="spellStart"/>
      <w:r w:rsidRPr="0007501F">
        <w:t>GetObservation</w:t>
      </w:r>
      <w:r w:rsidR="00147133">
        <w:t>s</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8" w:name="_Toc243452546"/>
      <w:bookmarkStart w:id="29" w:name="_Toc414627221"/>
      <w:r>
        <w:t>Förändrade tjänstekontrakt</w:t>
      </w:r>
      <w:bookmarkEnd w:id="28"/>
      <w:bookmarkEnd w:id="29"/>
    </w:p>
    <w:p w14:paraId="6D97361C" w14:textId="76CCB711" w:rsidR="00992906" w:rsidRDefault="00992906" w:rsidP="00992906">
      <w:bookmarkStart w:id="30"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31" w:name="_Toc414627222"/>
      <w:r>
        <w:t>Utgångna tjänstekontrakt</w:t>
      </w:r>
      <w:bookmarkEnd w:id="30"/>
      <w:bookmarkEnd w:id="31"/>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2" w:name="_Toc357754846"/>
      <w:bookmarkStart w:id="33" w:name="_Toc243452548"/>
      <w:bookmarkStart w:id="34" w:name="_Toc414627223"/>
      <w:r w:rsidRPr="0028759B">
        <w:t>Version tidigare</w:t>
      </w:r>
      <w:bookmarkEnd w:id="32"/>
      <w:bookmarkEnd w:id="33"/>
      <w:bookmarkEnd w:id="34"/>
    </w:p>
    <w:p w14:paraId="2FEA36CC" w14:textId="357D3BA2" w:rsidR="005464FE" w:rsidRDefault="005464FE" w:rsidP="005464FE">
      <w:bookmarkStart w:id="35"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6" w:name="_Toc414627224"/>
      <w:commentRangeStart w:id="37"/>
      <w:commentRangeStart w:id="38"/>
      <w:r>
        <w:lastRenderedPageBreak/>
        <w:t>Tjänstedomänens arkitektur</w:t>
      </w:r>
      <w:bookmarkEnd w:id="35"/>
      <w:commentRangeEnd w:id="37"/>
      <w:r w:rsidR="00FD2055">
        <w:rPr>
          <w:rStyle w:val="Kommentarsreferens"/>
          <w:rFonts w:eastAsia="Calibri"/>
          <w:bCs w:val="0"/>
        </w:rPr>
        <w:commentReference w:id="37"/>
      </w:r>
      <w:commentRangeEnd w:id="38"/>
      <w:r w:rsidR="0046271D">
        <w:rPr>
          <w:rStyle w:val="Kommentarsreferens"/>
          <w:rFonts w:eastAsia="Calibri"/>
          <w:bCs w:val="0"/>
        </w:rPr>
        <w:commentReference w:id="38"/>
      </w:r>
      <w:bookmarkEnd w:id="36"/>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74BE3C7F"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00084BED">
        <w:t xml:space="preserve">är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r w:rsidR="00084BED">
        <w:t xml:space="preserve"> </w:t>
      </w:r>
      <w:r w:rsidR="008234B1">
        <w:t>Som en följd av detta</w:t>
      </w:r>
      <w:r w:rsidR="00084BED">
        <w:t xml:space="preserve"> kravställer tjänstedomänen uppdatering av engagemangsindex.</w:t>
      </w:r>
    </w:p>
    <w:p w14:paraId="5E86CC21" w14:textId="77777777" w:rsidR="005464FE" w:rsidRDefault="005464FE" w:rsidP="005464FE"/>
    <w:p w14:paraId="7451FBE8" w14:textId="4123D743"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r w:rsidR="00997547">
        <w:t xml:space="preserve">, i syfte att söka fram information om just den händelse som orsakade </w:t>
      </w:r>
      <w:proofErr w:type="gramStart"/>
      <w:r w:rsidR="00997547">
        <w:t>notifieringen</w:t>
      </w:r>
      <w:proofErr w:type="gramEnd"/>
      <w:r w:rsidR="00997547">
        <w:t>.</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9" w:name="_Toc398042055"/>
      <w:bookmarkStart w:id="40" w:name="_Toc414627225"/>
      <w:r>
        <w:t>Flöden</w:t>
      </w:r>
      <w:bookmarkEnd w:id="39"/>
      <w:bookmarkEnd w:id="40"/>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41" w:name="_Toc398042056"/>
      <w:bookmarkStart w:id="42" w:name="_Toc414627226"/>
      <w:r w:rsidRPr="0071169E">
        <w:t>Hämta observationer</w:t>
      </w:r>
      <w:bookmarkEnd w:id="41"/>
      <w:bookmarkEnd w:id="42"/>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bookmarkStart w:id="43" w:name="_Toc414627227"/>
      <w:r>
        <w:lastRenderedPageBreak/>
        <w:t>Arbetsflöde</w:t>
      </w:r>
      <w:bookmarkEnd w:id="43"/>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0D7EB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0D7EB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bookmarkStart w:id="44" w:name="_Toc414627228"/>
      <w:r>
        <w:t>Sekvensdiagram</w:t>
      </w:r>
      <w:bookmarkEnd w:id="44"/>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3">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0D7EB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bookmarkStart w:id="45" w:name="_Toc414627229"/>
      <w:r>
        <w:t>Roller</w:t>
      </w:r>
      <w:bookmarkEnd w:id="45"/>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B6361A9" w:rsidR="003503A0" w:rsidRPr="00211EF1" w:rsidRDefault="003503A0" w:rsidP="00596574">
            <w:pPr>
              <w:spacing w:before="40" w:after="40"/>
            </w:pPr>
            <w:r w:rsidRPr="00F81A41">
              <w:t>Den patient som vill få tillgång till sin</w:t>
            </w:r>
            <w:r>
              <w:t>a</w:t>
            </w:r>
            <w:r w:rsidRPr="00F81A41">
              <w:t xml:space="preserve"> </w:t>
            </w:r>
            <w:r w:rsidR="00596574">
              <w:t>observationer</w:t>
            </w:r>
            <w:r w:rsidR="00553ECE">
              <w:t xml:space="preserve"> inom ramen för aktuell interaktionsöverenskommelse</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73703A06" w14:textId="1CC304B0" w:rsidR="00E356CD" w:rsidRPr="00E356CD" w:rsidRDefault="005464FE" w:rsidP="007931ED">
      <w:pPr>
        <w:pStyle w:val="Rubrik3"/>
      </w:pPr>
      <w:bookmarkStart w:id="46" w:name="_Toc277330953"/>
      <w:r>
        <w:t>Beskrivning</w:t>
      </w:r>
      <w:r w:rsidRPr="00631F04">
        <w:t xml:space="preserve"> av relationskonceptet.</w:t>
      </w:r>
      <w:bookmarkEnd w:id="46"/>
    </w:p>
    <w:p w14:paraId="51EBA9B1" w14:textId="083B02C6" w:rsidR="005464FE" w:rsidRDefault="00114699" w:rsidP="005464FE">
      <w:r>
        <w:t>K</w:t>
      </w:r>
      <w:r w:rsidR="005464FE">
        <w:t xml:space="preserve">ontrakt i tjänstedomänen har stöd för att peka ut </w:t>
      </w:r>
      <w:r w:rsidR="0078166B">
        <w:t>relaterade</w:t>
      </w:r>
      <w:r w:rsidR="005464FE">
        <w:t xml:space="preserve"> informationsmängder</w:t>
      </w:r>
      <w:r w:rsidR="0078166B">
        <w:t>.</w:t>
      </w:r>
      <w:r w:rsidR="005464FE">
        <w:t xml:space="preserve"> </w:t>
      </w:r>
      <w:r w:rsidR="0078166B">
        <w:t>K</w:t>
      </w:r>
      <w:r w:rsidR="005464FE">
        <w:t>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38D2F012"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w:t>
      </w:r>
      <w:r w:rsidR="0078166B">
        <w:t xml:space="preserve">informationstyp </w:t>
      </w:r>
      <w:r>
        <w:t>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w:t>
      </w:r>
      <w:r w:rsidR="008234B1">
        <w:t xml:space="preserve">filtrera ut den källa som lagrar den relaterade informationsmängden används det HSA-id som återfinns i </w:t>
      </w:r>
      <w:proofErr w:type="spellStart"/>
      <w:r w:rsidR="008234B1" w:rsidRPr="0036048B">
        <w:t>informati</w:t>
      </w:r>
      <w:r w:rsidR="008234B1">
        <w:t>onOwner.id.extension</w:t>
      </w:r>
      <w:proofErr w:type="spellEnd"/>
      <w:r w:rsidR="008234B1">
        <w:t xml:space="preserve"> som värde i sökparametern </w:t>
      </w:r>
      <w:proofErr w:type="spellStart"/>
      <w:proofErr w:type="gramStart"/>
      <w:r w:rsidR="008234B1">
        <w:t>CareGiver</w:t>
      </w:r>
      <w:proofErr w:type="spellEnd"/>
      <w:proofErr w:type="gramEnd"/>
      <w:r w:rsidR="008234B1">
        <w:t xml:space="preserve"> (dvs. vårdgivare). </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bookmarkStart w:id="47" w:name="_Toc414627230"/>
      <w:r>
        <w:t>Exempel på relaterad information</w:t>
      </w:r>
      <w:r w:rsidR="005A7FC6">
        <w:t>/samband</w:t>
      </w:r>
      <w:bookmarkEnd w:id="47"/>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commentRangeStart w:id="48"/>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commentRangeEnd w:id="48"/>
      <w:r w:rsidR="00695631">
        <w:rPr>
          <w:rStyle w:val="Kommentarsreferens"/>
        </w:rPr>
        <w:commentReference w:id="48"/>
      </w:r>
    </w:p>
    <w:p w14:paraId="12DB1618" w14:textId="77777777" w:rsidR="005A7FC6" w:rsidRDefault="005A7FC6" w:rsidP="005A7FC6"/>
    <w:p w14:paraId="595B00F9" w14:textId="7AE2F7B7" w:rsidR="004604C8"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4604C8">
        <w:t xml:space="preserve">Ovanstående modell skulle kunna tänkas återspegla att en patient på en </w:t>
      </w:r>
      <w:proofErr w:type="spellStart"/>
      <w:r w:rsidR="004604C8">
        <w:t>närakut</w:t>
      </w:r>
      <w:proofErr w:type="spellEnd"/>
      <w:r w:rsidR="004604C8">
        <w:t xml:space="preserve"> får diagnosen Akut Appendicit och sänds med en akutremiss till det lokala sjukhuset. Via remissen förmedlas identiteten på den satta diagnosen i primärvårdssystemets journalsystem. När sedan operationen dokumenteras skapas ett explicit orsakssamband till den tidigare diagnosen. Tre veckor efter operationen kommer patienten tillbaka till primärvården för att operationssåret inte vill läka. Efter ett labbprov konstateras en MRSA-infektion. Läkaren använder möjligheten att söka i sammanhållen journal efter patientens samtycke och hittar då den dokumenterade aktiviteten </w:t>
      </w:r>
      <w:proofErr w:type="spellStart"/>
      <w:r w:rsidR="004604C8">
        <w:t>Appendektomi</w:t>
      </w:r>
      <w:proofErr w:type="spellEnd"/>
      <w:r w:rsidR="004604C8">
        <w:t xml:space="preserve"> som utfördes på sjukhuset. Genom att skapa ett orsakssamband mellan MRSA-infektionen och ingreppet får den </w:t>
      </w:r>
      <w:r w:rsidR="004604C8">
        <w:lastRenderedPageBreak/>
        <w:t xml:space="preserve">opererande verksamheten möjlighet att följa upp sina operationskomplikationer även om patienten inte kom direkt till dem med det uppkomna problemet. </w:t>
      </w:r>
    </w:p>
    <w:p w14:paraId="5CD98A01" w14:textId="52ACB44E" w:rsidR="008E537E" w:rsidRDefault="008E537E"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bookmarkStart w:id="49" w:name="_Toc414627231"/>
      <w:r w:rsidRPr="00D62345">
        <w:t>Sekvensdiagram</w:t>
      </w:r>
      <w:bookmarkEnd w:id="49"/>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0D7EB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bookmarkStart w:id="50" w:name="_Toc414627232"/>
      <w:r w:rsidRPr="00F81A41">
        <w:lastRenderedPageBreak/>
        <w:t>Roller</w:t>
      </w:r>
      <w:bookmarkEnd w:id="50"/>
      <w:r w:rsidRPr="00F81A41">
        <w:t xml:space="preserve">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1" w:name="_Toc398042064"/>
      <w:bookmarkStart w:id="52" w:name="_Toc414627233"/>
      <w:r w:rsidRPr="009C0282">
        <w:t>Adressering</w:t>
      </w:r>
      <w:bookmarkEnd w:id="51"/>
      <w:bookmarkEnd w:id="5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53" w:name="_Toc383167586"/>
      <w:bookmarkStart w:id="54" w:name="_Toc277330956"/>
      <w:bookmarkStart w:id="55" w:name="_Toc414627234"/>
      <w:r w:rsidRPr="00DF207A">
        <w:t>Sammanfattning av adresseringsmodell</w:t>
      </w:r>
      <w:bookmarkEnd w:id="53"/>
      <w:bookmarkEnd w:id="54"/>
      <w:bookmarkEnd w:id="55"/>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56" w:name="_Toc398042069"/>
      <w:bookmarkStart w:id="57" w:name="_Toc414627235"/>
      <w:r w:rsidRPr="00AB0642">
        <w:t>Aggregering och engagemangsindex</w:t>
      </w:r>
      <w:bookmarkEnd w:id="56"/>
      <w:bookmarkEnd w:id="57"/>
    </w:p>
    <w:p w14:paraId="2F665C7C" w14:textId="77777777" w:rsidR="00DF5FE6" w:rsidRDefault="00DF5FE6" w:rsidP="00DF5FE6">
      <w:bookmarkStart w:id="58" w:name="_Toc357754847"/>
      <w:bookmarkStart w:id="59" w:name="_Toc243452549"/>
      <w:bookmarkEnd w:id="23"/>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72CD5CE1" w14:textId="77777777" w:rsidR="000F5C05" w:rsidRDefault="000F5C05" w:rsidP="00DF5FE6"/>
    <w:p w14:paraId="4B7117A7" w14:textId="2E725214" w:rsidR="000F5C05" w:rsidRDefault="000F5C05" w:rsidP="007931ED">
      <w:pPr>
        <w:pStyle w:val="Rubrik2"/>
      </w:pPr>
      <w:bookmarkStart w:id="60" w:name="_Toc414627236"/>
      <w:r>
        <w:t>Interaktionsöverenskommelser</w:t>
      </w:r>
      <w:r w:rsidR="000B24C9">
        <w:t xml:space="preserve"> och tillämpningsanvisningar</w:t>
      </w:r>
      <w:bookmarkEnd w:id="60"/>
    </w:p>
    <w:p w14:paraId="707D3FF1" w14:textId="31809F76" w:rsidR="000F5C05" w:rsidRDefault="003472E9">
      <w:r>
        <w:t xml:space="preserve">Konsumenter och producenter av information inom denna tjänstedomän kan inte enbart förlita sig på enbart informationsspecifikation och tjänstekontraktsbeskrivning för att uppnå semantisk interoperabilitet. Skälet till detta är att </w:t>
      </w:r>
      <w:r w:rsidR="000B24C9">
        <w:t xml:space="preserve">kombinationen av typade relationer och möjligheten att använda godtyckliga </w:t>
      </w:r>
      <w:proofErr w:type="spellStart"/>
      <w:r w:rsidR="000B24C9">
        <w:t>kodverk</w:t>
      </w:r>
      <w:proofErr w:type="spellEnd"/>
      <w:r w:rsidR="000B24C9">
        <w:t xml:space="preserve"> för att beskriva en viss klinisk händelse ger möjlighet att skapa komplicerade modeller byggda ovanpå dessa tjänster. Detta medför att för den specifika kliniska situationen krävs det tilläggsspecifikationer. Dessa förekommer i två olika nivåer:</w:t>
      </w:r>
    </w:p>
    <w:p w14:paraId="0804EA76" w14:textId="77777777" w:rsidR="000B24C9" w:rsidRDefault="000B24C9"/>
    <w:p w14:paraId="51EDF945" w14:textId="1D4C0267" w:rsidR="000B24C9" w:rsidRPr="007931ED" w:rsidRDefault="000B24C9" w:rsidP="007931ED">
      <w:pPr>
        <w:pStyle w:val="Rubrik3"/>
        <w:rPr>
          <w:highlight w:val="yellow"/>
        </w:rPr>
      </w:pPr>
      <w:bookmarkStart w:id="61" w:name="_Toc414627237"/>
      <w:r w:rsidRPr="007931ED">
        <w:rPr>
          <w:highlight w:val="yellow"/>
        </w:rPr>
        <w:t>Interaktionsöverenskommelse</w:t>
      </w:r>
      <w:bookmarkEnd w:id="61"/>
    </w:p>
    <w:p w14:paraId="3FA35775" w14:textId="03129D1B" w:rsidR="000B24C9" w:rsidRPr="007931ED" w:rsidRDefault="000B24C9">
      <w:pPr>
        <w:rPr>
          <w:highlight w:val="yellow"/>
        </w:rPr>
      </w:pPr>
      <w:r w:rsidRPr="007931ED">
        <w:rPr>
          <w:highlight w:val="yellow"/>
        </w:rPr>
        <w:t xml:space="preserve">En interaktionsöverenskommelse beskriver hur en viss del av ett kliniskt sammanhang beskrivs </w:t>
      </w:r>
      <w:r w:rsidR="0046271D">
        <w:rPr>
          <w:highlight w:val="yellow"/>
        </w:rPr>
        <w:t xml:space="preserve">i en interaktion med en specifik tjänst. Denna överenskommelse kan exempelvis beskriva hur en kroppslängd mätt i centimeter representeras i </w:t>
      </w:r>
      <w:proofErr w:type="spellStart"/>
      <w:r w:rsidR="0046271D">
        <w:rPr>
          <w:highlight w:val="yellow"/>
        </w:rPr>
        <w:t>GetObservations</w:t>
      </w:r>
      <w:proofErr w:type="spellEnd"/>
      <w:r w:rsidR="0046271D">
        <w:rPr>
          <w:highlight w:val="yellow"/>
        </w:rPr>
        <w:t>-interaktionen, samt eventuella relationer till andra informationsmängder som ett producentsystem förväntas producera för denna överenskommelse.</w:t>
      </w:r>
      <w:r w:rsidR="00AB0E0D">
        <w:rPr>
          <w:highlight w:val="yellow"/>
        </w:rPr>
        <w:t xml:space="preserve"> Denna interaktionsöverenskommelse ges en identitet</w:t>
      </w:r>
      <w:r w:rsidR="00053EA6">
        <w:rPr>
          <w:highlight w:val="yellow"/>
        </w:rPr>
        <w:t>beteckning</w:t>
      </w:r>
      <w:r w:rsidR="00AB0E0D">
        <w:rPr>
          <w:highlight w:val="yellow"/>
        </w:rPr>
        <w:t xml:space="preserve"> som kan användas för att fråga </w:t>
      </w:r>
      <w:proofErr w:type="spellStart"/>
      <w:r w:rsidR="00AB0E0D">
        <w:rPr>
          <w:highlight w:val="yellow"/>
        </w:rPr>
        <w:t>Ineras</w:t>
      </w:r>
      <w:proofErr w:type="spellEnd"/>
      <w:r w:rsidR="00AB0E0D">
        <w:rPr>
          <w:highlight w:val="yellow"/>
        </w:rPr>
        <w:t xml:space="preserve"> </w:t>
      </w:r>
      <w:r w:rsidR="00053EA6" w:rsidRPr="00053EA6">
        <w:t>anslutningsplattform</w:t>
      </w:r>
      <w:r w:rsidR="00053EA6">
        <w:t xml:space="preserve"> ifall en given vårdgivare har deklarerat stöd för den specifika överenskommelsen</w:t>
      </w:r>
      <w:r w:rsidR="00D55EF8">
        <w:t>, samt som filterparameter till denna tjänst för att säkerställa att endast information inom en viss överenskommelse returneras</w:t>
      </w:r>
      <w:r w:rsidR="00053EA6">
        <w:t>.</w:t>
      </w:r>
    </w:p>
    <w:p w14:paraId="785EEBE2" w14:textId="77777777" w:rsidR="000B24C9" w:rsidRPr="007931ED" w:rsidRDefault="000B24C9">
      <w:pPr>
        <w:rPr>
          <w:highlight w:val="yellow"/>
        </w:rPr>
      </w:pPr>
    </w:p>
    <w:p w14:paraId="58050E84" w14:textId="550ACF05" w:rsidR="000B24C9" w:rsidRPr="007931ED" w:rsidRDefault="000B24C9" w:rsidP="007931ED">
      <w:pPr>
        <w:pStyle w:val="Rubrik3"/>
        <w:rPr>
          <w:highlight w:val="yellow"/>
        </w:rPr>
      </w:pPr>
      <w:bookmarkStart w:id="62" w:name="_Toc414627238"/>
      <w:r w:rsidRPr="007931ED">
        <w:rPr>
          <w:highlight w:val="yellow"/>
        </w:rPr>
        <w:t>Tillämpningsanvisning</w:t>
      </w:r>
      <w:bookmarkEnd w:id="62"/>
    </w:p>
    <w:p w14:paraId="1AB4D054" w14:textId="201148FB" w:rsidR="000B24C9" w:rsidRPr="000B24C9" w:rsidRDefault="000B24C9">
      <w:r w:rsidRPr="007931ED">
        <w:rPr>
          <w:highlight w:val="yellow"/>
        </w:rPr>
        <w:t>E</w:t>
      </w:r>
      <w:r w:rsidR="0046271D">
        <w:t>n tillämpningsanvisning sammanställer flera interaktionsöverenskommelser som representerar ett visst sammanhang som en eller flera konsumenter är intresserade av. Detta kan exempelvis vara en tillväxtmätning inom barnhälsovård som består av tre interaktionsöverenskommelser (längd, vikt och huvudomfång). En tillämpningsanvisning</w:t>
      </w:r>
      <w:r w:rsidR="001F5FBB">
        <w:t xml:space="preserve"> kan användas av en viss vårdgivare för att </w:t>
      </w:r>
      <w:proofErr w:type="spellStart"/>
      <w:r w:rsidR="001F5FBB">
        <w:t>kravställa</w:t>
      </w:r>
      <w:proofErr w:type="spellEnd"/>
      <w:r w:rsidR="001F5FBB">
        <w:t xml:space="preserve"> utveckling eller konfiguration av ett eller flera av deras it stöd för att möjliggöra samarbete med en viss tjänstekonsument eller grupp av konsumenter.</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63" w:name="_Toc414627239"/>
      <w:r>
        <w:lastRenderedPageBreak/>
        <w:t xml:space="preserve">Tjänstedomänens </w:t>
      </w:r>
      <w:bookmarkEnd w:id="58"/>
      <w:bookmarkEnd w:id="59"/>
      <w:r w:rsidR="00C10E29">
        <w:t>krav och regler</w:t>
      </w:r>
      <w:bookmarkEnd w:id="63"/>
    </w:p>
    <w:p w14:paraId="0B1FCF3C" w14:textId="77777777" w:rsidR="0015321D" w:rsidRDefault="0015321D" w:rsidP="0015321D">
      <w:pPr>
        <w:pStyle w:val="Rubrik2"/>
      </w:pPr>
      <w:bookmarkStart w:id="64" w:name="_Toc244018071"/>
      <w:bookmarkStart w:id="65" w:name="_Toc374962628"/>
      <w:bookmarkStart w:id="66" w:name="_Toc398042071"/>
      <w:bookmarkStart w:id="67" w:name="_Toc414627240"/>
      <w:r w:rsidRPr="00A0151E">
        <w:t>Uppdatering</w:t>
      </w:r>
      <w:r>
        <w:t xml:space="preserve"> av </w:t>
      </w:r>
      <w:r w:rsidRPr="00435396">
        <w:t>engagemangsindex</w:t>
      </w:r>
      <w:bookmarkEnd w:id="64"/>
      <w:bookmarkEnd w:id="65"/>
      <w:bookmarkEnd w:id="66"/>
      <w:bookmarkEnd w:id="67"/>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4604C8">
      <w:pPr>
        <w:pStyle w:val="Rubrik3"/>
      </w:pPr>
      <w:bookmarkStart w:id="68" w:name="_Toc414627241"/>
      <w:r>
        <w:t xml:space="preserve">Regler för tilldelning av värde i fältet </w:t>
      </w:r>
      <w:proofErr w:type="spellStart"/>
      <w:r>
        <w:t>Categorization</w:t>
      </w:r>
      <w:proofErr w:type="spellEnd"/>
      <w:r>
        <w:t xml:space="preserve"> i engagemangs</w:t>
      </w:r>
      <w:r w:rsidR="00BE506B">
        <w:t>index</w:t>
      </w:r>
      <w:r>
        <w:t>posten för tjänstekontrakt i denna domän.</w:t>
      </w:r>
      <w:bookmarkEnd w:id="68"/>
      <w:r>
        <w:t xml:space="preserve">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4ECE9C52" w:rsidR="0015321D" w:rsidRPr="00F83C47" w:rsidRDefault="0015321D" w:rsidP="0015321D">
            <w:pPr>
              <w:rPr>
                <w:highlight w:val="yellow"/>
              </w:rPr>
            </w:pPr>
            <w:proofErr w:type="spellStart"/>
            <w:r w:rsidRPr="00F83C47">
              <w:t>G</w:t>
            </w:r>
            <w:r w:rsidR="004604C8">
              <w:t>et</w:t>
            </w:r>
            <w:r w:rsidRPr="00F83C47">
              <w:t>Observation</w:t>
            </w:r>
            <w:r w:rsidR="00131202">
              <w:t>s</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commentRangeStart w:id="69"/>
            <w:commentRangeStart w:id="70"/>
            <w:proofErr w:type="spellStart"/>
            <w:r w:rsidRPr="00F83C47">
              <w:rPr>
                <w:color w:val="000000"/>
              </w:rPr>
              <w:t>ch</w:t>
            </w:r>
            <w:r>
              <w:rPr>
                <w:color w:val="000000"/>
              </w:rPr>
              <w:t>b</w:t>
            </w:r>
            <w:proofErr w:type="spellEnd"/>
            <w:r w:rsidR="00635B8E">
              <w:rPr>
                <w:color w:val="000000"/>
              </w:rPr>
              <w:t>-</w:t>
            </w:r>
            <w:r w:rsidRPr="00F83C47">
              <w:rPr>
                <w:color w:val="000000"/>
              </w:rPr>
              <w:t>o</w:t>
            </w:r>
            <w:commentRangeEnd w:id="69"/>
            <w:r w:rsidR="008C5350">
              <w:rPr>
                <w:rStyle w:val="Kommentarsreferens"/>
              </w:rPr>
              <w:commentReference w:id="69"/>
            </w:r>
            <w:commentRangeEnd w:id="70"/>
            <w:r w:rsidR="00DE53E4">
              <w:rPr>
                <w:rStyle w:val="Kommentarsreferens"/>
              </w:rPr>
              <w:commentReference w:id="70"/>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71" w:name="_Toc398042072"/>
      <w:bookmarkStart w:id="72" w:name="_Toc414627242"/>
      <w:r>
        <w:lastRenderedPageBreak/>
        <w:t>Informationssäkerhet och juridik</w:t>
      </w:r>
      <w:bookmarkEnd w:id="71"/>
      <w:bookmarkEnd w:id="72"/>
    </w:p>
    <w:p w14:paraId="54F7F7D8" w14:textId="77777777" w:rsidR="0015321D" w:rsidRDefault="0015321D" w:rsidP="0015321D">
      <w:pPr>
        <w:pStyle w:val="Rubrik3"/>
      </w:pPr>
      <w:bookmarkStart w:id="73" w:name="_Toc374962630"/>
      <w:bookmarkStart w:id="74" w:name="_Toc398042073"/>
      <w:bookmarkStart w:id="75" w:name="_Toc414627243"/>
      <w:r>
        <w:t xml:space="preserve">Medarbetarens </w:t>
      </w:r>
      <w:r w:rsidRPr="004F0149">
        <w:t>direktåtkomst</w:t>
      </w:r>
      <w:bookmarkEnd w:id="73"/>
      <w:bookmarkEnd w:id="74"/>
      <w:bookmarkEnd w:id="75"/>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76" w:name="_Toc374962631"/>
      <w:bookmarkStart w:id="77" w:name="_Toc398042074"/>
      <w:bookmarkStart w:id="78" w:name="_Toc414627244"/>
      <w:r w:rsidRPr="00916805">
        <w:t>Patientens direktåtkomst</w:t>
      </w:r>
      <w:bookmarkEnd w:id="76"/>
      <w:bookmarkEnd w:id="77"/>
      <w:bookmarkEnd w:id="78"/>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79" w:name="_Toc219337773"/>
      <w:bookmarkStart w:id="80" w:name="_Toc227077997"/>
      <w:bookmarkStart w:id="81" w:name="_Toc245231401"/>
      <w:bookmarkStart w:id="82" w:name="_Toc374962632"/>
      <w:bookmarkStart w:id="83" w:name="_Toc398042075"/>
      <w:bookmarkStart w:id="84" w:name="_Toc414627245"/>
      <w:r w:rsidRPr="00E146AE">
        <w:t>Generellt</w:t>
      </w:r>
      <w:bookmarkEnd w:id="79"/>
      <w:bookmarkEnd w:id="80"/>
      <w:bookmarkEnd w:id="81"/>
      <w:bookmarkEnd w:id="82"/>
      <w:bookmarkEnd w:id="83"/>
      <w:bookmarkEnd w:id="84"/>
    </w:p>
    <w:p w14:paraId="62A637D2" w14:textId="6F361AC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w:t>
      </w:r>
      <w:r w:rsidRPr="00E146AE">
        <w:t>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85" w:name="_Toc398042076"/>
      <w:bookmarkStart w:id="86" w:name="_Toc414627246"/>
      <w:r>
        <w:lastRenderedPageBreak/>
        <w:t>Icke funktionella krav</w:t>
      </w:r>
      <w:bookmarkEnd w:id="85"/>
      <w:bookmarkEnd w:id="8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87" w:name="_Toc398042077"/>
      <w:bookmarkStart w:id="88" w:name="_Toc414627247"/>
      <w:r>
        <w:t>SLA krav</w:t>
      </w:r>
      <w:bookmarkEnd w:id="87"/>
      <w:bookmarkEnd w:id="8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09AEE5F8" w:rsidR="0015321D" w:rsidRPr="00E146AE" w:rsidRDefault="0015321D" w:rsidP="0015321D">
            <w:commentRangeStart w:id="89"/>
            <w:r w:rsidRPr="00E146AE">
              <w:t>Svarstiden får inte överstiga 5 sekunder</w:t>
            </w:r>
            <w:commentRangeEnd w:id="89"/>
            <w:r w:rsidR="00DA30C4">
              <w:rPr>
                <w:rStyle w:val="Kommentarsreferens"/>
              </w:rPr>
              <w:commentReference w:id="89"/>
            </w:r>
            <w:r w:rsidR="004604C8">
              <w:t xml:space="preserve"> för 100 observationer.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0" w:name="_Toc398042078"/>
      <w:bookmarkStart w:id="91" w:name="_Toc414627248"/>
      <w:r>
        <w:t>Övriga krav</w:t>
      </w:r>
      <w:bookmarkEnd w:id="90"/>
      <w:bookmarkEnd w:id="91"/>
    </w:p>
    <w:p w14:paraId="0A233D02" w14:textId="77777777" w:rsidR="0015321D" w:rsidRPr="007C5E55" w:rsidRDefault="0015321D" w:rsidP="0015321D"/>
    <w:p w14:paraId="04E83831" w14:textId="77777777" w:rsidR="0015321D" w:rsidRPr="00E146AE" w:rsidRDefault="0015321D" w:rsidP="0015321D">
      <w:pPr>
        <w:pStyle w:val="Rubrik2"/>
      </w:pPr>
      <w:bookmarkStart w:id="92" w:name="_Toc398042079"/>
      <w:bookmarkStart w:id="93" w:name="_Toc414627249"/>
      <w:r>
        <w:t>Felhantering</w:t>
      </w:r>
      <w:bookmarkEnd w:id="92"/>
      <w:bookmarkEnd w:id="93"/>
    </w:p>
    <w:p w14:paraId="5BC067B2" w14:textId="77777777" w:rsidR="0015321D" w:rsidRPr="00E146AE" w:rsidRDefault="0015321D" w:rsidP="0015321D">
      <w:pPr>
        <w:pStyle w:val="Rubrik3"/>
      </w:pPr>
      <w:bookmarkStart w:id="94" w:name="_Toc374962634"/>
      <w:bookmarkStart w:id="95" w:name="_Toc398042080"/>
      <w:bookmarkStart w:id="96" w:name="_Toc414627250"/>
      <w:r w:rsidRPr="00E146AE">
        <w:t>Krav på en tjänsteproducent</w:t>
      </w:r>
      <w:bookmarkEnd w:id="94"/>
      <w:bookmarkEnd w:id="95"/>
      <w:bookmarkEnd w:id="96"/>
    </w:p>
    <w:p w14:paraId="7F5704D5" w14:textId="77777777" w:rsidR="0015321D" w:rsidRPr="00E146AE" w:rsidRDefault="0015321D" w:rsidP="0015321D">
      <w:pPr>
        <w:pStyle w:val="Rubrik4"/>
      </w:pPr>
      <w:bookmarkStart w:id="97" w:name="_Toc414627251"/>
      <w:r w:rsidRPr="00E146AE">
        <w:t>Logiska fel</w:t>
      </w:r>
      <w:bookmarkEnd w:id="97"/>
      <w:r w:rsidRPr="00E146AE">
        <w:t xml:space="preserve">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bookmarkStart w:id="98" w:name="_Toc414627252"/>
      <w:r w:rsidRPr="00E146AE">
        <w:lastRenderedPageBreak/>
        <w:t>Tekniska fel</w:t>
      </w:r>
      <w:bookmarkEnd w:id="98"/>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99" w:name="_Toc398042081"/>
      <w:bookmarkStart w:id="100" w:name="_Toc414627253"/>
      <w:r w:rsidRPr="0002697A">
        <w:t>Krav på en tjänstekonsument</w:t>
      </w:r>
      <w:bookmarkEnd w:id="99"/>
      <w:bookmarkEnd w:id="100"/>
    </w:p>
    <w:p w14:paraId="0B88628B" w14:textId="77777777" w:rsidR="0015321D" w:rsidRPr="00E146AE" w:rsidRDefault="0015321D" w:rsidP="0015321D">
      <w:pPr>
        <w:pStyle w:val="Rubrik4"/>
      </w:pPr>
      <w:bookmarkStart w:id="101" w:name="_Toc414627254"/>
      <w:r w:rsidRPr="00E146AE">
        <w:t>Logiska fel</w:t>
      </w:r>
      <w:bookmarkEnd w:id="101"/>
      <w:r w:rsidRPr="00E146AE">
        <w:t xml:space="preserve">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bookmarkStart w:id="102" w:name="_Toc414627255"/>
      <w:r w:rsidRPr="00E146AE">
        <w:t>Tekniska fel</w:t>
      </w:r>
      <w:bookmarkEnd w:id="102"/>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103" w:name="_Toc224960922"/>
      <w:bookmarkStart w:id="104" w:name="_Toc357754855"/>
      <w:bookmarkStart w:id="105" w:name="_Toc243452565"/>
      <w:bookmarkEnd w:id="16"/>
      <w:bookmarkEnd w:id="17"/>
      <w:bookmarkEnd w:id="18"/>
      <w:r>
        <w:br w:type="page"/>
      </w:r>
    </w:p>
    <w:p w14:paraId="2CBDBDA5" w14:textId="0DDFFE2F" w:rsidR="0039481C" w:rsidRDefault="0039481C" w:rsidP="0039481C">
      <w:pPr>
        <w:pStyle w:val="Rubrik1"/>
      </w:pPr>
      <w:bookmarkStart w:id="106" w:name="_Toc414627256"/>
      <w:r>
        <w:lastRenderedPageBreak/>
        <w:t xml:space="preserve">Tjänstedomänens </w:t>
      </w:r>
      <w:bookmarkEnd w:id="103"/>
      <w:r>
        <w:t>meddelandemodeller</w:t>
      </w:r>
      <w:bookmarkEnd w:id="104"/>
      <w:bookmarkEnd w:id="105"/>
      <w:bookmarkEnd w:id="106"/>
    </w:p>
    <w:p w14:paraId="062125DB" w14:textId="1EBCF968" w:rsidR="0039481C" w:rsidRPr="007E3F3B" w:rsidRDefault="0039481C" w:rsidP="0039481C">
      <w:pPr>
        <w:rPr>
          <w:i/>
        </w:rPr>
      </w:pPr>
      <w:bookmarkStart w:id="107"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108" w:name="_Toc368997123"/>
      <w:bookmarkStart w:id="109" w:name="_Ref371426457"/>
      <w:bookmarkStart w:id="110" w:name="_Toc374962639"/>
      <w:bookmarkStart w:id="111" w:name="_Toc398042083"/>
      <w:bookmarkStart w:id="112" w:name="_Ref405446111"/>
      <w:bookmarkStart w:id="113" w:name="_Ref405446118"/>
      <w:bookmarkStart w:id="114" w:name="_Toc414627257"/>
      <w:r>
        <w:t>V-MIM</w:t>
      </w:r>
      <w:bookmarkEnd w:id="108"/>
      <w:bookmarkEnd w:id="109"/>
      <w:r>
        <w:t xml:space="preserve"> - Observationer</w:t>
      </w:r>
      <w:bookmarkEnd w:id="110"/>
      <w:bookmarkEnd w:id="111"/>
      <w:bookmarkEnd w:id="112"/>
      <w:bookmarkEnd w:id="113"/>
      <w:bookmarkEnd w:id="114"/>
    </w:p>
    <w:p w14:paraId="01B20F22" w14:textId="40C92BD0" w:rsidR="0031241E" w:rsidRDefault="00A22A4C" w:rsidP="0031241E">
      <w:r>
        <w:rPr>
          <w:noProof/>
          <w:lang w:eastAsia="sv-SE"/>
        </w:rPr>
        <w:t xml:space="preserve"> </w:t>
      </w:r>
      <w:r w:rsidR="004604C8">
        <w:rPr>
          <w:noProof/>
          <w:lang w:eastAsia="sv-SE"/>
        </w:rPr>
        <w:drawing>
          <wp:inline distT="0" distB="0" distL="0" distR="0" wp14:anchorId="00A295DF" wp14:editId="3EDB2DE4">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lastRenderedPageBreak/>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Artefakt.modell</w:t>
            </w:r>
            <w:proofErr w:type="spellEnd"/>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0A99E955" w:rsidR="0031241E" w:rsidRPr="00EB4EE9" w:rsidRDefault="006F1E3E" w:rsidP="0031241E">
      <w:pPr>
        <w:pStyle w:val="Rubrik2"/>
      </w:pPr>
      <w:ins w:id="115" w:author="Torbjörn Dahlin" w:date="2015-03-24T10:31:00Z">
        <w:r>
          <w:t>Formatregler</w:t>
        </w:r>
      </w:ins>
    </w:p>
    <w:p w14:paraId="5B073D2A" w14:textId="628BA8BD" w:rsidR="0039481C" w:rsidRDefault="006F1E3E" w:rsidP="00D07E6E">
      <w:pPr>
        <w:rPr>
          <w:rFonts w:eastAsia="Times New Roman"/>
          <w:bCs/>
          <w:sz w:val="30"/>
          <w:szCs w:val="28"/>
        </w:rPr>
      </w:pPr>
      <w:ins w:id="116" w:author="Torbjörn Dahlin" w:date="2015-03-24T10:31:00Z">
        <w:r>
          <w:t>Inga utöver de som beskrivs i</w:t>
        </w:r>
      </w:ins>
      <w:ins w:id="117" w:author="Torbjörn Dahlin" w:date="2015-03-24T10:32:00Z">
        <w:r>
          <w:t xml:space="preserve"> samband med fältregler.</w:t>
        </w:r>
      </w:ins>
      <w:del w:id="118" w:author="Torbjörn Dahlin" w:date="2015-03-24T10:31:00Z">
        <w:r w:rsidR="0039481C" w:rsidDel="006F1E3E">
          <w:br w:type="page"/>
        </w:r>
      </w:del>
    </w:p>
    <w:p w14:paraId="0FABE7A7" w14:textId="77C32CCB" w:rsidR="007A3042" w:rsidRDefault="0039481C" w:rsidP="007A3042">
      <w:pPr>
        <w:pStyle w:val="Rubrik1"/>
      </w:pPr>
      <w:bookmarkStart w:id="119" w:name="_Toc357754858"/>
      <w:bookmarkStart w:id="120" w:name="_Toc243452569"/>
      <w:bookmarkStart w:id="121" w:name="_Toc414627260"/>
      <w:r>
        <w:lastRenderedPageBreak/>
        <w:t>Tjänstekontrakt</w:t>
      </w:r>
      <w:bookmarkEnd w:id="107"/>
      <w:bookmarkEnd w:id="119"/>
      <w:bookmarkEnd w:id="120"/>
      <w:bookmarkEnd w:id="121"/>
    </w:p>
    <w:p w14:paraId="50E2A8F7" w14:textId="45A4AC91" w:rsidR="007A3042" w:rsidRPr="00A15D1A" w:rsidRDefault="007A3042" w:rsidP="007A3042">
      <w:pPr>
        <w:pStyle w:val="Rubrik2"/>
      </w:pPr>
      <w:bookmarkStart w:id="122" w:name="_Toc398042089"/>
      <w:bookmarkStart w:id="123" w:name="_Toc414627261"/>
      <w:proofErr w:type="spellStart"/>
      <w:r w:rsidRPr="00A15D1A">
        <w:t>GetObservation</w:t>
      </w:r>
      <w:bookmarkEnd w:id="122"/>
      <w:r w:rsidR="000D3E6C">
        <w:t>s</w:t>
      </w:r>
      <w:bookmarkEnd w:id="123"/>
      <w:proofErr w:type="spellEnd"/>
    </w:p>
    <w:p w14:paraId="2278E785" w14:textId="7CF01BE5" w:rsidR="007A3042" w:rsidRPr="006F19B8" w:rsidRDefault="007A3042" w:rsidP="006F19B8">
      <w:bookmarkStart w:id="124" w:name="_Toc397004158"/>
      <w:bookmarkStart w:id="125"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24"/>
      <w:bookmarkEnd w:id="125"/>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0D7EB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0D7EB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26" w:name="_Toc398042091"/>
      <w:bookmarkStart w:id="127" w:name="_Toc414627262"/>
      <w:r>
        <w:t>Version</w:t>
      </w:r>
      <w:bookmarkEnd w:id="126"/>
      <w:bookmarkEnd w:id="127"/>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28" w:name="_Toc398042092"/>
      <w:bookmarkStart w:id="129" w:name="_Toc414627263"/>
      <w:r>
        <w:t>Fältregler</w:t>
      </w:r>
      <w:bookmarkEnd w:id="128"/>
      <w:bookmarkEnd w:id="129"/>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7931ED">
      <w:pPr>
        <w:pStyle w:val="Rubrik4"/>
      </w:pPr>
      <w:bookmarkStart w:id="130" w:name="_Toc414627264"/>
      <w:r>
        <w:t>Begäran</w:t>
      </w:r>
      <w:bookmarkEnd w:id="130"/>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w:t>
            </w:r>
            <w:r w:rsidRPr="008345BA">
              <w:lastRenderedPageBreak/>
              <w:t xml:space="preserve">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lastRenderedPageBreak/>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lastRenderedPageBreak/>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 xml:space="preserve">Används när man vill söka hos </w:t>
            </w:r>
            <w:r w:rsidRPr="00C93E52">
              <w:lastRenderedPageBreak/>
              <w:t>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lastRenderedPageBreak/>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683986" w14:paraId="54527A9B" w14:textId="77777777" w:rsidTr="0039439F">
        <w:tc>
          <w:tcPr>
            <w:tcW w:w="2943" w:type="dxa"/>
            <w:tcBorders>
              <w:top w:val="single" w:sz="4" w:space="0" w:color="auto"/>
              <w:left w:val="single" w:sz="4" w:space="0" w:color="auto"/>
              <w:bottom w:val="single" w:sz="4" w:space="0" w:color="auto"/>
              <w:right w:val="single" w:sz="4" w:space="0" w:color="auto"/>
            </w:tcBorders>
          </w:tcPr>
          <w:p w14:paraId="627FBA0E" w14:textId="7B36743B" w:rsidR="00683986" w:rsidRDefault="00683986" w:rsidP="00C854DC">
            <w:pPr>
              <w:rPr>
                <w:lang w:eastAsia="sv-SE"/>
              </w:rPr>
            </w:pPr>
            <w:proofErr w:type="spellStart"/>
            <w:r>
              <w:rPr>
                <w:lang w:eastAsia="sv-SE"/>
              </w:rPr>
              <w:t>ineractionAgreementId</w:t>
            </w:r>
            <w:proofErr w:type="spellEnd"/>
          </w:p>
        </w:tc>
        <w:tc>
          <w:tcPr>
            <w:tcW w:w="2037" w:type="dxa"/>
            <w:tcBorders>
              <w:top w:val="single" w:sz="4" w:space="0" w:color="auto"/>
              <w:left w:val="single" w:sz="4" w:space="0" w:color="auto"/>
              <w:bottom w:val="single" w:sz="4" w:space="0" w:color="auto"/>
              <w:right w:val="single" w:sz="4" w:space="0" w:color="auto"/>
            </w:tcBorders>
          </w:tcPr>
          <w:p w14:paraId="59118453" w14:textId="7315F929" w:rsidR="00683986" w:rsidRDefault="00683986"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A3CEDD" w14:textId="77777777" w:rsidR="00683986" w:rsidRDefault="00683986" w:rsidP="00C854DC">
            <w:pPr>
              <w:rPr>
                <w:rFonts w:cs="Arial"/>
              </w:rPr>
            </w:pPr>
            <w:r>
              <w:rPr>
                <w:rFonts w:cs="Arial"/>
              </w:rPr>
              <w:t xml:space="preserve">Används för att filtrera resultatet på specifika interaktionsöverenskommelser.  </w:t>
            </w:r>
          </w:p>
          <w:p w14:paraId="324515F5" w14:textId="58023AB9" w:rsidR="00683986" w:rsidRDefault="001A46F1" w:rsidP="001A46F1">
            <w:pPr>
              <w:rPr>
                <w:rFonts w:cs="Arial"/>
              </w:rPr>
            </w:pPr>
            <w:r>
              <w:rPr>
                <w:rFonts w:cs="Arial"/>
              </w:rPr>
              <w:t xml:space="preserve">Om ett </w:t>
            </w:r>
            <w:proofErr w:type="gramStart"/>
            <w:r>
              <w:rPr>
                <w:rFonts w:cs="Arial"/>
              </w:rPr>
              <w:t>viss</w:t>
            </w:r>
            <w:proofErr w:type="gramEnd"/>
            <w:r>
              <w:rPr>
                <w:rFonts w:cs="Arial"/>
              </w:rPr>
              <w:t xml:space="preserve"> system inte känner till ett </w:t>
            </w:r>
            <w:r>
              <w:rPr>
                <w:lang w:eastAsia="sv-SE"/>
              </w:rPr>
              <w:t xml:space="preserve"> </w:t>
            </w:r>
            <w:proofErr w:type="spellStart"/>
            <w:r>
              <w:rPr>
                <w:lang w:eastAsia="sv-SE"/>
              </w:rPr>
              <w:t>ineractionAgreementId</w:t>
            </w:r>
            <w:proofErr w:type="spellEnd"/>
            <w:r>
              <w:rPr>
                <w:lang w:eastAsia="sv-SE"/>
              </w:rPr>
              <w:t xml:space="preserve"> ska systemet hantera detta som att det inte finns data tillgängligt inom denna överenskommelse. </w:t>
            </w:r>
          </w:p>
          <w:p w14:paraId="1F68294E" w14:textId="17333DC8" w:rsidR="00683986" w:rsidRDefault="00683986" w:rsidP="00C854DC">
            <w:pPr>
              <w:rPr>
                <w:rFonts w:cs="Arial"/>
              </w:rPr>
            </w:pPr>
            <w:r>
              <w:rPr>
                <w:rFonts w:cs="Arial"/>
              </w:rPr>
              <w:t xml:space="preserve">Det finns en speciell överenskommelse som innebär att producenten skall returnera all </w:t>
            </w:r>
            <w:proofErr w:type="spellStart"/>
            <w:r>
              <w:rPr>
                <w:rFonts w:cs="Arial"/>
              </w:rPr>
              <w:t>tillänglig</w:t>
            </w:r>
            <w:proofErr w:type="spellEnd"/>
            <w:r>
              <w:rPr>
                <w:rFonts w:cs="Arial"/>
              </w:rPr>
              <w:t xml:space="preserve"> information utan att ta hänsyn till specifika överenskommelser. Denna överenskommelse har UUID</w:t>
            </w:r>
          </w:p>
          <w:p w14:paraId="100E4ACF" w14:textId="2543BA0C" w:rsidR="00683986" w:rsidRDefault="00683986" w:rsidP="00C854DC">
            <w:pPr>
              <w:rPr>
                <w:rFonts w:cs="Arial"/>
              </w:rPr>
            </w:pPr>
            <w:r w:rsidRPr="00683986">
              <w:rPr>
                <w:rFonts w:cs="Arial"/>
              </w:rPr>
              <w:t>2866a7c4-9c60-433f-9035-</w:t>
            </w:r>
            <w:r w:rsidRPr="00683986">
              <w:rPr>
                <w:rFonts w:cs="Arial"/>
              </w:rPr>
              <w:lastRenderedPageBreak/>
              <w:t>a4d779ffe7a1</w:t>
            </w:r>
          </w:p>
        </w:tc>
        <w:tc>
          <w:tcPr>
            <w:tcW w:w="1617" w:type="dxa"/>
            <w:tcBorders>
              <w:top w:val="single" w:sz="4" w:space="0" w:color="auto"/>
              <w:left w:val="single" w:sz="4" w:space="0" w:color="auto"/>
              <w:bottom w:val="single" w:sz="4" w:space="0" w:color="auto"/>
              <w:right w:val="single" w:sz="4" w:space="0" w:color="auto"/>
            </w:tcBorders>
          </w:tcPr>
          <w:p w14:paraId="0F5894D5" w14:textId="2D04924E" w:rsidR="00683986" w:rsidRDefault="00683986" w:rsidP="00C854DC">
            <w:r>
              <w:lastRenderedPageBreak/>
              <w:t>1</w:t>
            </w:r>
            <w:proofErr w:type="gramStart"/>
            <w:r>
              <w:t>..</w:t>
            </w:r>
            <w:proofErr w:type="gramEnd"/>
            <w:r>
              <w:t>*</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w:t>
            </w:r>
            <w:r>
              <w:lastRenderedPageBreak/>
              <w:t xml:space="preserve">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lastRenderedPageBreak/>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31"/>
        <w:gridCol w:w="1754"/>
        <w:gridCol w:w="52"/>
        <w:gridCol w:w="1368"/>
        <w:gridCol w:w="1557"/>
        <w:gridCol w:w="1617"/>
      </w:tblGrid>
      <w:tr w:rsidR="007462A4" w:rsidRPr="0012437B" w14:paraId="765BD5EF" w14:textId="77777777" w:rsidTr="007931ED">
        <w:trPr>
          <w:trHeight w:val="215"/>
        </w:trPr>
        <w:tc>
          <w:tcPr>
            <w:tcW w:w="3174" w:type="dxa"/>
            <w:gridSpan w:val="2"/>
            <w:tcBorders>
              <w:top w:val="nil"/>
              <w:left w:val="nil"/>
              <w:bottom w:val="nil"/>
              <w:right w:val="nil"/>
            </w:tcBorders>
          </w:tcPr>
          <w:p w14:paraId="2866C987" w14:textId="77777777" w:rsidR="007462A4" w:rsidRPr="00432C82" w:rsidDel="001F3B42" w:rsidRDefault="007462A4" w:rsidP="001F3B42">
            <w:pPr>
              <w:pStyle w:val="Rubrik4"/>
            </w:pPr>
            <w:bookmarkStart w:id="131" w:name="_Toc414627265"/>
            <w:r>
              <w:lastRenderedPageBreak/>
              <w:t xml:space="preserve">Svar: </w:t>
            </w:r>
            <w:proofErr w:type="spellStart"/>
            <w:r>
              <w:t>observationGroup</w:t>
            </w:r>
            <w:bookmarkEnd w:id="131"/>
            <w:proofErr w:type="spellEnd"/>
          </w:p>
        </w:tc>
        <w:tc>
          <w:tcPr>
            <w:tcW w:w="3174" w:type="dxa"/>
            <w:gridSpan w:val="3"/>
            <w:tcBorders>
              <w:top w:val="nil"/>
              <w:left w:val="nil"/>
              <w:bottom w:val="nil"/>
              <w:right w:val="nil"/>
            </w:tcBorders>
          </w:tcPr>
          <w:p w14:paraId="5E1AB882" w14:textId="422534C9" w:rsidR="007462A4" w:rsidRDefault="007462A4" w:rsidP="007931ED">
            <w:pPr>
              <w:pStyle w:val="Rubrik4"/>
              <w:numPr>
                <w:ilvl w:val="0"/>
                <w:numId w:val="0"/>
              </w:numPr>
              <w:ind w:left="864"/>
              <w:rPr>
                <w:lang w:eastAsia="sv-SE"/>
              </w:rPr>
            </w:pPr>
          </w:p>
        </w:tc>
        <w:tc>
          <w:tcPr>
            <w:tcW w:w="3174" w:type="dxa"/>
            <w:gridSpan w:val="2"/>
            <w:tcBorders>
              <w:top w:val="nil"/>
              <w:left w:val="nil"/>
              <w:bottom w:val="nil"/>
              <w:right w:val="nil"/>
            </w:tcBorders>
          </w:tcPr>
          <w:p w14:paraId="3C35C88E" w14:textId="0D8888AE" w:rsidR="007462A4" w:rsidRDefault="007462A4" w:rsidP="00C663D3"/>
        </w:tc>
      </w:tr>
      <w:tr w:rsidR="00C663D3" w:rsidRPr="0012437B" w14:paraId="53123B39" w14:textId="77777777" w:rsidTr="007931ED">
        <w:tc>
          <w:tcPr>
            <w:tcW w:w="2943" w:type="dxa"/>
            <w:tcBorders>
              <w:top w:val="nil"/>
              <w:left w:val="nil"/>
              <w:bottom w:val="nil"/>
              <w:right w:val="nil"/>
            </w:tcBorders>
          </w:tcPr>
          <w:p w14:paraId="0DD6EDFE" w14:textId="77777777" w:rsidR="00C663D3" w:rsidRDefault="00C663D3" w:rsidP="00C663D3">
            <w:pPr>
              <w:rPr>
                <w:lang w:eastAsia="sv-SE"/>
              </w:rPr>
            </w:pPr>
          </w:p>
        </w:tc>
        <w:tc>
          <w:tcPr>
            <w:tcW w:w="2037" w:type="dxa"/>
            <w:gridSpan w:val="3"/>
            <w:tcBorders>
              <w:top w:val="nil"/>
              <w:left w:val="nil"/>
              <w:bottom w:val="nil"/>
              <w:right w:val="nil"/>
            </w:tcBorders>
          </w:tcPr>
          <w:p w14:paraId="0974F45B" w14:textId="77777777" w:rsidR="00C663D3" w:rsidRDefault="00C663D3" w:rsidP="00C663D3"/>
        </w:tc>
        <w:tc>
          <w:tcPr>
            <w:tcW w:w="2925" w:type="dxa"/>
            <w:gridSpan w:val="2"/>
            <w:tcBorders>
              <w:top w:val="nil"/>
              <w:left w:val="nil"/>
              <w:bottom w:val="nil"/>
              <w:right w:val="nil"/>
            </w:tcBorders>
          </w:tcPr>
          <w:p w14:paraId="66CEFAAF" w14:textId="77777777" w:rsidR="00C663D3" w:rsidRPr="00C93E52" w:rsidRDefault="00C663D3" w:rsidP="00C663D3">
            <w:pPr>
              <w:rPr>
                <w:rFonts w:cs="Arial"/>
              </w:rPr>
            </w:pPr>
          </w:p>
        </w:tc>
        <w:tc>
          <w:tcPr>
            <w:tcW w:w="1617" w:type="dxa"/>
            <w:tcBorders>
              <w:top w:val="nil"/>
              <w:left w:val="nil"/>
              <w:bottom w:val="nil"/>
              <w:right w:val="nil"/>
            </w:tcBorders>
          </w:tcPr>
          <w:p w14:paraId="2D73EB2F" w14:textId="77777777" w:rsidR="00C663D3" w:rsidRDefault="00C663D3" w:rsidP="00C663D3"/>
        </w:tc>
      </w:tr>
      <w:tr w:rsidR="001F3B42" w:rsidRPr="0012437B" w14:paraId="5465D0FB" w14:textId="77777777" w:rsidTr="007931ED">
        <w:tc>
          <w:tcPr>
            <w:tcW w:w="2943" w:type="dxa"/>
            <w:tcBorders>
              <w:top w:val="nil"/>
              <w:left w:val="nil"/>
              <w:bottom w:val="single" w:sz="4" w:space="0" w:color="auto"/>
              <w:right w:val="nil"/>
            </w:tcBorders>
          </w:tcPr>
          <w:p w14:paraId="228D2891" w14:textId="77777777" w:rsidR="001F3B42" w:rsidRDefault="001F3B42" w:rsidP="00C663D3">
            <w:pPr>
              <w:rPr>
                <w:lang w:eastAsia="sv-SE"/>
              </w:rPr>
            </w:pPr>
          </w:p>
        </w:tc>
        <w:tc>
          <w:tcPr>
            <w:tcW w:w="2037" w:type="dxa"/>
            <w:gridSpan w:val="3"/>
            <w:tcBorders>
              <w:top w:val="nil"/>
              <w:left w:val="nil"/>
              <w:bottom w:val="single" w:sz="4" w:space="0" w:color="auto"/>
              <w:right w:val="nil"/>
            </w:tcBorders>
          </w:tcPr>
          <w:p w14:paraId="1C5A0178" w14:textId="77777777" w:rsidR="001F3B42" w:rsidRDefault="001F3B42" w:rsidP="00C663D3"/>
        </w:tc>
        <w:tc>
          <w:tcPr>
            <w:tcW w:w="2925" w:type="dxa"/>
            <w:gridSpan w:val="2"/>
            <w:tcBorders>
              <w:top w:val="nil"/>
              <w:left w:val="nil"/>
              <w:bottom w:val="single" w:sz="4" w:space="0" w:color="auto"/>
              <w:right w:val="nil"/>
            </w:tcBorders>
          </w:tcPr>
          <w:p w14:paraId="43F71450" w14:textId="77777777" w:rsidR="001F3B42" w:rsidRPr="00C93E52" w:rsidRDefault="001F3B42" w:rsidP="00C663D3">
            <w:pPr>
              <w:rPr>
                <w:rFonts w:cs="Arial"/>
              </w:rPr>
            </w:pPr>
          </w:p>
        </w:tc>
        <w:tc>
          <w:tcPr>
            <w:tcW w:w="1617" w:type="dxa"/>
            <w:tcBorders>
              <w:top w:val="nil"/>
              <w:left w:val="nil"/>
              <w:bottom w:val="single" w:sz="4" w:space="0" w:color="auto"/>
              <w:right w:val="nil"/>
            </w:tcBorders>
          </w:tcPr>
          <w:p w14:paraId="78D311FB" w14:textId="77777777" w:rsidR="001F3B42" w:rsidRDefault="001F3B42"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3"/>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gridSpan w:val="2"/>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3"/>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gridSpan w:val="2"/>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3"/>
            <w:shd w:val="clear" w:color="auto" w:fill="FFFFFF" w:themeFill="background1"/>
          </w:tcPr>
          <w:p w14:paraId="64FA00EB" w14:textId="4D716E8F" w:rsidR="00C663D3" w:rsidRDefault="00C663D3" w:rsidP="00C663D3">
            <w:proofErr w:type="spellStart"/>
            <w:r>
              <w:t>PatientType</w:t>
            </w:r>
            <w:proofErr w:type="spellEnd"/>
          </w:p>
        </w:tc>
        <w:tc>
          <w:tcPr>
            <w:tcW w:w="2925" w:type="dxa"/>
            <w:gridSpan w:val="2"/>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3"/>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gridSpan w:val="2"/>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3"/>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gridSpan w:val="2"/>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3"/>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gridSpan w:val="2"/>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3"/>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gridSpan w:val="2"/>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3"/>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gridSpan w:val="2"/>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3"/>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gridSpan w:val="2"/>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7931ED">
        <w:tc>
          <w:tcPr>
            <w:tcW w:w="2943" w:type="dxa"/>
            <w:tcBorders>
              <w:left w:val="nil"/>
              <w:bottom w:val="nil"/>
              <w:right w:val="nil"/>
            </w:tcBorders>
            <w:shd w:val="clear" w:color="auto" w:fill="FFFFFF" w:themeFill="background1"/>
          </w:tcPr>
          <w:p w14:paraId="6A78700F" w14:textId="77777777" w:rsidR="00C663D3" w:rsidRPr="0039439F" w:rsidRDefault="00C663D3" w:rsidP="00C663D3"/>
        </w:tc>
        <w:tc>
          <w:tcPr>
            <w:tcW w:w="2037" w:type="dxa"/>
            <w:gridSpan w:val="3"/>
            <w:tcBorders>
              <w:left w:val="nil"/>
              <w:bottom w:val="nil"/>
              <w:right w:val="nil"/>
            </w:tcBorders>
            <w:shd w:val="clear" w:color="auto" w:fill="FFFFFF" w:themeFill="background1"/>
          </w:tcPr>
          <w:p w14:paraId="296FD1AF" w14:textId="77777777" w:rsidR="00C663D3" w:rsidRPr="0039439F" w:rsidRDefault="00C663D3" w:rsidP="00C663D3"/>
        </w:tc>
        <w:tc>
          <w:tcPr>
            <w:tcW w:w="2925" w:type="dxa"/>
            <w:gridSpan w:val="2"/>
            <w:tcBorders>
              <w:left w:val="nil"/>
              <w:bottom w:val="nil"/>
              <w:right w:val="nil"/>
            </w:tcBorders>
            <w:shd w:val="clear" w:color="auto" w:fill="FFFFFF" w:themeFill="background1"/>
          </w:tcPr>
          <w:p w14:paraId="41CBDF12" w14:textId="77777777" w:rsidR="00C663D3" w:rsidRPr="0039439F" w:rsidRDefault="00C663D3" w:rsidP="00C663D3"/>
        </w:tc>
        <w:tc>
          <w:tcPr>
            <w:tcW w:w="1617" w:type="dxa"/>
            <w:tcBorders>
              <w:left w:val="nil"/>
              <w:bottom w:val="nil"/>
              <w:right w:val="nil"/>
            </w:tcBorders>
            <w:shd w:val="clear" w:color="auto" w:fill="FFFFFF" w:themeFill="background1"/>
          </w:tcPr>
          <w:p w14:paraId="45398DBB" w14:textId="77777777" w:rsidR="00C663D3" w:rsidRPr="0039439F" w:rsidRDefault="00C663D3" w:rsidP="00C663D3"/>
        </w:tc>
      </w:tr>
      <w:tr w:rsidR="00837795" w:rsidRPr="0039439F" w14:paraId="0E588EFC" w14:textId="77777777" w:rsidTr="007B7E8B">
        <w:tc>
          <w:tcPr>
            <w:tcW w:w="9522" w:type="dxa"/>
            <w:gridSpan w:val="7"/>
            <w:tcBorders>
              <w:top w:val="nil"/>
              <w:left w:val="nil"/>
              <w:right w:val="nil"/>
            </w:tcBorders>
            <w:shd w:val="clear" w:color="auto" w:fill="FFFFFF" w:themeFill="background1"/>
          </w:tcPr>
          <w:p w14:paraId="237BF77F" w14:textId="65D28A04" w:rsidR="00837795" w:rsidRDefault="00837795" w:rsidP="007931ED">
            <w:pPr>
              <w:pStyle w:val="Rubrik4"/>
            </w:pPr>
            <w:bookmarkStart w:id="132" w:name="_Toc414627266"/>
            <w:r>
              <w:t xml:space="preserve">Svars-del: </w:t>
            </w:r>
            <w:proofErr w:type="spellStart"/>
            <w:r>
              <w:t>observationGroup</w:t>
            </w:r>
            <w:proofErr w:type="spellEnd"/>
            <w:r>
              <w:t>/patient</w:t>
            </w:r>
            <w:bookmarkEnd w:id="132"/>
          </w:p>
          <w:p w14:paraId="63A6BAC9" w14:textId="77777777" w:rsidR="00837795" w:rsidRPr="0039439F" w:rsidRDefault="00837795"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3"/>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gridSpan w:val="2"/>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3"/>
          </w:tcPr>
          <w:p w14:paraId="45CC20C5" w14:textId="77777777" w:rsidR="00C663D3" w:rsidRPr="00C93E52" w:rsidRDefault="00C663D3" w:rsidP="00C663D3">
            <w:proofErr w:type="spellStart"/>
            <w:r w:rsidRPr="00C93E52">
              <w:t>IIType</w:t>
            </w:r>
            <w:proofErr w:type="spellEnd"/>
          </w:p>
        </w:tc>
        <w:tc>
          <w:tcPr>
            <w:tcW w:w="2925" w:type="dxa"/>
            <w:gridSpan w:val="2"/>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3"/>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gridSpan w:val="2"/>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3"/>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gridSpan w:val="2"/>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t>gender.codeSystemName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lastRenderedPageBreak/>
              <w:t>gender.displayName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7"/>
            <w:tcBorders>
              <w:top w:val="single" w:sz="4" w:space="0" w:color="auto"/>
              <w:left w:val="nil"/>
              <w:bottom w:val="nil"/>
              <w:right w:val="nil"/>
            </w:tcBorders>
          </w:tcPr>
          <w:p w14:paraId="4A668098" w14:textId="174C9484" w:rsidR="00C663D3"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r w:rsidR="007462A4">
              <w:br/>
            </w:r>
          </w:p>
          <w:p w14:paraId="7C5E93B7" w14:textId="3590592F" w:rsidR="007462A4" w:rsidRPr="00C93E52" w:rsidRDefault="00837795" w:rsidP="007931ED">
            <w:pPr>
              <w:pStyle w:val="Rubrik4"/>
            </w:pPr>
            <w:bookmarkStart w:id="133" w:name="_Toc414627267"/>
            <w:r>
              <w:t xml:space="preserve">Svars-del: </w:t>
            </w:r>
            <w:proofErr w:type="spellStart"/>
            <w:r w:rsidR="007462A4">
              <w:rPr>
                <w:lang w:eastAsia="sv-SE"/>
              </w:rPr>
              <w:t>observationGroup</w:t>
            </w:r>
            <w:proofErr w:type="spellEnd"/>
            <w:r w:rsidR="007462A4">
              <w:rPr>
                <w:lang w:eastAsia="sv-SE"/>
              </w:rPr>
              <w:t>/</w:t>
            </w:r>
            <w:proofErr w:type="spellStart"/>
            <w:r w:rsidR="007462A4">
              <w:rPr>
                <w:lang w:eastAsia="sv-SE"/>
              </w:rPr>
              <w:t>p</w:t>
            </w:r>
            <w:r w:rsidR="007462A4" w:rsidRPr="008F3BBF">
              <w:rPr>
                <w:lang w:eastAsia="sv-SE"/>
              </w:rPr>
              <w:t>erformerRole</w:t>
            </w:r>
            <w:bookmarkEnd w:id="133"/>
            <w:proofErr w:type="spellEnd"/>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3"/>
            <w:tcBorders>
              <w:top w:val="nil"/>
              <w:left w:val="nil"/>
              <w:bottom w:val="single" w:sz="4" w:space="0" w:color="auto"/>
              <w:right w:val="nil"/>
            </w:tcBorders>
          </w:tcPr>
          <w:p w14:paraId="0E074C5D" w14:textId="77777777" w:rsidR="00C663D3" w:rsidRPr="00461D60" w:rsidRDefault="00C663D3" w:rsidP="00C663D3"/>
        </w:tc>
        <w:tc>
          <w:tcPr>
            <w:tcW w:w="2925" w:type="dxa"/>
            <w:gridSpan w:val="2"/>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3"/>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gridSpan w:val="2"/>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t>code.displayName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lastRenderedPageBreak/>
              <w:t>person</w:t>
            </w:r>
          </w:p>
        </w:tc>
        <w:tc>
          <w:tcPr>
            <w:tcW w:w="2037" w:type="dxa"/>
            <w:gridSpan w:val="3"/>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t>careUnit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7"/>
            <w:tcBorders>
              <w:top w:val="single" w:sz="4" w:space="0" w:color="auto"/>
              <w:left w:val="nil"/>
              <w:bottom w:val="nil"/>
              <w:right w:val="nil"/>
            </w:tcBorders>
          </w:tcPr>
          <w:p w14:paraId="263DA195" w14:textId="77777777" w:rsidR="00837795" w:rsidRDefault="00837795" w:rsidP="007931ED">
            <w:pPr>
              <w:pStyle w:val="Rubrik4"/>
              <w:numPr>
                <w:ilvl w:val="0"/>
                <w:numId w:val="0"/>
              </w:numPr>
              <w:ind w:left="864"/>
            </w:pPr>
          </w:p>
          <w:p w14:paraId="0080E40A" w14:textId="38ED0A8A" w:rsidR="00C663D3" w:rsidRDefault="00837795" w:rsidP="007931ED">
            <w:pPr>
              <w:pStyle w:val="Rubrik4"/>
            </w:pPr>
            <w:bookmarkStart w:id="134" w:name="_Toc414627268"/>
            <w:r>
              <w:t>Svars-</w:t>
            </w:r>
            <w:proofErr w:type="gramStart"/>
            <w:r>
              <w:t xml:space="preserve">del: </w:t>
            </w:r>
            <w:r w:rsidRPr="006C50FA">
              <w:rPr>
                <w:lang w:eastAsia="sv-SE"/>
              </w:rPr>
              <w:t xml:space="preserve"> </w:t>
            </w:r>
            <w:proofErr w:type="spellStart"/>
            <w:r w:rsidRPr="006C50FA">
              <w:rPr>
                <w:lang w:eastAsia="sv-SE"/>
              </w:rPr>
              <w:t>observationGroup</w:t>
            </w:r>
            <w:proofErr w:type="spellEnd"/>
            <w:proofErr w:type="gramEnd"/>
            <w:r>
              <w:rPr>
                <w:lang w:eastAsia="sv-SE"/>
              </w:rPr>
              <w:t>/</w:t>
            </w:r>
            <w:proofErr w:type="spellStart"/>
            <w:r>
              <w:rPr>
                <w:lang w:eastAsia="sv-SE"/>
              </w:rPr>
              <w:t>l</w:t>
            </w:r>
            <w:r w:rsidRPr="00C93E52">
              <w:rPr>
                <w:lang w:eastAsia="sv-SE"/>
              </w:rPr>
              <w:t>egalAuthenticator</w:t>
            </w:r>
            <w:bookmarkEnd w:id="134"/>
            <w:proofErr w:type="spellEnd"/>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3"/>
            <w:tcBorders>
              <w:top w:val="nil"/>
              <w:left w:val="nil"/>
              <w:bottom w:val="single" w:sz="4" w:space="0" w:color="auto"/>
              <w:right w:val="nil"/>
            </w:tcBorders>
          </w:tcPr>
          <w:p w14:paraId="5AFE1850" w14:textId="77777777" w:rsidR="00C663D3" w:rsidRPr="00C93E52" w:rsidRDefault="00C663D3" w:rsidP="00C663D3"/>
        </w:tc>
        <w:tc>
          <w:tcPr>
            <w:tcW w:w="2925" w:type="dxa"/>
            <w:gridSpan w:val="2"/>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3"/>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3"/>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3"/>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3"/>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3"/>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gridSpan w:val="2"/>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7"/>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837795" w:rsidRPr="00C93E52" w14:paraId="3F926D61" w14:textId="77777777" w:rsidTr="007B7E8B">
        <w:tc>
          <w:tcPr>
            <w:tcW w:w="9522" w:type="dxa"/>
            <w:gridSpan w:val="7"/>
            <w:tcBorders>
              <w:top w:val="nil"/>
              <w:left w:val="nil"/>
              <w:bottom w:val="single" w:sz="4" w:space="0" w:color="auto"/>
              <w:right w:val="nil"/>
            </w:tcBorders>
          </w:tcPr>
          <w:p w14:paraId="66438E84" w14:textId="01C89AD7" w:rsidR="00837795" w:rsidRDefault="00837795" w:rsidP="007931ED">
            <w:pPr>
              <w:pStyle w:val="Rubrik4"/>
            </w:pPr>
            <w:bookmarkStart w:id="135" w:name="_Toc414627269"/>
            <w:r>
              <w:t>Svars-</w:t>
            </w:r>
            <w:proofErr w:type="gramStart"/>
            <w:r>
              <w:t xml:space="preserve">del: </w:t>
            </w:r>
            <w:r w:rsidRPr="009A0B16">
              <w:rPr>
                <w:lang w:val="en-US" w:eastAsia="sv-SE"/>
              </w:rPr>
              <w:t xml:space="preserve"> </w:t>
            </w:r>
            <w:proofErr w:type="spellStart"/>
            <w:r w:rsidRPr="009A0B16">
              <w:rPr>
                <w:lang w:val="en-US" w:eastAsia="sv-SE"/>
              </w:rPr>
              <w:t>observationGroup</w:t>
            </w:r>
            <w:proofErr w:type="spellEnd"/>
            <w:proofErr w:type="gramEnd"/>
            <w:r>
              <w:rPr>
                <w:lang w:val="en-US" w:eastAsia="sv-SE"/>
              </w:rPr>
              <w:t>/</w:t>
            </w:r>
            <w:proofErr w:type="spellStart"/>
            <w:r>
              <w:rPr>
                <w:lang w:val="en-US"/>
              </w:rPr>
              <w:t>additionalParticipant</w:t>
            </w:r>
            <w:bookmarkEnd w:id="135"/>
            <w:proofErr w:type="spellEnd"/>
          </w:p>
          <w:p w14:paraId="396DACFE" w14:textId="77777777" w:rsidR="00837795" w:rsidRPr="00C93E52" w:rsidRDefault="00837795"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lastRenderedPageBreak/>
              <w:t>id</w:t>
            </w:r>
          </w:p>
        </w:tc>
        <w:tc>
          <w:tcPr>
            <w:tcW w:w="2037" w:type="dxa"/>
            <w:gridSpan w:val="3"/>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t>id.root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3"/>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3"/>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lastRenderedPageBreak/>
              <w:t>role</w:t>
            </w:r>
            <w:r w:rsidRPr="003C622B">
              <w:rPr>
                <w:lang w:eastAsia="sv-SE"/>
              </w:rPr>
              <w:t>.code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r w:rsidR="00837795" w:rsidRPr="00C93E52" w14:paraId="5A2AC5B9" w14:textId="77777777" w:rsidTr="007931ED">
        <w:tc>
          <w:tcPr>
            <w:tcW w:w="2943" w:type="dxa"/>
            <w:tcBorders>
              <w:top w:val="single" w:sz="4" w:space="0" w:color="auto"/>
              <w:left w:val="nil"/>
              <w:bottom w:val="nil"/>
              <w:right w:val="nil"/>
            </w:tcBorders>
            <w:shd w:val="clear" w:color="auto" w:fill="FFFFFF" w:themeFill="background1"/>
          </w:tcPr>
          <w:p w14:paraId="6397328B" w14:textId="77777777" w:rsidR="00837795" w:rsidRDefault="00837795" w:rsidP="001411E0">
            <w:pPr>
              <w:rPr>
                <w:lang w:eastAsia="sv-SE"/>
              </w:rPr>
            </w:pPr>
          </w:p>
        </w:tc>
        <w:tc>
          <w:tcPr>
            <w:tcW w:w="1985" w:type="dxa"/>
            <w:gridSpan w:val="2"/>
            <w:tcBorders>
              <w:top w:val="single" w:sz="4" w:space="0" w:color="auto"/>
              <w:left w:val="nil"/>
              <w:bottom w:val="nil"/>
              <w:right w:val="nil"/>
            </w:tcBorders>
            <w:shd w:val="clear" w:color="auto" w:fill="FFFFFF" w:themeFill="background1"/>
          </w:tcPr>
          <w:p w14:paraId="3A7AE453" w14:textId="77777777" w:rsidR="00837795" w:rsidRDefault="00837795" w:rsidP="001411E0">
            <w:pPr>
              <w:rPr>
                <w:lang w:eastAsia="sv-SE"/>
              </w:rPr>
            </w:pPr>
          </w:p>
        </w:tc>
        <w:tc>
          <w:tcPr>
            <w:tcW w:w="2977" w:type="dxa"/>
            <w:gridSpan w:val="3"/>
            <w:tcBorders>
              <w:top w:val="single" w:sz="4" w:space="0" w:color="auto"/>
              <w:left w:val="nil"/>
              <w:bottom w:val="nil"/>
              <w:right w:val="nil"/>
            </w:tcBorders>
            <w:shd w:val="clear" w:color="auto" w:fill="FFFFFF" w:themeFill="background1"/>
          </w:tcPr>
          <w:p w14:paraId="1796183A" w14:textId="77777777" w:rsidR="00837795" w:rsidRDefault="00837795" w:rsidP="005B7E6B">
            <w:pPr>
              <w:rPr>
                <w:lang w:eastAsia="sv-SE"/>
              </w:rPr>
            </w:pPr>
          </w:p>
        </w:tc>
        <w:tc>
          <w:tcPr>
            <w:tcW w:w="1617" w:type="dxa"/>
            <w:tcBorders>
              <w:top w:val="single" w:sz="4" w:space="0" w:color="auto"/>
              <w:left w:val="nil"/>
              <w:bottom w:val="nil"/>
              <w:right w:val="nil"/>
            </w:tcBorders>
            <w:shd w:val="clear" w:color="auto" w:fill="FFFFFF" w:themeFill="background1"/>
          </w:tcPr>
          <w:p w14:paraId="742C14E7" w14:textId="77777777" w:rsidR="00837795" w:rsidRDefault="00837795" w:rsidP="001411E0">
            <w:pPr>
              <w:rPr>
                <w:lang w:eastAsia="sv-SE"/>
              </w:rPr>
            </w:pPr>
          </w:p>
        </w:tc>
      </w:tr>
    </w:tbl>
    <w:p w14:paraId="0DE654AF" w14:textId="77777777" w:rsidR="00837795" w:rsidRDefault="00837795">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22"/>
      </w:tblGrid>
      <w:tr w:rsidR="00837795" w:rsidRPr="00C93E52" w14:paraId="6F40B139" w14:textId="77777777" w:rsidTr="007931ED">
        <w:tc>
          <w:tcPr>
            <w:tcW w:w="9522" w:type="dxa"/>
            <w:tcBorders>
              <w:top w:val="nil"/>
              <w:left w:val="nil"/>
              <w:bottom w:val="nil"/>
              <w:right w:val="nil"/>
            </w:tcBorders>
            <w:shd w:val="clear" w:color="auto" w:fill="FFFFFF" w:themeFill="background1"/>
          </w:tcPr>
          <w:p w14:paraId="4A7E6DA2" w14:textId="3EF8C5B8" w:rsidR="00837795" w:rsidRDefault="00837795" w:rsidP="007931ED">
            <w:pPr>
              <w:pStyle w:val="Rubrik4"/>
              <w:rPr>
                <w:lang w:eastAsia="sv-SE"/>
              </w:rPr>
            </w:pPr>
            <w:bookmarkStart w:id="136" w:name="_Toc414627270"/>
            <w:r>
              <w:rPr>
                <w:lang w:eastAsia="sv-SE"/>
              </w:rPr>
              <w:lastRenderedPageBreak/>
              <w:t>Svars-</w:t>
            </w:r>
            <w:proofErr w:type="gramStart"/>
            <w:r>
              <w:rPr>
                <w:lang w:eastAsia="sv-SE"/>
              </w:rPr>
              <w:t xml:space="preserve">del: </w:t>
            </w:r>
            <w:r w:rsidRPr="009A0B16">
              <w:rPr>
                <w:lang w:val="en-US" w:eastAsia="sv-SE"/>
              </w:rPr>
              <w:t xml:space="preserve"> </w:t>
            </w:r>
            <w:proofErr w:type="spellStart"/>
            <w:r w:rsidRPr="009A0B16">
              <w:rPr>
                <w:lang w:val="en-US" w:eastAsia="sv-SE"/>
              </w:rPr>
              <w:t>observationGroup</w:t>
            </w:r>
            <w:proofErr w:type="spellEnd"/>
            <w:proofErr w:type="gramEnd"/>
            <w:r>
              <w:rPr>
                <w:lang w:val="en-US" w:eastAsia="sv-SE"/>
              </w:rPr>
              <w:t>/</w:t>
            </w:r>
            <w:r>
              <w:rPr>
                <w:lang w:eastAsia="sv-SE"/>
              </w:rPr>
              <w:t>s</w:t>
            </w:r>
            <w:proofErr w:type="spellStart"/>
            <w:r w:rsidRPr="00C93E52">
              <w:rPr>
                <w:lang w:val="en-US" w:eastAsia="sv-SE"/>
              </w:rPr>
              <w:t>ourceSystem</w:t>
            </w:r>
            <w:bookmarkEnd w:id="136"/>
            <w:proofErr w:type="spellEnd"/>
          </w:p>
        </w:tc>
      </w:tr>
    </w:tbl>
    <w:p w14:paraId="3B9C1419" w14:textId="0CD2FFF3" w:rsidR="0080653A" w:rsidRDefault="0080653A"/>
    <w:tbl>
      <w:tblPr>
        <w:tblpPr w:leftFromText="141" w:rightFromText="141" w:vertAnchor="text" w:tblpY="1"/>
        <w:tblOverlap w:val="neve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gridCol w:w="1218"/>
      </w:tblGrid>
      <w:tr w:rsidR="00C663D3" w:rsidRPr="00C93E52" w14:paraId="5B4A1F5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7931ED">
        <w:trPr>
          <w:gridAfter w:val="1"/>
          <w:wAfter w:w="1218" w:type="dxa"/>
        </w:trPr>
        <w:tc>
          <w:tcPr>
            <w:tcW w:w="2943" w:type="dxa"/>
            <w:tcBorders>
              <w:top w:val="single" w:sz="4" w:space="0" w:color="auto"/>
              <w:left w:val="nil"/>
              <w:bottom w:val="nil"/>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232EBA79" w14:textId="77777777" w:rsidR="00C663D3" w:rsidRPr="00C93E52" w:rsidRDefault="00C663D3" w:rsidP="00C663D3"/>
        </w:tc>
      </w:tr>
      <w:tr w:rsidR="00837795" w:rsidRPr="007931ED" w14:paraId="751C6166" w14:textId="77777777" w:rsidTr="007931ED">
        <w:trPr>
          <w:gridAfter w:val="1"/>
          <w:wAfter w:w="1218" w:type="dxa"/>
        </w:trPr>
        <w:tc>
          <w:tcPr>
            <w:tcW w:w="9522" w:type="dxa"/>
            <w:gridSpan w:val="4"/>
            <w:tcBorders>
              <w:top w:val="nil"/>
              <w:left w:val="nil"/>
              <w:bottom w:val="single" w:sz="4" w:space="0" w:color="auto"/>
              <w:right w:val="nil"/>
            </w:tcBorders>
          </w:tcPr>
          <w:p w14:paraId="1E2E666F" w14:textId="6AC0C5A0" w:rsidR="00837795" w:rsidRPr="007931ED" w:rsidRDefault="00837795" w:rsidP="007931ED">
            <w:pPr>
              <w:pStyle w:val="Rubrik4"/>
              <w:rPr>
                <w:lang w:val="en-US"/>
              </w:rPr>
            </w:pPr>
            <w:bookmarkStart w:id="137" w:name="_Toc414627271"/>
            <w:proofErr w:type="spellStart"/>
            <w:r w:rsidRPr="007931ED">
              <w:rPr>
                <w:lang w:val="en-US"/>
              </w:rPr>
              <w:t>Svars</w:t>
            </w:r>
            <w:proofErr w:type="spellEnd"/>
            <w:r w:rsidRPr="007931ED">
              <w:rPr>
                <w:lang w:val="en-US"/>
              </w:rPr>
              <w:t xml:space="preserve">-del: </w:t>
            </w:r>
            <w:r>
              <w:rPr>
                <w:lang w:val="en-US" w:eastAsia="sv-SE"/>
              </w:rPr>
              <w:t xml:space="preserve"> </w:t>
            </w:r>
            <w:proofErr w:type="spellStart"/>
            <w:r>
              <w:rPr>
                <w:lang w:val="en-US" w:eastAsia="sv-SE"/>
              </w:rPr>
              <w:t>observationGroup</w:t>
            </w:r>
            <w:proofErr w:type="spellEnd"/>
            <w:r>
              <w:rPr>
                <w:lang w:val="en-US" w:eastAsia="sv-SE"/>
              </w:rPr>
              <w:t>/</w:t>
            </w:r>
            <w:proofErr w:type="spellStart"/>
            <w:r>
              <w:rPr>
                <w:lang w:val="en-US"/>
              </w:rPr>
              <w:t>additionalParticipant</w:t>
            </w:r>
            <w:proofErr w:type="spellEnd"/>
            <w:r>
              <w:rPr>
                <w:lang w:val="en-US"/>
              </w:rPr>
              <w:t>/</w:t>
            </w:r>
            <w:r>
              <w:rPr>
                <w:lang w:val="en-US" w:eastAsia="sv-SE"/>
              </w:rPr>
              <w:t>device</w:t>
            </w:r>
            <w:bookmarkEnd w:id="137"/>
          </w:p>
        </w:tc>
      </w:tr>
      <w:tr w:rsidR="00C663D3" w:rsidRPr="00C93E52" w14:paraId="580FE58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53AC12F2" w14:textId="6FD8C71A" w:rsidR="000548C1" w:rsidRDefault="000548C1" w:rsidP="00C663D3">
            <w:pPr>
              <w:rPr>
                <w:lang w:val="en-US" w:eastAsia="sv-SE"/>
              </w:rPr>
            </w:pPr>
            <w:proofErr w:type="spellStart"/>
            <w:r>
              <w:rPr>
                <w:lang w:val="en-US"/>
              </w:rPr>
              <w:t>additionalParticipant</w:t>
            </w:r>
            <w:proofErr w:type="spellEnd"/>
            <w:r>
              <w:rPr>
                <w:lang w:val="en-US"/>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w:t>
            </w:r>
            <w:r w:rsidRPr="003C622B">
              <w:rPr>
                <w:color w:val="FF0000"/>
                <w:lang w:eastAsia="sv-SE"/>
              </w:rPr>
              <w:lastRenderedPageBreak/>
              <w:t>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lastRenderedPageBreak/>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7931ED">
        <w:trPr>
          <w:gridAfter w:val="1"/>
          <w:wAfter w:w="1218" w:type="dxa"/>
        </w:trPr>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7931ED">
        <w:trPr>
          <w:gridAfter w:val="1"/>
          <w:wAfter w:w="1218" w:type="dxa"/>
        </w:trPr>
        <w:tc>
          <w:tcPr>
            <w:tcW w:w="2943" w:type="dxa"/>
            <w:tcBorders>
              <w:top w:val="nil"/>
              <w:left w:val="nil"/>
              <w:bottom w:val="nil"/>
              <w:right w:val="nil"/>
            </w:tcBorders>
          </w:tcPr>
          <w:p w14:paraId="22176350" w14:textId="77777777" w:rsidR="00C663D3" w:rsidRDefault="00C663D3" w:rsidP="00C663D3">
            <w:pPr>
              <w:rPr>
                <w:lang w:eastAsia="sv-SE"/>
              </w:rPr>
            </w:pPr>
          </w:p>
        </w:tc>
        <w:tc>
          <w:tcPr>
            <w:tcW w:w="2037" w:type="dxa"/>
            <w:tcBorders>
              <w:top w:val="nil"/>
              <w:left w:val="nil"/>
              <w:bottom w:val="nil"/>
              <w:right w:val="nil"/>
            </w:tcBorders>
          </w:tcPr>
          <w:p w14:paraId="7649C5BB" w14:textId="77777777" w:rsidR="00C663D3" w:rsidRDefault="00C663D3" w:rsidP="00C663D3"/>
        </w:tc>
        <w:tc>
          <w:tcPr>
            <w:tcW w:w="2925" w:type="dxa"/>
            <w:tcBorders>
              <w:top w:val="nil"/>
              <w:left w:val="nil"/>
              <w:bottom w:val="nil"/>
              <w:right w:val="nil"/>
            </w:tcBorders>
          </w:tcPr>
          <w:p w14:paraId="073396B1" w14:textId="77777777" w:rsidR="00C663D3" w:rsidRDefault="00C663D3" w:rsidP="00C663D3"/>
        </w:tc>
        <w:tc>
          <w:tcPr>
            <w:tcW w:w="1617" w:type="dxa"/>
            <w:tcBorders>
              <w:top w:val="nil"/>
              <w:left w:val="nil"/>
              <w:bottom w:val="nil"/>
              <w:right w:val="nil"/>
            </w:tcBorders>
          </w:tcPr>
          <w:p w14:paraId="6128AC3C" w14:textId="77777777" w:rsidR="00C663D3" w:rsidRDefault="00C663D3" w:rsidP="00C663D3"/>
        </w:tc>
      </w:tr>
      <w:tr w:rsidR="009A2B0B" w:rsidRPr="007931ED" w14:paraId="45FEC824" w14:textId="77777777" w:rsidTr="007931ED">
        <w:trPr>
          <w:gridAfter w:val="1"/>
          <w:wAfter w:w="1218" w:type="dxa"/>
        </w:trPr>
        <w:tc>
          <w:tcPr>
            <w:tcW w:w="9522" w:type="dxa"/>
            <w:gridSpan w:val="4"/>
            <w:tcBorders>
              <w:top w:val="nil"/>
              <w:left w:val="nil"/>
              <w:bottom w:val="single" w:sz="4" w:space="0" w:color="auto"/>
              <w:right w:val="nil"/>
            </w:tcBorders>
          </w:tcPr>
          <w:p w14:paraId="0F763C95" w14:textId="251C6AA6" w:rsidR="009A2B0B" w:rsidRPr="007931ED" w:rsidRDefault="009A2B0B" w:rsidP="007931ED">
            <w:pPr>
              <w:pStyle w:val="Rubrik4"/>
              <w:rPr>
                <w:lang w:val="en-US"/>
              </w:rPr>
            </w:pPr>
            <w:bookmarkStart w:id="138" w:name="_Toc414627272"/>
            <w:proofErr w:type="spellStart"/>
            <w:r w:rsidRPr="007931ED">
              <w:rPr>
                <w:lang w:val="en-US" w:eastAsia="sv-SE"/>
              </w:rPr>
              <w:t>Svars</w:t>
            </w:r>
            <w:proofErr w:type="spellEnd"/>
            <w:r w:rsidRPr="007931ED">
              <w:rPr>
                <w:lang w:val="en-US" w:eastAsia="sv-SE"/>
              </w:rPr>
              <w:t xml:space="preserve">-del:  </w:t>
            </w:r>
            <w:proofErr w:type="spellStart"/>
            <w:r w:rsidRPr="007931ED">
              <w:rPr>
                <w:lang w:val="en-US" w:eastAsia="sv-SE"/>
              </w:rPr>
              <w:t>observationGroup</w:t>
            </w:r>
            <w:proofErr w:type="spellEnd"/>
            <w:r w:rsidRPr="007931ED">
              <w:rPr>
                <w:lang w:val="en-US" w:eastAsia="sv-SE"/>
              </w:rPr>
              <w:t>/</w:t>
            </w:r>
            <w:proofErr w:type="spellStart"/>
            <w:r>
              <w:rPr>
                <w:lang w:val="en-US"/>
              </w:rPr>
              <w:t>additionalParticipant</w:t>
            </w:r>
            <w:proofErr w:type="spellEnd"/>
            <w:r>
              <w:rPr>
                <w:lang w:val="en-US"/>
              </w:rPr>
              <w:t>/</w:t>
            </w:r>
            <w:r w:rsidRPr="007931ED">
              <w:rPr>
                <w:lang w:val="en-US" w:eastAsia="sv-SE"/>
              </w:rPr>
              <w:t>location</w:t>
            </w:r>
            <w:bookmarkEnd w:id="138"/>
          </w:p>
        </w:tc>
      </w:tr>
      <w:tr w:rsidR="00C663D3" w:rsidRPr="00C93E52" w14:paraId="645A177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5B20FC" w14:textId="2CBB99CE" w:rsidR="000548C1" w:rsidRDefault="000548C1" w:rsidP="00C663D3">
            <w:pPr>
              <w:rPr>
                <w:lang w:eastAsia="sv-SE"/>
              </w:rPr>
            </w:pPr>
            <w:proofErr w:type="spellStart"/>
            <w:r>
              <w:rPr>
                <w:lang w:val="en-US"/>
              </w:rPr>
              <w:t>additionalParticipant</w:t>
            </w:r>
            <w:proofErr w:type="spellEnd"/>
            <w:r>
              <w:rPr>
                <w:lang w:val="en-US"/>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7931ED">
        <w:trPr>
          <w:gridAfter w:val="1"/>
          <w:wAfter w:w="1218" w:type="dxa"/>
        </w:trPr>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7931ED">
        <w:trPr>
          <w:gridAfter w:val="1"/>
          <w:wAfter w:w="1218" w:type="dxa"/>
        </w:trPr>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9A2B0B" w:rsidRPr="00C93E52" w14:paraId="1C844B25" w14:textId="77777777" w:rsidTr="007931ED">
        <w:trPr>
          <w:gridAfter w:val="1"/>
          <w:wAfter w:w="1218" w:type="dxa"/>
        </w:trPr>
        <w:tc>
          <w:tcPr>
            <w:tcW w:w="9522" w:type="dxa"/>
            <w:gridSpan w:val="4"/>
            <w:tcBorders>
              <w:top w:val="nil"/>
              <w:left w:val="nil"/>
              <w:bottom w:val="nil"/>
              <w:right w:val="nil"/>
            </w:tcBorders>
          </w:tcPr>
          <w:p w14:paraId="35ABD7D8" w14:textId="4ABDA728" w:rsidR="009A2B0B" w:rsidRPr="00C93E52" w:rsidRDefault="009A2B0B" w:rsidP="007931ED">
            <w:pPr>
              <w:pStyle w:val="Rubrik4"/>
            </w:pPr>
            <w:bookmarkStart w:id="139" w:name="_Toc414627273"/>
            <w:r>
              <w:t>Svars-</w:t>
            </w:r>
            <w:proofErr w:type="gramStart"/>
            <w:r>
              <w:t xml:space="preserve">del: </w:t>
            </w:r>
            <w:r w:rsidRPr="00A711EC">
              <w:rPr>
                <w:lang w:eastAsia="sv-SE"/>
              </w:rPr>
              <w:t xml:space="preserve"> </w:t>
            </w:r>
            <w:proofErr w:type="spellStart"/>
            <w:r w:rsidRPr="00A711EC">
              <w:rPr>
                <w:lang w:eastAsia="sv-SE"/>
              </w:rPr>
              <w:t>obser</w:t>
            </w:r>
            <w:r w:rsidRPr="00966EF9">
              <w:rPr>
                <w:lang w:val="en-US" w:eastAsia="sv-SE"/>
              </w:rPr>
              <w:t>vationGroup</w:t>
            </w:r>
            <w:proofErr w:type="spellEnd"/>
            <w:proofErr w:type="gramEnd"/>
            <w:r>
              <w:rPr>
                <w:lang w:val="en-US" w:eastAsia="sv-SE"/>
              </w:rPr>
              <w:t>/</w:t>
            </w:r>
            <w:r w:rsidRPr="00966EF9">
              <w:rPr>
                <w:lang w:val="en-US" w:eastAsia="sv-SE"/>
              </w:rPr>
              <w:t>observation</w:t>
            </w:r>
            <w:bookmarkEnd w:id="139"/>
          </w:p>
        </w:tc>
      </w:tr>
      <w:tr w:rsidR="00C663D3" w:rsidRPr="00966EF9" w14:paraId="3EA213A8" w14:textId="77777777" w:rsidTr="007931ED">
        <w:trPr>
          <w:gridAfter w:val="1"/>
          <w:wAfter w:w="1218" w:type="dxa"/>
        </w:trPr>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7931ED">
        <w:trPr>
          <w:gridAfter w:val="1"/>
          <w:wAfter w:w="1218" w:type="dxa"/>
        </w:trPr>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1C11425D" w:rsidR="00C663D3" w:rsidRPr="00C93E52" w:rsidRDefault="00C663D3" w:rsidP="00C663D3">
            <w:pPr>
              <w:rPr>
                <w:rFonts w:cs="Arial"/>
              </w:rPr>
            </w:pPr>
            <w:r w:rsidRPr="00DD2A23">
              <w:rPr>
                <w:rFonts w:cs="Arial"/>
              </w:rPr>
              <w:t>E</w:t>
            </w:r>
            <w:r w:rsidRPr="00C93E52">
              <w:rPr>
                <w:rFonts w:cs="Arial"/>
              </w:rPr>
              <w:t xml:space="preserve">tt unikt värde för </w:t>
            </w:r>
            <w:r w:rsidR="00AA37A5">
              <w:rPr>
                <w:rFonts w:cs="Arial"/>
              </w:rPr>
              <w:t xml:space="preserve">denna </w:t>
            </w:r>
            <w:r w:rsidRPr="00C93E52">
              <w:rPr>
                <w:rFonts w:cs="Arial"/>
              </w:rPr>
              <w:t>observation</w:t>
            </w:r>
            <w:proofErr w:type="gramStart"/>
            <w:r w:rsidR="00AA37A5">
              <w:rPr>
                <w:rFonts w:cs="Arial"/>
              </w:rPr>
              <w:t>.</w:t>
            </w:r>
            <w:r w:rsidRPr="00C93E52">
              <w:rPr>
                <w:rFonts w:cs="Arial"/>
              </w:rPr>
              <w:t>.</w:t>
            </w:r>
            <w:proofErr w:type="gramEnd"/>
            <w:r w:rsidRPr="00C93E52">
              <w:rPr>
                <w:rFonts w:cs="Arial"/>
              </w:rPr>
              <w:t xml:space="preserve">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014C9AB6" w:rsidR="00C663D3" w:rsidRPr="00C93E52" w:rsidRDefault="00AA37A5" w:rsidP="00C663D3">
            <w:pPr>
              <w:rPr>
                <w:rFonts w:cs="Arial"/>
              </w:rPr>
            </w:pPr>
            <w:r>
              <w:rPr>
                <w:rFonts w:cs="Arial"/>
              </w:rPr>
              <w:t>Vårdgivarens</w:t>
            </w:r>
            <w:r w:rsidRPr="00C93E52">
              <w:rPr>
                <w:rFonts w:cs="Arial"/>
              </w:rPr>
              <w:t xml:space="preserve"> </w:t>
            </w:r>
            <w:r w:rsidR="00C663D3" w:rsidRPr="00C93E52">
              <w:rPr>
                <w:rFonts w:cs="Arial"/>
              </w:rPr>
              <w:t>HSA-id</w:t>
            </w:r>
            <w:r w:rsidR="00C663D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0F7DC180" w:rsidR="00C663D3" w:rsidRPr="00C93E52" w:rsidRDefault="00C663D3" w:rsidP="00AA37A5">
            <w:pPr>
              <w:rPr>
                <w:rFonts w:cs="Arial"/>
              </w:rPr>
            </w:pPr>
            <w:r>
              <w:rPr>
                <w:rFonts w:cs="Arial"/>
              </w:rPr>
              <w:t>De</w:t>
            </w:r>
            <w:r w:rsidR="00AA37A5">
              <w:rPr>
                <w:rFonts w:cs="Arial"/>
              </w:rPr>
              <w:t>n</w:t>
            </w:r>
            <w:r>
              <w:rPr>
                <w:rFonts w:cs="Arial"/>
              </w:rPr>
              <w:t xml:space="preserve"> i</w:t>
            </w:r>
            <w:r w:rsidR="00AA37A5">
              <w:rPr>
                <w:rFonts w:cs="Arial"/>
              </w:rPr>
              <w:t>nom vårdgivaren</w:t>
            </w:r>
            <w:r>
              <w:rPr>
                <w:rFonts w:cs="Arial"/>
              </w:rPr>
              <w:t xml:space="preserve"> unika id</w:t>
            </w:r>
            <w:r w:rsidR="00AA37A5">
              <w:rPr>
                <w:rFonts w:cs="Arial"/>
              </w:rPr>
              <w:t>-beteckningen</w:t>
            </w:r>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7931ED">
        <w:trPr>
          <w:gridAfter w:val="1"/>
          <w:wAfter w:w="1218" w:type="dxa"/>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t>0</w:t>
            </w:r>
            <w:proofErr w:type="gramStart"/>
            <w:r w:rsidRPr="003D0D01">
              <w:rPr>
                <w:color w:val="FF0000"/>
              </w:rPr>
              <w:t>..</w:t>
            </w:r>
            <w:proofErr w:type="gramEnd"/>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proofErr w:type="spellStart"/>
            <w:r>
              <w:rPr>
                <w:lang w:eastAsia="sv-SE"/>
              </w:rPr>
              <w:lastRenderedPageBreak/>
              <w:t>status.code</w:t>
            </w:r>
            <w:proofErr w:type="spellEnd"/>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proofErr w:type="spellStart"/>
            <w:r>
              <w:rPr>
                <w:lang w:eastAsia="sv-SE"/>
              </w:rPr>
              <w:t>status.codeSystem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proofErr w:type="spellStart"/>
            <w:r>
              <w:rPr>
                <w:lang w:eastAsia="sv-SE"/>
              </w:rPr>
              <w:t>status.codeSystemName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w:t>
            </w:r>
            <w:proofErr w:type="gramStart"/>
            <w:r>
              <w:t>..</w:t>
            </w:r>
            <w:proofErr w:type="gramEnd"/>
            <w:r>
              <w:t>1</w:t>
            </w:r>
          </w:p>
        </w:tc>
      </w:tr>
      <w:tr w:rsidR="000548C1" w:rsidRPr="00B3537C" w14:paraId="08B8E43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proofErr w:type="spellStart"/>
            <w:r>
              <w:rPr>
                <w:lang w:eastAsia="sv-SE"/>
              </w:rPr>
              <w:t>status.displayName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w:t>
            </w:r>
            <w:proofErr w:type="gramStart"/>
            <w:r>
              <w:t>..</w:t>
            </w:r>
            <w:proofErr w:type="gramEnd"/>
            <w:r>
              <w:t>1</w:t>
            </w:r>
          </w:p>
        </w:tc>
      </w:tr>
      <w:tr w:rsidR="00C663D3" w:rsidRPr="00B3537C" w14:paraId="79601D7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7931ED">
        <w:trPr>
          <w:gridAfter w:val="1"/>
          <w:wAfter w:w="1218" w:type="dxa"/>
        </w:trPr>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7931ED">
        <w:trPr>
          <w:gridAfter w:val="1"/>
          <w:wAfter w:w="1218" w:type="dxa"/>
        </w:trPr>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lastRenderedPageBreak/>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roofErr w:type="gramStart"/>
            <w:r>
              <w:t>..</w:t>
            </w:r>
            <w:proofErr w:type="gramEnd"/>
            <w:r>
              <w:t>*</w:t>
            </w:r>
          </w:p>
        </w:tc>
      </w:tr>
      <w:tr w:rsidR="00C663D3" w:rsidRPr="00674765" w14:paraId="1785F491" w14:textId="77777777" w:rsidTr="007931ED">
        <w:trPr>
          <w:gridAfter w:val="1"/>
          <w:wAfter w:w="1218" w:type="dxa"/>
        </w:trPr>
        <w:tc>
          <w:tcPr>
            <w:tcW w:w="2943" w:type="dxa"/>
            <w:tcBorders>
              <w:top w:val="single" w:sz="4" w:space="0" w:color="auto"/>
              <w:left w:val="nil"/>
              <w:bottom w:val="nil"/>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nil"/>
              <w:right w:val="nil"/>
            </w:tcBorders>
          </w:tcPr>
          <w:p w14:paraId="0AC3AB80" w14:textId="77777777" w:rsidR="00C663D3" w:rsidRPr="006C50FA" w:rsidRDefault="00C663D3" w:rsidP="00C663D3"/>
        </w:tc>
        <w:tc>
          <w:tcPr>
            <w:tcW w:w="2925" w:type="dxa"/>
            <w:tcBorders>
              <w:top w:val="single" w:sz="4" w:space="0" w:color="auto"/>
              <w:left w:val="nil"/>
              <w:bottom w:val="nil"/>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31940B65" w14:textId="77777777" w:rsidR="00C663D3" w:rsidRPr="00C93E52" w:rsidRDefault="00C663D3" w:rsidP="00C663D3"/>
        </w:tc>
      </w:tr>
      <w:tr w:rsidR="009A2B0B" w:rsidRPr="007931ED" w14:paraId="66343CDC" w14:textId="77777777" w:rsidTr="007931ED">
        <w:trPr>
          <w:gridAfter w:val="1"/>
          <w:wAfter w:w="1218" w:type="dxa"/>
        </w:trPr>
        <w:tc>
          <w:tcPr>
            <w:tcW w:w="9522" w:type="dxa"/>
            <w:gridSpan w:val="4"/>
            <w:tcBorders>
              <w:top w:val="nil"/>
              <w:left w:val="nil"/>
              <w:bottom w:val="single" w:sz="4" w:space="0" w:color="auto"/>
              <w:right w:val="nil"/>
            </w:tcBorders>
          </w:tcPr>
          <w:p w14:paraId="09719A2C" w14:textId="569EB408" w:rsidR="009A2B0B" w:rsidRPr="007931ED" w:rsidRDefault="009A2B0B" w:rsidP="007931ED">
            <w:pPr>
              <w:pStyle w:val="Rubrik4"/>
              <w:rPr>
                <w:lang w:val="en-US"/>
              </w:rPr>
            </w:pPr>
            <w:bookmarkStart w:id="140" w:name="_Toc414627274"/>
            <w:proofErr w:type="spellStart"/>
            <w:r w:rsidRPr="007931ED">
              <w:rPr>
                <w:lang w:val="en-US"/>
              </w:rPr>
              <w:t>Svars</w:t>
            </w:r>
            <w:proofErr w:type="spellEnd"/>
            <w:r w:rsidRPr="007931ED">
              <w:rPr>
                <w:lang w:val="en-US"/>
              </w:rPr>
              <w:t xml:space="preserve">-del: </w:t>
            </w:r>
            <w:r w:rsidRPr="007931ED">
              <w:rPr>
                <w:lang w:val="en-US" w:eastAsia="sv-SE"/>
              </w:rPr>
              <w:t xml:space="preserve"> </w:t>
            </w:r>
            <w:proofErr w:type="spellStart"/>
            <w:r w:rsidRPr="007931ED">
              <w:rPr>
                <w:lang w:val="en-US" w:eastAsia="sv-SE"/>
              </w:rPr>
              <w:t>observationGroup</w:t>
            </w:r>
            <w:proofErr w:type="spellEnd"/>
            <w:r w:rsidRPr="007931ED">
              <w:rPr>
                <w:lang w:val="en-US" w:eastAsia="sv-SE"/>
              </w:rPr>
              <w:t>/observation/</w:t>
            </w:r>
            <w:r w:rsidRPr="007931ED">
              <w:rPr>
                <w:lang w:val="en-US"/>
              </w:rPr>
              <w:t>value</w:t>
            </w:r>
            <w:bookmarkEnd w:id="140"/>
          </w:p>
        </w:tc>
      </w:tr>
      <w:tr w:rsidR="00C663D3" w:rsidRPr="00674765" w14:paraId="20ACE74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7931ED">
        <w:trPr>
          <w:gridAfter w:val="1"/>
          <w:wAfter w:w="1218" w:type="dxa"/>
        </w:trPr>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7931ED">
        <w:trPr>
          <w:gridAfter w:val="1"/>
          <w:wAfter w:w="1218" w:type="dxa"/>
        </w:trPr>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7931ED">
        <w:trPr>
          <w:gridAfter w:val="1"/>
          <w:wAfter w:w="1218" w:type="dxa"/>
        </w:trPr>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7931ED">
        <w:trPr>
          <w:gridAfter w:val="1"/>
          <w:wAfter w:w="1218" w:type="dxa"/>
        </w:trPr>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7931ED">
        <w:trPr>
          <w:gridAfter w:val="1"/>
          <w:wAfter w:w="1218" w:type="dxa"/>
        </w:trPr>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7931ED">
        <w:trPr>
          <w:gridAfter w:val="1"/>
          <w:wAfter w:w="1218" w:type="dxa"/>
        </w:trPr>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7931ED">
        <w:trPr>
          <w:gridAfter w:val="1"/>
          <w:wAfter w:w="1218" w:type="dxa"/>
        </w:trPr>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w:t>
            </w:r>
            <w:r w:rsidR="008F3B61">
              <w:rPr>
                <w:rFonts w:cs="Arial"/>
              </w:rPr>
              <w:lastRenderedPageBreak/>
              <w:t>”</w:t>
            </w:r>
            <w:proofErr w:type="spellStart"/>
            <w:r w:rsidR="008F3B61">
              <w:rPr>
                <w:rFonts w:cs="Arial"/>
              </w:rPr>
              <w:t>Code</w:t>
            </w:r>
            <w:proofErr w:type="spellEnd"/>
            <w:r w:rsidR="008F3B61">
              <w:rPr>
                <w:rFonts w:cs="Arial"/>
              </w:rPr>
              <w:t xml:space="preserve">” i </w:t>
            </w:r>
            <w:proofErr w:type="spellStart"/>
            <w:r w:rsidR="008F3B61">
              <w:rPr>
                <w:rFonts w:cs="Arial"/>
              </w:rPr>
              <w:t>xml</w:t>
            </w:r>
            <w:proofErr w:type="spellEnd"/>
            <w:r w:rsidR="008F3B61">
              <w:rPr>
                <w:rFonts w:cs="Arial"/>
              </w:rPr>
              <w:t xml:space="preserve">-beskrivningen av 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141" w:name="para-27"/>
            <w:bookmarkEnd w:id="141"/>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w:t>
            </w:r>
            <w:proofErr w:type="spellStart"/>
            <w:r w:rsidR="008F3B61" w:rsidRPr="008F3B61">
              <w:rPr>
                <w:rFonts w:cs="Arial"/>
                <w:bCs/>
              </w:rPr>
              <w:t>prefixes</w:t>
            </w:r>
            <w:proofErr w:type="spellEnd"/>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proofErr w:type="spellStart"/>
            <w:r w:rsidR="005742AE">
              <w:rPr>
                <w:rStyle w:val="Betoning"/>
                <w:color w:val="000000"/>
                <w:shd w:val="clear" w:color="auto" w:fill="FFFFFF"/>
              </w:rPr>
              <w:t>limited</w:t>
            </w:r>
            <w:proofErr w:type="spellEnd"/>
            <w:r w:rsidR="005742AE">
              <w:rPr>
                <w:rStyle w:val="Betoning"/>
                <w:color w:val="000000"/>
                <w:shd w:val="clear" w:color="auto" w:fill="FFFFFF"/>
              </w:rPr>
              <w:t xml:space="preserve"> </w:t>
            </w:r>
            <w:proofErr w:type="spellStart"/>
            <w:r w:rsidR="005742AE">
              <w:rPr>
                <w:rStyle w:val="Betoning"/>
                <w:color w:val="000000"/>
                <w:shd w:val="clear" w:color="auto" w:fill="FFFFFF"/>
              </w:rPr>
              <w:t>conformance</w:t>
            </w:r>
            <w:proofErr w:type="spellEnd"/>
            <w:r w:rsidR="005742AE">
              <w:rPr>
                <w:rStyle w:val="Betoning"/>
                <w:color w:val="000000"/>
                <w:shd w:val="clear" w:color="auto" w:fill="FFFFFF"/>
              </w:rPr>
              <w:t xml:space="preserv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lastRenderedPageBreak/>
              <w:t>1</w:t>
            </w:r>
            <w:proofErr w:type="gramStart"/>
            <w:r>
              <w:t>..</w:t>
            </w:r>
            <w:proofErr w:type="gramEnd"/>
            <w:r>
              <w:t>1</w:t>
            </w:r>
          </w:p>
        </w:tc>
      </w:tr>
      <w:tr w:rsidR="00C663D3" w:rsidRPr="008345BA" w14:paraId="2042FD80" w14:textId="77777777" w:rsidTr="007931ED">
        <w:trPr>
          <w:gridAfter w:val="1"/>
          <w:wAfter w:w="1218" w:type="dxa"/>
        </w:trPr>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7931ED">
        <w:trPr>
          <w:gridAfter w:val="1"/>
          <w:wAfter w:w="1218" w:type="dxa"/>
        </w:trPr>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7931ED">
        <w:trPr>
          <w:gridAfter w:val="1"/>
          <w:wAfter w:w="1218" w:type="dxa"/>
        </w:trPr>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7931ED">
        <w:trPr>
          <w:gridAfter w:val="1"/>
          <w:wAfter w:w="1218" w:type="dxa"/>
        </w:trPr>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w:t>
            </w:r>
            <w:proofErr w:type="gramStart"/>
            <w:r>
              <w:t>..</w:t>
            </w:r>
            <w:proofErr w:type="gramEnd"/>
            <w:r>
              <w:t>1</w:t>
            </w:r>
          </w:p>
        </w:tc>
      </w:tr>
      <w:tr w:rsidR="00C663D3" w:rsidRPr="00D44F90" w14:paraId="740E3864" w14:textId="77777777" w:rsidTr="007931ED">
        <w:trPr>
          <w:gridAfter w:val="1"/>
          <w:wAfter w:w="1218" w:type="dxa"/>
        </w:trPr>
        <w:tc>
          <w:tcPr>
            <w:tcW w:w="2943" w:type="dxa"/>
            <w:tcBorders>
              <w:left w:val="nil"/>
              <w:bottom w:val="nil"/>
              <w:right w:val="nil"/>
            </w:tcBorders>
          </w:tcPr>
          <w:p w14:paraId="6F9C09C0" w14:textId="77777777" w:rsidR="00C663D3" w:rsidRPr="00D44F90" w:rsidRDefault="00C663D3" w:rsidP="00C663D3"/>
        </w:tc>
        <w:tc>
          <w:tcPr>
            <w:tcW w:w="2037" w:type="dxa"/>
            <w:tcBorders>
              <w:left w:val="nil"/>
              <w:bottom w:val="nil"/>
              <w:right w:val="nil"/>
            </w:tcBorders>
          </w:tcPr>
          <w:p w14:paraId="502EFB71" w14:textId="77777777" w:rsidR="00C663D3" w:rsidRPr="00D44F90" w:rsidRDefault="00C663D3" w:rsidP="00C663D3"/>
        </w:tc>
        <w:tc>
          <w:tcPr>
            <w:tcW w:w="2925" w:type="dxa"/>
            <w:tcBorders>
              <w:left w:val="nil"/>
              <w:bottom w:val="nil"/>
              <w:right w:val="nil"/>
            </w:tcBorders>
          </w:tcPr>
          <w:p w14:paraId="3570FF15" w14:textId="77777777" w:rsidR="00C663D3" w:rsidRPr="00D44F90" w:rsidRDefault="00C663D3" w:rsidP="00C663D3">
            <w:pPr>
              <w:rPr>
                <w:rFonts w:cs="Arial"/>
              </w:rPr>
            </w:pPr>
          </w:p>
        </w:tc>
        <w:tc>
          <w:tcPr>
            <w:tcW w:w="1617" w:type="dxa"/>
            <w:tcBorders>
              <w:left w:val="nil"/>
              <w:bottom w:val="nil"/>
              <w:right w:val="nil"/>
            </w:tcBorders>
          </w:tcPr>
          <w:p w14:paraId="4AF6AB16" w14:textId="77777777" w:rsidR="00C663D3" w:rsidRPr="00D44F90" w:rsidRDefault="00C663D3" w:rsidP="00C663D3"/>
        </w:tc>
      </w:tr>
      <w:tr w:rsidR="00021D20" w:rsidRPr="007931ED" w14:paraId="20A41752" w14:textId="77777777" w:rsidTr="007931ED">
        <w:trPr>
          <w:gridAfter w:val="1"/>
          <w:wAfter w:w="1218" w:type="dxa"/>
        </w:trPr>
        <w:tc>
          <w:tcPr>
            <w:tcW w:w="9522" w:type="dxa"/>
            <w:gridSpan w:val="4"/>
            <w:tcBorders>
              <w:top w:val="nil"/>
              <w:left w:val="nil"/>
              <w:right w:val="nil"/>
            </w:tcBorders>
          </w:tcPr>
          <w:p w14:paraId="7008E773" w14:textId="6C9A0037" w:rsidR="00021D20" w:rsidRPr="007931ED" w:rsidRDefault="00021D20" w:rsidP="007931ED">
            <w:pPr>
              <w:pStyle w:val="Rubrik4"/>
              <w:rPr>
                <w:lang w:val="en-US"/>
              </w:rPr>
            </w:pPr>
            <w:bookmarkStart w:id="142" w:name="_Toc414627275"/>
            <w:proofErr w:type="spellStart"/>
            <w:r w:rsidRPr="007931ED">
              <w:rPr>
                <w:lang w:val="en-US"/>
              </w:rPr>
              <w:t>Svars</w:t>
            </w:r>
            <w:proofErr w:type="spellEnd"/>
            <w:r w:rsidRPr="007931ED">
              <w:rPr>
                <w:lang w:val="en-US"/>
              </w:rPr>
              <w:t xml:space="preserve">-del: </w:t>
            </w:r>
            <w:r w:rsidRPr="00D44F90">
              <w:rPr>
                <w:lang w:val="en-US" w:eastAsia="sv-SE"/>
              </w:rPr>
              <w:t xml:space="preserve"> </w:t>
            </w:r>
            <w:proofErr w:type="spellStart"/>
            <w:r w:rsidRPr="00D44F90">
              <w:rPr>
                <w:lang w:val="en-US" w:eastAsia="sv-SE"/>
              </w:rPr>
              <w:t>observationGroup</w:t>
            </w:r>
            <w:proofErr w:type="spellEnd"/>
            <w:r>
              <w:rPr>
                <w:lang w:val="en-US" w:eastAsia="sv-SE"/>
              </w:rPr>
              <w:t>/</w:t>
            </w:r>
            <w:proofErr w:type="spellStart"/>
            <w:r w:rsidRPr="00D44F90">
              <w:rPr>
                <w:lang w:val="en-US" w:eastAsia="sv-SE"/>
              </w:rPr>
              <w:t>additionalParticipant</w:t>
            </w:r>
            <w:proofErr w:type="spellEnd"/>
            <w:r>
              <w:rPr>
                <w:lang w:val="en-US" w:eastAsia="sv-SE"/>
              </w:rPr>
              <w:t>/</w:t>
            </w:r>
            <w:proofErr w:type="spellStart"/>
            <w:r w:rsidRPr="00D44F90">
              <w:rPr>
                <w:lang w:val="en-US"/>
              </w:rPr>
              <w:t>locati</w:t>
            </w:r>
            <w:proofErr w:type="spellEnd"/>
            <w:r>
              <w:rPr>
                <w:lang w:val="en-GB"/>
              </w:rPr>
              <w:t>on/address</w:t>
            </w:r>
            <w:bookmarkEnd w:id="142"/>
          </w:p>
        </w:tc>
      </w:tr>
      <w:tr w:rsidR="00757615" w:rsidRPr="00D44F90" w14:paraId="4662EDA8" w14:textId="77777777" w:rsidTr="007931ED">
        <w:trPr>
          <w:gridAfter w:val="1"/>
          <w:wAfter w:w="1218" w:type="dxa"/>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7931ED">
        <w:trPr>
          <w:gridAfter w:val="1"/>
          <w:wAfter w:w="1218" w:type="dxa"/>
        </w:trPr>
        <w:tc>
          <w:tcPr>
            <w:tcW w:w="2943" w:type="dxa"/>
          </w:tcPr>
          <w:p w14:paraId="5C441F1F" w14:textId="66DD5267" w:rsidR="00C663D3" w:rsidRPr="00D44F90" w:rsidRDefault="00C663D3" w:rsidP="00C663D3">
            <w:pPr>
              <w:rPr>
                <w:highlight w:val="green"/>
                <w:lang w:val="en-US"/>
              </w:rPr>
            </w:pPr>
            <w:r w:rsidRPr="00D44F90">
              <w:rPr>
                <w:lang w:val="en-US"/>
              </w:rPr>
              <w:lastRenderedPageBreak/>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t>0</w:t>
            </w:r>
            <w:proofErr w:type="gramStart"/>
            <w:r>
              <w:t>..</w:t>
            </w:r>
            <w:proofErr w:type="gramEnd"/>
            <w:r>
              <w:t>1</w:t>
            </w:r>
          </w:p>
        </w:tc>
      </w:tr>
      <w:tr w:rsidR="00C663D3" w:rsidRPr="003E007E" w14:paraId="3E7A776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7931ED">
        <w:trPr>
          <w:gridAfter w:val="1"/>
          <w:wAfter w:w="1218" w:type="dxa"/>
        </w:trPr>
        <w:tc>
          <w:tcPr>
            <w:tcW w:w="2943" w:type="dxa"/>
            <w:tcBorders>
              <w:top w:val="single" w:sz="4" w:space="0" w:color="auto"/>
              <w:left w:val="nil"/>
              <w:bottom w:val="nil"/>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nil"/>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nil"/>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nil"/>
              <w:right w:val="nil"/>
            </w:tcBorders>
          </w:tcPr>
          <w:p w14:paraId="6665CFF4" w14:textId="4F502C26" w:rsidR="00C663D3" w:rsidRPr="003E007E" w:rsidRDefault="00C663D3" w:rsidP="00C663D3">
            <w:pPr>
              <w:rPr>
                <w:lang w:val="en-US"/>
              </w:rPr>
            </w:pPr>
          </w:p>
        </w:tc>
      </w:tr>
      <w:tr w:rsidR="00021D20" w:rsidRPr="007931ED" w14:paraId="5A0AFFF9" w14:textId="77777777" w:rsidTr="007931ED">
        <w:trPr>
          <w:gridAfter w:val="1"/>
          <w:wAfter w:w="1218" w:type="dxa"/>
        </w:trPr>
        <w:tc>
          <w:tcPr>
            <w:tcW w:w="9522" w:type="dxa"/>
            <w:gridSpan w:val="4"/>
            <w:tcBorders>
              <w:top w:val="nil"/>
              <w:left w:val="nil"/>
              <w:bottom w:val="single" w:sz="4" w:space="0" w:color="auto"/>
              <w:right w:val="nil"/>
            </w:tcBorders>
          </w:tcPr>
          <w:p w14:paraId="6F7441BE" w14:textId="74F6900D" w:rsidR="00021D20" w:rsidRPr="003E007E" w:rsidRDefault="00021D20" w:rsidP="007931ED">
            <w:pPr>
              <w:pStyle w:val="Rubrik4"/>
              <w:rPr>
                <w:lang w:val="en-US"/>
              </w:rPr>
            </w:pPr>
            <w:bookmarkStart w:id="143" w:name="_Toc414627276"/>
            <w:proofErr w:type="spellStart"/>
            <w:r>
              <w:rPr>
                <w:lang w:val="en-US"/>
              </w:rPr>
              <w:t>Svars</w:t>
            </w:r>
            <w:proofErr w:type="spellEnd"/>
            <w:r>
              <w:rPr>
                <w:lang w:val="en-US"/>
              </w:rPr>
              <w:t>-del</w:t>
            </w:r>
            <w:r w:rsidRPr="00536479">
              <w:rPr>
                <w:lang w:val="en-US"/>
              </w:rPr>
              <w:t xml:space="preserve">: </w:t>
            </w:r>
            <w:r w:rsidRPr="00D44F90">
              <w:rPr>
                <w:lang w:val="en-US" w:eastAsia="sv-SE"/>
              </w:rPr>
              <w:t xml:space="preserve"> </w:t>
            </w:r>
            <w:proofErr w:type="spellStart"/>
            <w:r w:rsidRPr="00D44F90">
              <w:rPr>
                <w:lang w:val="en-US" w:eastAsia="sv-SE"/>
              </w:rPr>
              <w:t>observationGroup</w:t>
            </w:r>
            <w:proofErr w:type="spellEnd"/>
            <w:r>
              <w:rPr>
                <w:lang w:val="en-US" w:eastAsia="sv-SE"/>
              </w:rPr>
              <w:t>/</w:t>
            </w:r>
            <w:proofErr w:type="spellStart"/>
            <w:r w:rsidRPr="00D44F90">
              <w:rPr>
                <w:lang w:val="en-US" w:eastAsia="sv-SE"/>
              </w:rPr>
              <w:t>additionalParticipant</w:t>
            </w:r>
            <w:proofErr w:type="spellEnd"/>
            <w:r>
              <w:rPr>
                <w:lang w:val="en-US" w:eastAsia="sv-SE"/>
              </w:rPr>
              <w:t>/</w:t>
            </w:r>
            <w:proofErr w:type="spellStart"/>
            <w:r w:rsidRPr="00D44F90">
              <w:rPr>
                <w:lang w:val="en-US"/>
              </w:rPr>
              <w:t>locati</w:t>
            </w:r>
            <w:proofErr w:type="spellEnd"/>
            <w:r>
              <w:rPr>
                <w:lang w:val="en-GB"/>
              </w:rPr>
              <w:t>on/address/part</w:t>
            </w:r>
            <w:bookmarkEnd w:id="143"/>
          </w:p>
        </w:tc>
      </w:tr>
      <w:tr w:rsidR="00C663D3" w:rsidRPr="003E007E" w14:paraId="5321EFCF" w14:textId="77777777" w:rsidTr="007931ED">
        <w:trPr>
          <w:gridAfter w:val="1"/>
          <w:wAfter w:w="1218" w:type="dxa"/>
        </w:trPr>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sidRPr="007931ED">
              <w:rPr>
                <w:lang w:val="en-US" w:eastAsia="sv-SE"/>
              </w:rPr>
              <w:t>additionalParticipant</w:t>
            </w:r>
            <w:proofErr w:type="spellEnd"/>
            <w:r w:rsidRPr="007931ED">
              <w:rPr>
                <w:lang w:val="en-US"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7931ED">
        <w:trPr>
          <w:gridAfter w:val="1"/>
          <w:wAfter w:w="1218" w:type="dxa"/>
        </w:trPr>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7931ED">
        <w:trPr>
          <w:gridAfter w:val="1"/>
          <w:wAfter w:w="1218" w:type="dxa"/>
        </w:trPr>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 xml:space="preserve">PRE = </w:t>
            </w:r>
            <w:proofErr w:type="spellStart"/>
            <w:r w:rsidRPr="00C50BF7">
              <w:rPr>
                <w:rFonts w:cs="Arial"/>
                <w:lang w:val="en-US"/>
              </w:rPr>
              <w:t>Distriktsområde</w:t>
            </w:r>
            <w:proofErr w:type="spellEnd"/>
            <w:r w:rsidRPr="00C50BF7">
              <w:rPr>
                <w:rFonts w:cs="Arial"/>
                <w:lang w:val="en-US"/>
              </w:rPr>
              <w:t xml:space="preserve"> (LKF-</w:t>
            </w:r>
            <w:proofErr w:type="spellStart"/>
            <w:r w:rsidRPr="00C50BF7">
              <w:rPr>
                <w:rFonts w:cs="Arial"/>
                <w:lang w:val="en-US"/>
              </w:rPr>
              <w:t>kod</w:t>
            </w:r>
            <w:proofErr w:type="spellEnd"/>
            <w:r w:rsidRPr="00C50BF7">
              <w:rPr>
                <w:rFonts w:cs="Arial"/>
                <w:lang w:val="en-US"/>
              </w:rPr>
              <w:t>)</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lastRenderedPageBreak/>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lastRenderedPageBreak/>
              <w:t>0..1</w:t>
            </w:r>
          </w:p>
        </w:tc>
      </w:tr>
      <w:tr w:rsidR="00C663D3" w:rsidRPr="003E007E" w14:paraId="18DB6037" w14:textId="77777777" w:rsidTr="007931ED">
        <w:trPr>
          <w:gridAfter w:val="1"/>
          <w:wAfter w:w="1218" w:type="dxa"/>
        </w:trPr>
        <w:tc>
          <w:tcPr>
            <w:tcW w:w="2943" w:type="dxa"/>
            <w:tcBorders>
              <w:top w:val="single" w:sz="4" w:space="0" w:color="auto"/>
              <w:left w:val="nil"/>
              <w:bottom w:val="nil"/>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nil"/>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nil"/>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nil"/>
              <w:right w:val="nil"/>
            </w:tcBorders>
          </w:tcPr>
          <w:p w14:paraId="01CFB83B" w14:textId="77777777" w:rsidR="00C663D3" w:rsidRPr="003E007E" w:rsidRDefault="00C663D3" w:rsidP="00C663D3">
            <w:pPr>
              <w:rPr>
                <w:lang w:val="en-US"/>
              </w:rPr>
            </w:pPr>
          </w:p>
        </w:tc>
      </w:tr>
      <w:tr w:rsidR="00021D20" w:rsidRPr="007931ED" w14:paraId="75F49DA5" w14:textId="77777777" w:rsidTr="007931ED">
        <w:trPr>
          <w:gridAfter w:val="1"/>
          <w:wAfter w:w="1218" w:type="dxa"/>
        </w:trPr>
        <w:tc>
          <w:tcPr>
            <w:tcW w:w="9522" w:type="dxa"/>
            <w:gridSpan w:val="4"/>
            <w:tcBorders>
              <w:top w:val="nil"/>
              <w:left w:val="nil"/>
              <w:bottom w:val="single" w:sz="4" w:space="0" w:color="auto"/>
              <w:right w:val="nil"/>
            </w:tcBorders>
          </w:tcPr>
          <w:p w14:paraId="34B74591" w14:textId="6EF0F773" w:rsidR="00021D20" w:rsidRPr="003E007E" w:rsidRDefault="00021D20" w:rsidP="007931ED">
            <w:pPr>
              <w:pStyle w:val="Rubrik4"/>
              <w:rPr>
                <w:lang w:val="en-US"/>
              </w:rPr>
            </w:pPr>
            <w:bookmarkStart w:id="144" w:name="_Toc414627277"/>
            <w:proofErr w:type="spellStart"/>
            <w:r>
              <w:rPr>
                <w:lang w:val="en-US"/>
              </w:rPr>
              <w:t>Svars</w:t>
            </w:r>
            <w:proofErr w:type="spellEnd"/>
            <w:r>
              <w:rPr>
                <w:lang w:val="en-US"/>
              </w:rPr>
              <w:t>-del</w:t>
            </w:r>
            <w:r>
              <w:rPr>
                <w:lang w:val="en-GB"/>
              </w:rPr>
              <w:t xml:space="preserve">: </w:t>
            </w:r>
            <w:r w:rsidRPr="009A0B16">
              <w:rPr>
                <w:lang w:val="en-US" w:eastAsia="sv-SE"/>
              </w:rPr>
              <w:t xml:space="preserve"> </w:t>
            </w:r>
            <w:proofErr w:type="spellStart"/>
            <w:r w:rsidRPr="009A0B16">
              <w:rPr>
                <w:lang w:val="en-US" w:eastAsia="sv-SE"/>
              </w:rPr>
              <w:t>observationGroup</w:t>
            </w:r>
            <w:proofErr w:type="spellEnd"/>
            <w:r>
              <w:rPr>
                <w:lang w:val="en-US" w:eastAsia="sv-SE"/>
              </w:rPr>
              <w:t>/</w:t>
            </w:r>
            <w:r>
              <w:rPr>
                <w:lang w:val="en-GB"/>
              </w:rPr>
              <w:t>observation/</w:t>
            </w:r>
            <w:r>
              <w:rPr>
                <w:lang w:val="en-US" w:eastAsia="sv-SE"/>
              </w:rPr>
              <w:t>r</w:t>
            </w:r>
            <w:r w:rsidRPr="00C93E52">
              <w:rPr>
                <w:lang w:val="en-US" w:eastAsia="sv-SE"/>
              </w:rPr>
              <w:t>elation</w:t>
            </w:r>
            <w:bookmarkEnd w:id="144"/>
          </w:p>
        </w:tc>
      </w:tr>
      <w:tr w:rsidR="00C663D3" w:rsidRPr="00964D8F" w14:paraId="286903E7" w14:textId="77777777" w:rsidTr="007931ED">
        <w:trPr>
          <w:gridAfter w:val="1"/>
          <w:wAfter w:w="1218" w:type="dxa"/>
        </w:trPr>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7931ED">
        <w:trPr>
          <w:gridAfter w:val="1"/>
          <w:wAfter w:w="1218" w:type="dxa"/>
        </w:trPr>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7931ED">
        <w:trPr>
          <w:gridAfter w:val="1"/>
          <w:wAfter w:w="1218" w:type="dxa"/>
        </w:trPr>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7931ED">
        <w:trPr>
          <w:gridAfter w:val="1"/>
          <w:wAfter w:w="1218" w:type="dxa"/>
        </w:trPr>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7931ED">
        <w:trPr>
          <w:gridAfter w:val="1"/>
          <w:wAfter w:w="1218" w:type="dxa"/>
        </w:trPr>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7931ED">
        <w:trPr>
          <w:gridAfter w:val="1"/>
          <w:wAfter w:w="1218" w:type="dxa"/>
        </w:trPr>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7931ED">
        <w:trPr>
          <w:gridAfter w:val="1"/>
          <w:wAfter w:w="1218" w:type="dxa"/>
        </w:trPr>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7931ED">
        <w:trPr>
          <w:gridAfter w:val="1"/>
          <w:wAfter w:w="1218" w:type="dxa"/>
        </w:trPr>
        <w:tc>
          <w:tcPr>
            <w:tcW w:w="2943" w:type="dxa"/>
            <w:tcBorders>
              <w:left w:val="nil"/>
              <w:bottom w:val="nil"/>
              <w:right w:val="nil"/>
            </w:tcBorders>
          </w:tcPr>
          <w:p w14:paraId="0F8C30ED" w14:textId="77777777" w:rsidR="00C663D3" w:rsidRPr="00C93E52" w:rsidRDefault="00C663D3" w:rsidP="00C663D3"/>
        </w:tc>
        <w:tc>
          <w:tcPr>
            <w:tcW w:w="2037" w:type="dxa"/>
            <w:tcBorders>
              <w:left w:val="nil"/>
              <w:bottom w:val="nil"/>
              <w:right w:val="nil"/>
            </w:tcBorders>
          </w:tcPr>
          <w:p w14:paraId="103DA4A8" w14:textId="77777777" w:rsidR="00C663D3" w:rsidRPr="00C93E52" w:rsidRDefault="00C663D3" w:rsidP="00C663D3"/>
        </w:tc>
        <w:tc>
          <w:tcPr>
            <w:tcW w:w="2925" w:type="dxa"/>
            <w:tcBorders>
              <w:left w:val="nil"/>
              <w:bottom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bottom w:val="nil"/>
              <w:right w:val="nil"/>
            </w:tcBorders>
          </w:tcPr>
          <w:p w14:paraId="33E7848F" w14:textId="77777777" w:rsidR="00C663D3" w:rsidRPr="00C93E52" w:rsidRDefault="00C663D3" w:rsidP="00C663D3">
            <w:pPr>
              <w:rPr>
                <w:lang w:val="en-US"/>
              </w:rPr>
            </w:pPr>
          </w:p>
        </w:tc>
      </w:tr>
      <w:tr w:rsidR="00021D20" w:rsidRPr="007931ED" w14:paraId="758A089A" w14:textId="77777777" w:rsidTr="007931ED">
        <w:trPr>
          <w:gridAfter w:val="1"/>
          <w:wAfter w:w="1218" w:type="dxa"/>
        </w:trPr>
        <w:tc>
          <w:tcPr>
            <w:tcW w:w="9522" w:type="dxa"/>
            <w:gridSpan w:val="4"/>
            <w:tcBorders>
              <w:top w:val="nil"/>
              <w:left w:val="nil"/>
              <w:right w:val="nil"/>
            </w:tcBorders>
          </w:tcPr>
          <w:p w14:paraId="44E08CE5" w14:textId="063B017F" w:rsidR="00021D20" w:rsidRPr="007931ED" w:rsidRDefault="00021D20" w:rsidP="007931ED">
            <w:pPr>
              <w:pStyle w:val="Rubrik4"/>
              <w:rPr>
                <w:lang w:val="en-US"/>
              </w:rPr>
            </w:pPr>
            <w:bookmarkStart w:id="145" w:name="_Toc414627278"/>
            <w:proofErr w:type="spellStart"/>
            <w:r>
              <w:rPr>
                <w:lang w:val="en-US"/>
              </w:rPr>
              <w:t>Svars</w:t>
            </w:r>
            <w:proofErr w:type="spellEnd"/>
            <w:r>
              <w:rPr>
                <w:lang w:val="en-US"/>
              </w:rPr>
              <w:t>-del</w:t>
            </w:r>
            <w:r>
              <w:rPr>
                <w:lang w:val="en-GB"/>
              </w:rPr>
              <w:t xml:space="preserve">: </w:t>
            </w:r>
            <w:r w:rsidRPr="009A0B16">
              <w:rPr>
                <w:lang w:val="en-US" w:eastAsia="sv-SE"/>
              </w:rPr>
              <w:t xml:space="preserve"> </w:t>
            </w:r>
            <w:proofErr w:type="spellStart"/>
            <w:r w:rsidRPr="009A0B16">
              <w:rPr>
                <w:lang w:val="en-US" w:eastAsia="sv-SE"/>
              </w:rPr>
              <w:t>observationGroup</w:t>
            </w:r>
            <w:proofErr w:type="spellEnd"/>
            <w:r>
              <w:rPr>
                <w:lang w:val="en-US" w:eastAsia="sv-SE"/>
              </w:rPr>
              <w:t>/</w:t>
            </w:r>
            <w:r>
              <w:rPr>
                <w:lang w:val="en-GB"/>
              </w:rPr>
              <w:t>observation/</w:t>
            </w:r>
            <w:r>
              <w:rPr>
                <w:lang w:val="en-US" w:eastAsia="sv-SE"/>
              </w:rPr>
              <w:t>r</w:t>
            </w:r>
            <w:r w:rsidRPr="00C93E52">
              <w:rPr>
                <w:lang w:val="en-US" w:eastAsia="sv-SE"/>
              </w:rPr>
              <w:t>elation</w:t>
            </w:r>
            <w:r>
              <w:rPr>
                <w:lang w:val="en-US" w:eastAsia="sv-SE"/>
              </w:rPr>
              <w:t>/</w:t>
            </w:r>
            <w:proofErr w:type="spellStart"/>
            <w:r w:rsidRPr="007931ED">
              <w:rPr>
                <w:lang w:val="en-US" w:eastAsia="sv-SE"/>
              </w:rPr>
              <w:t>referredInformation</w:t>
            </w:r>
            <w:bookmarkEnd w:id="145"/>
            <w:proofErr w:type="spellEnd"/>
          </w:p>
        </w:tc>
      </w:tr>
      <w:tr w:rsidR="00C663D3" w:rsidRPr="008345BA" w14:paraId="473D4552" w14:textId="77777777" w:rsidTr="007931ED">
        <w:trPr>
          <w:gridAfter w:val="1"/>
          <w:wAfter w:w="1218" w:type="dxa"/>
        </w:trPr>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7931ED">
        <w:trPr>
          <w:gridAfter w:val="1"/>
          <w:wAfter w:w="1218" w:type="dxa"/>
        </w:trPr>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7931ED">
        <w:trPr>
          <w:gridAfter w:val="1"/>
          <w:wAfter w:w="1218" w:type="dxa"/>
        </w:trPr>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Type</w:t>
            </w:r>
            <w:proofErr w:type="spellEnd"/>
          </w:p>
        </w:tc>
        <w:tc>
          <w:tcPr>
            <w:tcW w:w="2925" w:type="dxa"/>
          </w:tcPr>
          <w:p w14:paraId="0C47CEDF" w14:textId="17A07714"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ins w:id="146" w:author="Torbjörn Dahlin" w:date="2015-03-24T10:14:00Z">
              <w:r w:rsidR="002B763A">
                <w:rPr>
                  <w:rFonts w:cs="Arial"/>
                </w:rPr>
                <w:t>(Fält 3).</w:t>
              </w:r>
            </w:ins>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7931ED">
        <w:trPr>
          <w:gridAfter w:val="1"/>
          <w:wAfter w:w="1218" w:type="dxa"/>
        </w:trPr>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3B64489D" w:rsidR="00C663D3" w:rsidRPr="00C93E52" w:rsidRDefault="00C663D3" w:rsidP="00AA37A5">
            <w:pPr>
              <w:rPr>
                <w:rFonts w:cs="Arial"/>
              </w:rPr>
            </w:pPr>
            <w:r>
              <w:rPr>
                <w:rFonts w:cs="Arial"/>
              </w:rPr>
              <w:t xml:space="preserve">Den typ av uppgift i </w:t>
            </w:r>
            <w:r>
              <w:rPr>
                <w:rFonts w:cs="Arial"/>
              </w:rPr>
              <w:lastRenderedPageBreak/>
              <w:t xml:space="preserve">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proofErr w:type="spellStart"/>
            <w:r w:rsidR="0001179B" w:rsidRPr="00F83C47">
              <w:rPr>
                <w:color w:val="000000"/>
              </w:rPr>
              <w:t>o</w:t>
            </w:r>
            <w:r w:rsidR="0001179B">
              <w:t>”</w:t>
            </w:r>
            <w:r w:rsidR="00AA37A5">
              <w:t>.</w:t>
            </w:r>
            <w:r w:rsidR="0001179B">
              <w:t>Se</w:t>
            </w:r>
            <w:proofErr w:type="spellEnd"/>
            <w:r w:rsidR="0001179B">
              <w:t xml:space="preserv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5CCF5B59" w:rsidR="00C663D3" w:rsidRPr="00C93E52" w:rsidRDefault="00AA37A5" w:rsidP="00AA37A5">
            <w:pPr>
              <w:rPr>
                <w:rFonts w:cs="Arial"/>
              </w:rPr>
            </w:pPr>
            <w:r>
              <w:rPr>
                <w:rFonts w:cs="Arial"/>
              </w:rPr>
              <w:t>Vårdgivare som är informationsägare av</w:t>
            </w:r>
            <w:r w:rsidR="003117E0">
              <w:rPr>
                <w:rFonts w:cs="Arial"/>
              </w:rPr>
              <w:t xml:space="preserve"> </w:t>
            </w:r>
            <w:r w:rsidR="00C663D3">
              <w:rPr>
                <w:rFonts w:cs="Arial"/>
              </w:rPr>
              <w:t>den refererade informationen</w:t>
            </w:r>
            <w:r w:rsidR="003117E0">
              <w:rPr>
                <w:rFonts w:cs="Arial"/>
              </w:rPr>
              <w:t>, beroende på vilken adresseringsmodell tjänsten tillämpar</w:t>
            </w:r>
            <w:r w:rsidR="00C663D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7931ED">
        <w:trPr>
          <w:gridAfter w:val="1"/>
          <w:wAfter w:w="1218" w:type="dxa"/>
        </w:trPr>
        <w:tc>
          <w:tcPr>
            <w:tcW w:w="2943" w:type="dxa"/>
            <w:tcBorders>
              <w:top w:val="single" w:sz="4" w:space="0" w:color="auto"/>
              <w:left w:val="nil"/>
              <w:bottom w:val="nil"/>
              <w:right w:val="nil"/>
            </w:tcBorders>
          </w:tcPr>
          <w:p w14:paraId="6E186E65" w14:textId="77777777" w:rsidR="00C663D3" w:rsidRPr="002C2FC3" w:rsidRDefault="00C663D3" w:rsidP="00C663D3"/>
        </w:tc>
        <w:tc>
          <w:tcPr>
            <w:tcW w:w="2037" w:type="dxa"/>
            <w:tcBorders>
              <w:top w:val="single" w:sz="4" w:space="0" w:color="auto"/>
              <w:left w:val="nil"/>
              <w:bottom w:val="nil"/>
              <w:right w:val="nil"/>
            </w:tcBorders>
          </w:tcPr>
          <w:p w14:paraId="3A5018BF" w14:textId="77777777" w:rsidR="00C663D3" w:rsidRPr="002C2FC3" w:rsidRDefault="00C663D3" w:rsidP="00C663D3"/>
        </w:tc>
        <w:tc>
          <w:tcPr>
            <w:tcW w:w="2925" w:type="dxa"/>
            <w:tcBorders>
              <w:top w:val="single" w:sz="4" w:space="0" w:color="auto"/>
              <w:left w:val="nil"/>
              <w:bottom w:val="nil"/>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706A35C3" w14:textId="77777777" w:rsidR="00C663D3" w:rsidRPr="00C93E52" w:rsidRDefault="00C663D3" w:rsidP="00C663D3"/>
        </w:tc>
      </w:tr>
      <w:tr w:rsidR="00021D20" w:rsidRPr="007931ED" w14:paraId="5F6C5278" w14:textId="77777777" w:rsidTr="007931ED">
        <w:tc>
          <w:tcPr>
            <w:tcW w:w="10740" w:type="dxa"/>
            <w:gridSpan w:val="5"/>
            <w:tcBorders>
              <w:top w:val="nil"/>
              <w:left w:val="nil"/>
              <w:bottom w:val="single" w:sz="4" w:space="0" w:color="auto"/>
              <w:right w:val="nil"/>
            </w:tcBorders>
          </w:tcPr>
          <w:p w14:paraId="348B4F41" w14:textId="6A6C712F" w:rsidR="00021D20" w:rsidRPr="007931ED" w:rsidRDefault="00FC2B71" w:rsidP="007931ED">
            <w:pPr>
              <w:pStyle w:val="Rubrik4"/>
              <w:rPr>
                <w:lang w:val="en-US"/>
              </w:rPr>
            </w:pPr>
            <w:bookmarkStart w:id="147" w:name="_Toc414627279"/>
            <w:proofErr w:type="spellStart"/>
            <w:r>
              <w:rPr>
                <w:lang w:val="en-US"/>
              </w:rPr>
              <w:t>Svars</w:t>
            </w:r>
            <w:proofErr w:type="spellEnd"/>
            <w:r>
              <w:rPr>
                <w:lang w:val="en-US"/>
              </w:rPr>
              <w:t>-del</w:t>
            </w:r>
            <w:r>
              <w:rPr>
                <w:lang w:val="en-GB"/>
              </w:rPr>
              <w:t xml:space="preserve">: </w:t>
            </w:r>
            <w:r w:rsidRPr="009A0B16">
              <w:rPr>
                <w:lang w:val="en-US" w:eastAsia="sv-SE"/>
              </w:rPr>
              <w:t xml:space="preserve"> </w:t>
            </w:r>
            <w:proofErr w:type="spellStart"/>
            <w:r w:rsidRPr="009A0B16">
              <w:rPr>
                <w:lang w:val="en-US" w:eastAsia="sv-SE"/>
              </w:rPr>
              <w:t>observationGroup</w:t>
            </w:r>
            <w:proofErr w:type="spellEnd"/>
            <w:r>
              <w:rPr>
                <w:lang w:val="en-US" w:eastAsia="sv-SE"/>
              </w:rPr>
              <w:t>/</w:t>
            </w:r>
            <w:r>
              <w:rPr>
                <w:lang w:val="en-GB"/>
              </w:rPr>
              <w:t>observation/</w:t>
            </w:r>
            <w:r>
              <w:rPr>
                <w:lang w:val="en-US" w:eastAsia="sv-SE"/>
              </w:rPr>
              <w:t>r</w:t>
            </w:r>
            <w:r w:rsidRPr="00C93E52">
              <w:rPr>
                <w:lang w:val="en-US" w:eastAsia="sv-SE"/>
              </w:rPr>
              <w:t>elation</w:t>
            </w:r>
            <w:r>
              <w:rPr>
                <w:lang w:val="en-US" w:eastAsia="sv-SE"/>
              </w:rPr>
              <w:t>/</w:t>
            </w:r>
            <w:proofErr w:type="spellStart"/>
            <w:r w:rsidRPr="00536479">
              <w:rPr>
                <w:lang w:val="en-US" w:eastAsia="sv-SE"/>
              </w:rPr>
              <w:t>referredInformation</w:t>
            </w:r>
            <w:proofErr w:type="spellEnd"/>
            <w:r>
              <w:rPr>
                <w:lang w:val="en-US" w:eastAsia="sv-SE"/>
              </w:rPr>
              <w:t>/</w:t>
            </w:r>
            <w:proofErr w:type="spellStart"/>
            <w:r w:rsidRPr="006C50FA">
              <w:rPr>
                <w:lang w:val="en-US"/>
              </w:rPr>
              <w:t>informationOwner</w:t>
            </w:r>
            <w:bookmarkEnd w:id="147"/>
            <w:proofErr w:type="spellEnd"/>
          </w:p>
        </w:tc>
      </w:tr>
      <w:tr w:rsidR="00C663D3" w:rsidRPr="00FC2B71" w14:paraId="6DE7C29E" w14:textId="77777777" w:rsidTr="007931ED">
        <w:trPr>
          <w:gridAfter w:val="1"/>
          <w:wAfter w:w="1218" w:type="dxa"/>
        </w:trPr>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7931ED" w:rsidRDefault="00C663D3" w:rsidP="00C663D3">
            <w:pPr>
              <w:rPr>
                <w:lang w:val="en-US"/>
              </w:rPr>
            </w:pPr>
            <w:proofErr w:type="spellStart"/>
            <w:r w:rsidRPr="007931ED">
              <w:rPr>
                <w:lang w:val="en-US"/>
              </w:rPr>
              <w:t>InformationOwnerType</w:t>
            </w:r>
            <w:proofErr w:type="spellEnd"/>
          </w:p>
        </w:tc>
        <w:tc>
          <w:tcPr>
            <w:tcW w:w="2925" w:type="dxa"/>
            <w:shd w:val="clear" w:color="auto" w:fill="A6A6A6" w:themeFill="background1" w:themeFillShade="A6"/>
          </w:tcPr>
          <w:p w14:paraId="6ECF4989" w14:textId="77777777" w:rsidR="00C663D3" w:rsidRPr="007931ED" w:rsidRDefault="00C663D3" w:rsidP="00C663D3">
            <w:pPr>
              <w:rPr>
                <w:lang w:val="en-US"/>
              </w:rPr>
            </w:pPr>
          </w:p>
        </w:tc>
        <w:tc>
          <w:tcPr>
            <w:tcW w:w="1617" w:type="dxa"/>
            <w:shd w:val="clear" w:color="auto" w:fill="A6A6A6" w:themeFill="background1" w:themeFillShade="A6"/>
          </w:tcPr>
          <w:p w14:paraId="2144F7EB" w14:textId="5E26D94A" w:rsidR="00C663D3" w:rsidRPr="007931ED" w:rsidRDefault="00C663D3" w:rsidP="00C663D3">
            <w:pPr>
              <w:rPr>
                <w:lang w:val="en-US"/>
              </w:rPr>
            </w:pPr>
          </w:p>
        </w:tc>
      </w:tr>
      <w:tr w:rsidR="00C663D3" w:rsidRPr="008345BA" w14:paraId="368F7EDC" w14:textId="77777777" w:rsidTr="007931ED">
        <w:trPr>
          <w:gridAfter w:val="1"/>
          <w:wAfter w:w="1218" w:type="dxa"/>
        </w:trPr>
        <w:tc>
          <w:tcPr>
            <w:tcW w:w="2943" w:type="dxa"/>
          </w:tcPr>
          <w:p w14:paraId="6F2215D7" w14:textId="09D5A7D3" w:rsidR="00C663D3" w:rsidRPr="007931ED" w:rsidRDefault="00C663D3" w:rsidP="00C663D3">
            <w:pPr>
              <w:rPr>
                <w:lang w:val="en-US"/>
              </w:rPr>
            </w:pPr>
            <w:r w:rsidRPr="007931ED">
              <w:rPr>
                <w:lang w:val="en-US"/>
              </w:rPr>
              <w:t>id</w:t>
            </w:r>
          </w:p>
        </w:tc>
        <w:tc>
          <w:tcPr>
            <w:tcW w:w="2037" w:type="dxa"/>
          </w:tcPr>
          <w:p w14:paraId="459E0E84" w14:textId="6493F662" w:rsidR="00C663D3" w:rsidRPr="007931ED" w:rsidRDefault="00C663D3" w:rsidP="00C663D3">
            <w:pPr>
              <w:rPr>
                <w:lang w:val="en-US"/>
              </w:rPr>
            </w:pPr>
            <w:proofErr w:type="spellStart"/>
            <w:r w:rsidRPr="007931ED">
              <w:rPr>
                <w:lang w:val="en-US"/>
              </w:rPr>
              <w:t>IIType</w:t>
            </w:r>
            <w:proofErr w:type="spellEnd"/>
          </w:p>
        </w:tc>
        <w:tc>
          <w:tcPr>
            <w:tcW w:w="2925" w:type="dxa"/>
          </w:tcPr>
          <w:p w14:paraId="1B5D4145" w14:textId="75C64767" w:rsidR="00C663D3" w:rsidRPr="00C93E52" w:rsidRDefault="007F6550" w:rsidP="00C663D3">
            <w:r>
              <w:rPr>
                <w:rFonts w:cs="Arial"/>
              </w:rPr>
              <w:t>Informationsägare av refererad information</w:t>
            </w:r>
            <w:r w:rsidR="00C663D3"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7EF50F8F" w:rsidR="00C663D3" w:rsidRPr="00C93E52" w:rsidRDefault="007F6550" w:rsidP="007F6550">
            <w:pPr>
              <w:rPr>
                <w:rFonts w:cs="Arial"/>
              </w:rPr>
            </w:pPr>
            <w:r>
              <w:rPr>
                <w:rFonts w:cs="Arial"/>
              </w:rPr>
              <w:t>Vårdgivarens</w:t>
            </w:r>
            <w:r w:rsidRPr="00C93E52">
              <w:rPr>
                <w:rFonts w:cs="Arial"/>
              </w:rPr>
              <w:t xml:space="preserve"> </w:t>
            </w:r>
            <w:r w:rsidR="00C663D3" w:rsidRPr="00C93E52">
              <w:rPr>
                <w:rFonts w:cs="Arial"/>
              </w:rPr>
              <w:t>HSA-id</w:t>
            </w:r>
            <w:r w:rsidR="00C663D3">
              <w:rPr>
                <w:rFonts w:cs="Arial"/>
              </w:rPr>
              <w:t xml:space="preserve">. </w:t>
            </w:r>
            <w:r>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7931ED">
        <w:trPr>
          <w:gridAfter w:val="1"/>
          <w:wAfter w:w="1218" w:type="dxa"/>
        </w:trPr>
        <w:tc>
          <w:tcPr>
            <w:tcW w:w="2943" w:type="dxa"/>
            <w:tcBorders>
              <w:left w:val="nil"/>
              <w:bottom w:val="nil"/>
              <w:right w:val="nil"/>
            </w:tcBorders>
          </w:tcPr>
          <w:p w14:paraId="6B220F17" w14:textId="77777777" w:rsidR="00C663D3" w:rsidRPr="00C93E52" w:rsidRDefault="00C663D3" w:rsidP="00C663D3">
            <w:pPr>
              <w:rPr>
                <w:lang w:val="en-US"/>
              </w:rPr>
            </w:pPr>
          </w:p>
        </w:tc>
        <w:tc>
          <w:tcPr>
            <w:tcW w:w="2037" w:type="dxa"/>
            <w:tcBorders>
              <w:left w:val="nil"/>
              <w:bottom w:val="nil"/>
              <w:right w:val="nil"/>
            </w:tcBorders>
          </w:tcPr>
          <w:p w14:paraId="14A9D441" w14:textId="77777777" w:rsidR="00C663D3" w:rsidRPr="00C93E52" w:rsidRDefault="00C663D3" w:rsidP="00C663D3">
            <w:pPr>
              <w:rPr>
                <w:lang w:val="en-GB"/>
              </w:rPr>
            </w:pPr>
          </w:p>
        </w:tc>
        <w:tc>
          <w:tcPr>
            <w:tcW w:w="2925" w:type="dxa"/>
            <w:tcBorders>
              <w:left w:val="nil"/>
              <w:bottom w:val="nil"/>
              <w:right w:val="nil"/>
            </w:tcBorders>
          </w:tcPr>
          <w:p w14:paraId="52406E7F" w14:textId="77777777" w:rsidR="00C663D3" w:rsidRPr="00C93E52" w:rsidRDefault="00C663D3" w:rsidP="00C663D3">
            <w:pPr>
              <w:rPr>
                <w:rFonts w:eastAsia="Times New Roman" w:cs="Arial"/>
              </w:rPr>
            </w:pPr>
          </w:p>
        </w:tc>
        <w:tc>
          <w:tcPr>
            <w:tcW w:w="1617" w:type="dxa"/>
            <w:tcBorders>
              <w:left w:val="nil"/>
              <w:bottom w:val="nil"/>
              <w:right w:val="nil"/>
            </w:tcBorders>
          </w:tcPr>
          <w:p w14:paraId="0CDBD069" w14:textId="77777777" w:rsidR="00C663D3" w:rsidRPr="00C93E52" w:rsidRDefault="00C663D3" w:rsidP="00C663D3"/>
        </w:tc>
      </w:tr>
    </w:tbl>
    <w:p w14:paraId="1A6BC559" w14:textId="77777777" w:rsidR="00285398" w:rsidRDefault="0028539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285398" w:rsidRPr="008345BA" w14:paraId="78553646" w14:textId="77777777" w:rsidTr="007931ED">
        <w:tc>
          <w:tcPr>
            <w:tcW w:w="2943" w:type="dxa"/>
            <w:tcBorders>
              <w:top w:val="nil"/>
              <w:left w:val="nil"/>
              <w:bottom w:val="nil"/>
              <w:right w:val="nil"/>
            </w:tcBorders>
          </w:tcPr>
          <w:p w14:paraId="7ADFED5C" w14:textId="78100A65" w:rsidR="00285398" w:rsidRPr="00C93E52" w:rsidRDefault="00285398" w:rsidP="00C663D3">
            <w:pPr>
              <w:rPr>
                <w:lang w:val="en-US"/>
              </w:rPr>
            </w:pPr>
          </w:p>
        </w:tc>
        <w:tc>
          <w:tcPr>
            <w:tcW w:w="2037" w:type="dxa"/>
            <w:tcBorders>
              <w:top w:val="nil"/>
              <w:left w:val="nil"/>
              <w:bottom w:val="nil"/>
              <w:right w:val="nil"/>
            </w:tcBorders>
          </w:tcPr>
          <w:p w14:paraId="7BA1DA74" w14:textId="77777777" w:rsidR="00285398" w:rsidRPr="00C93E52" w:rsidRDefault="00285398" w:rsidP="00C663D3">
            <w:pPr>
              <w:rPr>
                <w:lang w:val="en-GB"/>
              </w:rPr>
            </w:pPr>
          </w:p>
        </w:tc>
        <w:tc>
          <w:tcPr>
            <w:tcW w:w="2925" w:type="dxa"/>
            <w:tcBorders>
              <w:top w:val="nil"/>
              <w:left w:val="nil"/>
              <w:bottom w:val="nil"/>
              <w:right w:val="nil"/>
            </w:tcBorders>
          </w:tcPr>
          <w:p w14:paraId="0B46940C" w14:textId="77777777" w:rsidR="00285398" w:rsidRPr="00C93E52" w:rsidRDefault="00285398" w:rsidP="00C663D3">
            <w:pPr>
              <w:rPr>
                <w:rFonts w:eastAsia="Times New Roman" w:cs="Arial"/>
              </w:rPr>
            </w:pPr>
          </w:p>
        </w:tc>
        <w:tc>
          <w:tcPr>
            <w:tcW w:w="1617" w:type="dxa"/>
            <w:tcBorders>
              <w:top w:val="nil"/>
              <w:left w:val="nil"/>
              <w:bottom w:val="nil"/>
              <w:right w:val="nil"/>
            </w:tcBorders>
          </w:tcPr>
          <w:p w14:paraId="2DAA463C" w14:textId="77777777" w:rsidR="00285398" w:rsidRPr="00C93E52" w:rsidRDefault="00285398" w:rsidP="00C663D3"/>
        </w:tc>
      </w:tr>
      <w:tr w:rsidR="00FC2B71" w:rsidRPr="007931ED" w14:paraId="7AB7AE49" w14:textId="77777777" w:rsidTr="007931ED">
        <w:tc>
          <w:tcPr>
            <w:tcW w:w="9522" w:type="dxa"/>
            <w:gridSpan w:val="4"/>
            <w:tcBorders>
              <w:top w:val="nil"/>
              <w:left w:val="nil"/>
              <w:right w:val="nil"/>
            </w:tcBorders>
          </w:tcPr>
          <w:p w14:paraId="5330303E" w14:textId="3B0B2A7D" w:rsidR="00FC2B71" w:rsidRPr="007931ED" w:rsidRDefault="007E4C1B" w:rsidP="007931ED">
            <w:pPr>
              <w:pStyle w:val="Rubrik4"/>
              <w:rPr>
                <w:lang w:val="en-US"/>
              </w:rPr>
            </w:pPr>
            <w:bookmarkStart w:id="148" w:name="_Toc414627280"/>
            <w:proofErr w:type="spellStart"/>
            <w:r w:rsidRPr="007931ED">
              <w:rPr>
                <w:lang w:val="en-US"/>
              </w:rPr>
              <w:t>Svars</w:t>
            </w:r>
            <w:proofErr w:type="spellEnd"/>
            <w:r w:rsidRPr="007931ED">
              <w:rPr>
                <w:lang w:val="en-US"/>
              </w:rPr>
              <w:t>-del:</w:t>
            </w:r>
            <w:r>
              <w:rPr>
                <w:lang w:val="en-US"/>
              </w:rPr>
              <w:t xml:space="preserve"> </w:t>
            </w:r>
            <w:proofErr w:type="spellStart"/>
            <w:r w:rsidR="00285398" w:rsidRPr="007931ED">
              <w:rPr>
                <w:lang w:val="en-US" w:eastAsia="sv-SE"/>
              </w:rPr>
              <w:t>observationGroup</w:t>
            </w:r>
            <w:proofErr w:type="spellEnd"/>
            <w:r w:rsidR="00285398" w:rsidRPr="007931ED">
              <w:rPr>
                <w:lang w:val="en-US" w:eastAsia="sv-SE"/>
              </w:rPr>
              <w:t>/</w:t>
            </w:r>
            <w:proofErr w:type="spellStart"/>
            <w:r w:rsidR="00285398" w:rsidRPr="007931ED">
              <w:rPr>
                <w:lang w:val="en-US" w:eastAsia="sv-SE"/>
              </w:rPr>
              <w:t>performerRole</w:t>
            </w:r>
            <w:proofErr w:type="spellEnd"/>
            <w:r w:rsidR="00285398" w:rsidRPr="007931ED">
              <w:rPr>
                <w:lang w:val="en-US" w:eastAsia="sv-SE"/>
              </w:rPr>
              <w:t>/</w:t>
            </w:r>
            <w:r w:rsidR="00285398" w:rsidRPr="00D72C00">
              <w:rPr>
                <w:lang w:val="en-US" w:eastAsia="sv-SE"/>
              </w:rPr>
              <w:t>person</w:t>
            </w:r>
            <w:bookmarkEnd w:id="148"/>
          </w:p>
        </w:tc>
      </w:tr>
      <w:tr w:rsidR="00C663D3" w:rsidRPr="008345BA" w14:paraId="4ECF6939"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7931ED">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t>0</w:t>
            </w:r>
            <w:proofErr w:type="gramStart"/>
            <w:r w:rsidRPr="00C93E52">
              <w:t>..</w:t>
            </w:r>
            <w:proofErr w:type="gramEnd"/>
            <w:r w:rsidRPr="00C93E52">
              <w:t>1</w:t>
            </w:r>
          </w:p>
        </w:tc>
      </w:tr>
      <w:tr w:rsidR="00C663D3" w:rsidRPr="00455CC0" w14:paraId="34EA48B4" w14:textId="77777777" w:rsidTr="007931ED">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7931ED">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7931ED">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7931ED">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7931ED">
        <w:tc>
          <w:tcPr>
            <w:tcW w:w="2943" w:type="dxa"/>
            <w:tcBorders>
              <w:top w:val="nil"/>
              <w:left w:val="nil"/>
              <w:bottom w:val="nil"/>
              <w:right w:val="nil"/>
            </w:tcBorders>
          </w:tcPr>
          <w:p w14:paraId="7351EE71" w14:textId="77777777" w:rsidR="00D747A8" w:rsidRPr="00C93E52" w:rsidRDefault="00D747A8" w:rsidP="00C663D3">
            <w:pPr>
              <w:rPr>
                <w:lang w:val="en-US" w:eastAsia="sv-SE"/>
              </w:rPr>
            </w:pPr>
          </w:p>
        </w:tc>
        <w:tc>
          <w:tcPr>
            <w:tcW w:w="2037" w:type="dxa"/>
            <w:tcBorders>
              <w:top w:val="nil"/>
              <w:left w:val="nil"/>
              <w:bottom w:val="nil"/>
              <w:right w:val="nil"/>
            </w:tcBorders>
          </w:tcPr>
          <w:p w14:paraId="29356927" w14:textId="77777777" w:rsidR="00D747A8" w:rsidRPr="00C93E52" w:rsidRDefault="00D747A8" w:rsidP="00C663D3">
            <w:pPr>
              <w:rPr>
                <w:lang w:val="en-GB"/>
              </w:rPr>
            </w:pPr>
          </w:p>
        </w:tc>
        <w:tc>
          <w:tcPr>
            <w:tcW w:w="2925" w:type="dxa"/>
            <w:tcBorders>
              <w:top w:val="nil"/>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nil"/>
              <w:left w:val="nil"/>
              <w:bottom w:val="nil"/>
              <w:right w:val="nil"/>
            </w:tcBorders>
          </w:tcPr>
          <w:p w14:paraId="53516C18" w14:textId="77777777" w:rsidR="00D747A8" w:rsidRPr="00C93E52" w:rsidRDefault="00D747A8" w:rsidP="00C663D3"/>
        </w:tc>
      </w:tr>
      <w:tr w:rsidR="00261489" w:rsidRPr="00455CC0" w14:paraId="3931FE81" w14:textId="77777777" w:rsidTr="007931ED">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285398" w:rsidRPr="007931ED" w14:paraId="023E3AF9" w14:textId="77777777" w:rsidTr="00342641">
        <w:tc>
          <w:tcPr>
            <w:tcW w:w="9522" w:type="dxa"/>
            <w:gridSpan w:val="4"/>
            <w:tcBorders>
              <w:top w:val="nil"/>
              <w:left w:val="nil"/>
              <w:bottom w:val="nil"/>
              <w:right w:val="nil"/>
            </w:tcBorders>
          </w:tcPr>
          <w:p w14:paraId="3C28BF43" w14:textId="68C0D095" w:rsidR="00285398" w:rsidRPr="007931ED" w:rsidRDefault="00285398" w:rsidP="007931ED">
            <w:pPr>
              <w:pStyle w:val="Rubrik4"/>
              <w:rPr>
                <w:lang w:val="en-US"/>
              </w:rPr>
            </w:pPr>
            <w:bookmarkStart w:id="149" w:name="_Toc414627281"/>
            <w:proofErr w:type="spellStart"/>
            <w:r w:rsidRPr="007931ED">
              <w:rPr>
                <w:lang w:val="en-US"/>
              </w:rPr>
              <w:t>Svars</w:t>
            </w:r>
            <w:proofErr w:type="spellEnd"/>
            <w:r w:rsidRPr="007931ED">
              <w:rPr>
                <w:lang w:val="en-US"/>
              </w:rPr>
              <w:t xml:space="preserve">-del: </w:t>
            </w:r>
            <w:r w:rsidRPr="009A0B16">
              <w:rPr>
                <w:lang w:val="en-US" w:eastAsia="sv-SE"/>
              </w:rPr>
              <w:t xml:space="preserve"> </w:t>
            </w:r>
            <w:proofErr w:type="spellStart"/>
            <w:r w:rsidRPr="009A0B16">
              <w:rPr>
                <w:lang w:val="en-US" w:eastAsia="sv-SE"/>
              </w:rPr>
              <w:t>observationGroup</w:t>
            </w:r>
            <w:proofErr w:type="spellEnd"/>
            <w:r>
              <w:rPr>
                <w:lang w:val="en-US" w:eastAsia="sv-SE"/>
              </w:rPr>
              <w:t>/</w:t>
            </w:r>
            <w:proofErr w:type="spellStart"/>
            <w:r w:rsidRPr="007931ED">
              <w:rPr>
                <w:lang w:val="en-US" w:eastAsia="sv-SE"/>
              </w:rPr>
              <w:t>performerRole</w:t>
            </w:r>
            <w:proofErr w:type="spellEnd"/>
            <w:r w:rsidRPr="007931ED">
              <w:rPr>
                <w:lang w:val="en-US" w:eastAsia="sv-SE"/>
              </w:rPr>
              <w:t>/</w:t>
            </w:r>
            <w:proofErr w:type="spellStart"/>
            <w:r w:rsidRPr="007931ED">
              <w:rPr>
                <w:lang w:val="en-US" w:eastAsia="sv-SE"/>
              </w:rPr>
              <w:t>careUnit</w:t>
            </w:r>
            <w:bookmarkEnd w:id="149"/>
            <w:proofErr w:type="spellEnd"/>
          </w:p>
        </w:tc>
      </w:tr>
      <w:tr w:rsidR="00C663D3" w:rsidRPr="008345BA" w14:paraId="31287DAA" w14:textId="77777777" w:rsidTr="007931ED">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7931ED">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7931ED">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7931ED">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7931ED">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7931ED">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7931ED">
        <w:tc>
          <w:tcPr>
            <w:tcW w:w="2943" w:type="dxa"/>
            <w:tcBorders>
              <w:top w:val="single" w:sz="4" w:space="0" w:color="auto"/>
              <w:left w:val="nil"/>
              <w:bottom w:val="nil"/>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nil"/>
              <w:right w:val="nil"/>
            </w:tcBorders>
          </w:tcPr>
          <w:p w14:paraId="7E3B07EB" w14:textId="77777777" w:rsidR="00C663D3" w:rsidRPr="00C93E52" w:rsidRDefault="00C663D3" w:rsidP="00C663D3"/>
        </w:tc>
        <w:tc>
          <w:tcPr>
            <w:tcW w:w="2925" w:type="dxa"/>
            <w:tcBorders>
              <w:top w:val="single" w:sz="4" w:space="0" w:color="auto"/>
              <w:left w:val="nil"/>
              <w:bottom w:val="nil"/>
              <w:right w:val="nil"/>
            </w:tcBorders>
          </w:tcPr>
          <w:p w14:paraId="39ABC2B9" w14:textId="77777777" w:rsidR="00C663D3" w:rsidRPr="00C93E52" w:rsidRDefault="00C663D3" w:rsidP="00C663D3"/>
        </w:tc>
        <w:tc>
          <w:tcPr>
            <w:tcW w:w="1617" w:type="dxa"/>
            <w:tcBorders>
              <w:top w:val="single" w:sz="4" w:space="0" w:color="auto"/>
              <w:left w:val="nil"/>
              <w:bottom w:val="nil"/>
              <w:right w:val="nil"/>
            </w:tcBorders>
          </w:tcPr>
          <w:p w14:paraId="0D5A12E5" w14:textId="77777777" w:rsidR="00C663D3" w:rsidRPr="00C93E52" w:rsidRDefault="00C663D3" w:rsidP="00C663D3"/>
        </w:tc>
      </w:tr>
      <w:tr w:rsidR="00285398" w:rsidRPr="007931ED" w14:paraId="331A9434" w14:textId="77777777" w:rsidTr="00342641">
        <w:tc>
          <w:tcPr>
            <w:tcW w:w="9522" w:type="dxa"/>
            <w:gridSpan w:val="4"/>
            <w:tcBorders>
              <w:top w:val="nil"/>
              <w:left w:val="nil"/>
              <w:bottom w:val="single" w:sz="4" w:space="0" w:color="auto"/>
              <w:right w:val="nil"/>
            </w:tcBorders>
          </w:tcPr>
          <w:p w14:paraId="51C2A401" w14:textId="4B7CA488" w:rsidR="00285398" w:rsidRPr="007931ED" w:rsidRDefault="00285398" w:rsidP="007931ED">
            <w:pPr>
              <w:pStyle w:val="Rubrik4"/>
              <w:rPr>
                <w:lang w:val="en-US"/>
              </w:rPr>
            </w:pPr>
            <w:bookmarkStart w:id="150" w:name="_Toc414627282"/>
            <w:proofErr w:type="spellStart"/>
            <w:r w:rsidRPr="00536479">
              <w:rPr>
                <w:lang w:val="en-US"/>
              </w:rPr>
              <w:t>Svars</w:t>
            </w:r>
            <w:proofErr w:type="spellEnd"/>
            <w:r w:rsidRPr="00536479">
              <w:rPr>
                <w:lang w:val="en-US"/>
              </w:rPr>
              <w:t xml:space="preserve">-del: </w:t>
            </w:r>
            <w:r w:rsidRPr="009A0B16">
              <w:rPr>
                <w:lang w:val="en-US" w:eastAsia="sv-SE"/>
              </w:rPr>
              <w:t xml:space="preserve"> </w:t>
            </w:r>
            <w:proofErr w:type="spellStart"/>
            <w:r w:rsidRPr="009A0B16">
              <w:rPr>
                <w:lang w:val="en-US" w:eastAsia="sv-SE"/>
              </w:rPr>
              <w:t>observationGroup</w:t>
            </w:r>
            <w:proofErr w:type="spellEnd"/>
            <w:r>
              <w:rPr>
                <w:lang w:val="en-US" w:eastAsia="sv-SE"/>
              </w:rPr>
              <w:t>/</w:t>
            </w:r>
            <w:proofErr w:type="spellStart"/>
            <w:r w:rsidRPr="00536479">
              <w:rPr>
                <w:lang w:val="en-US" w:eastAsia="sv-SE"/>
              </w:rPr>
              <w:t>performerRole</w:t>
            </w:r>
            <w:proofErr w:type="spellEnd"/>
            <w:r w:rsidRPr="00536479">
              <w:rPr>
                <w:lang w:val="en-US" w:eastAsia="sv-SE"/>
              </w:rPr>
              <w:t>/</w:t>
            </w:r>
            <w:proofErr w:type="spellStart"/>
            <w:r w:rsidRPr="00536479">
              <w:rPr>
                <w:lang w:val="en-US" w:eastAsia="sv-SE"/>
              </w:rPr>
              <w:t>careUnit</w:t>
            </w:r>
            <w:proofErr w:type="spellEnd"/>
            <w:r>
              <w:rPr>
                <w:lang w:val="en-US" w:eastAsia="sv-SE"/>
              </w:rPr>
              <w:t>/</w:t>
            </w:r>
            <w:proofErr w:type="spellStart"/>
            <w:r>
              <w:rPr>
                <w:lang w:val="en-US" w:eastAsia="sv-SE"/>
              </w:rPr>
              <w:t>c</w:t>
            </w:r>
            <w:r w:rsidRPr="005F1FB8">
              <w:rPr>
                <w:lang w:val="en-US" w:eastAsia="sv-SE"/>
              </w:rPr>
              <w:t>areGiver</w:t>
            </w:r>
            <w:bookmarkEnd w:id="150"/>
            <w:proofErr w:type="spellEnd"/>
          </w:p>
        </w:tc>
      </w:tr>
      <w:tr w:rsidR="00C663D3" w:rsidRPr="008345BA" w14:paraId="6A4FA505" w14:textId="77777777" w:rsidTr="007931ED">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7931ED">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7931ED">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7931ED">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7931ED">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7931ED">
        <w:tc>
          <w:tcPr>
            <w:tcW w:w="2943" w:type="dxa"/>
            <w:tcBorders>
              <w:left w:val="nil"/>
              <w:bottom w:val="nil"/>
              <w:right w:val="nil"/>
            </w:tcBorders>
          </w:tcPr>
          <w:p w14:paraId="5AFA43E8" w14:textId="77777777" w:rsidR="00C663D3" w:rsidRPr="00C93E52" w:rsidRDefault="00C663D3" w:rsidP="00C663D3"/>
        </w:tc>
        <w:tc>
          <w:tcPr>
            <w:tcW w:w="2037" w:type="dxa"/>
            <w:tcBorders>
              <w:left w:val="nil"/>
              <w:bottom w:val="nil"/>
              <w:right w:val="nil"/>
            </w:tcBorders>
          </w:tcPr>
          <w:p w14:paraId="4E0BF8B7" w14:textId="77777777" w:rsidR="00C663D3" w:rsidRPr="00C93E52" w:rsidRDefault="00C663D3" w:rsidP="00C663D3"/>
        </w:tc>
        <w:tc>
          <w:tcPr>
            <w:tcW w:w="2925" w:type="dxa"/>
            <w:tcBorders>
              <w:left w:val="nil"/>
              <w:bottom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bottom w:val="nil"/>
              <w:right w:val="nil"/>
            </w:tcBorders>
          </w:tcPr>
          <w:p w14:paraId="1B84BFF8" w14:textId="77777777" w:rsidR="00C663D3" w:rsidRPr="00C93E52" w:rsidRDefault="00C663D3" w:rsidP="00C663D3">
            <w:pPr>
              <w:rPr>
                <w:lang w:val="en-US"/>
              </w:rPr>
            </w:pPr>
          </w:p>
        </w:tc>
      </w:tr>
      <w:tr w:rsidR="007E4C1B" w:rsidRPr="008345BA" w14:paraId="75F538EC" w14:textId="77777777" w:rsidTr="007931ED">
        <w:tc>
          <w:tcPr>
            <w:tcW w:w="2943" w:type="dxa"/>
            <w:tcBorders>
              <w:top w:val="nil"/>
              <w:left w:val="nil"/>
              <w:bottom w:val="nil"/>
              <w:right w:val="nil"/>
            </w:tcBorders>
          </w:tcPr>
          <w:p w14:paraId="5B95B5A3" w14:textId="77777777" w:rsidR="007E4C1B" w:rsidRDefault="007E4C1B" w:rsidP="00C663D3"/>
          <w:p w14:paraId="19660A74" w14:textId="77777777" w:rsidR="007E4C1B" w:rsidRDefault="007E4C1B" w:rsidP="00C663D3"/>
          <w:p w14:paraId="2471D7FD" w14:textId="77777777" w:rsidR="007E4C1B" w:rsidRPr="00C93E52" w:rsidRDefault="007E4C1B" w:rsidP="00C663D3"/>
        </w:tc>
        <w:tc>
          <w:tcPr>
            <w:tcW w:w="2037" w:type="dxa"/>
            <w:tcBorders>
              <w:top w:val="nil"/>
              <w:left w:val="nil"/>
              <w:bottom w:val="nil"/>
              <w:right w:val="nil"/>
            </w:tcBorders>
          </w:tcPr>
          <w:p w14:paraId="3E77C86C" w14:textId="77777777" w:rsidR="007E4C1B" w:rsidRPr="00C93E52" w:rsidRDefault="007E4C1B" w:rsidP="00C663D3"/>
        </w:tc>
        <w:tc>
          <w:tcPr>
            <w:tcW w:w="2925" w:type="dxa"/>
            <w:tcBorders>
              <w:top w:val="nil"/>
              <w:left w:val="nil"/>
              <w:bottom w:val="nil"/>
              <w:right w:val="nil"/>
            </w:tcBorders>
          </w:tcPr>
          <w:p w14:paraId="1450A3F7" w14:textId="77777777" w:rsidR="007E4C1B" w:rsidRPr="00C93E52" w:rsidRDefault="007E4C1B" w:rsidP="00C663D3">
            <w:pPr>
              <w:spacing w:line="360" w:lineRule="auto"/>
              <w:rPr>
                <w:rFonts w:cs="Arial"/>
              </w:rPr>
            </w:pPr>
          </w:p>
        </w:tc>
        <w:tc>
          <w:tcPr>
            <w:tcW w:w="1617" w:type="dxa"/>
            <w:tcBorders>
              <w:top w:val="nil"/>
              <w:left w:val="nil"/>
              <w:bottom w:val="nil"/>
              <w:right w:val="nil"/>
            </w:tcBorders>
          </w:tcPr>
          <w:p w14:paraId="74AEEE34" w14:textId="77777777" w:rsidR="007E4C1B" w:rsidRPr="00C93E52" w:rsidRDefault="007E4C1B" w:rsidP="00C663D3">
            <w:pPr>
              <w:rPr>
                <w:lang w:val="en-US"/>
              </w:rPr>
            </w:pPr>
          </w:p>
        </w:tc>
      </w:tr>
      <w:tr w:rsidR="00342641" w:rsidRPr="007931ED" w14:paraId="37BF99DC" w14:textId="77777777" w:rsidTr="00342641">
        <w:tc>
          <w:tcPr>
            <w:tcW w:w="9522" w:type="dxa"/>
            <w:gridSpan w:val="4"/>
            <w:tcBorders>
              <w:top w:val="nil"/>
              <w:left w:val="nil"/>
              <w:right w:val="nil"/>
            </w:tcBorders>
          </w:tcPr>
          <w:p w14:paraId="2BAD7072" w14:textId="18E63A3A" w:rsidR="00342641" w:rsidRPr="007931ED" w:rsidRDefault="007E4C1B" w:rsidP="007931ED">
            <w:pPr>
              <w:pStyle w:val="Rubrik4"/>
              <w:rPr>
                <w:lang w:val="en-US"/>
              </w:rPr>
            </w:pPr>
            <w:bookmarkStart w:id="151" w:name="_Toc414627283"/>
            <w:proofErr w:type="spellStart"/>
            <w:r w:rsidRPr="00536479">
              <w:rPr>
                <w:lang w:val="en-US" w:eastAsia="sv-SE"/>
              </w:rPr>
              <w:lastRenderedPageBreak/>
              <w:t>Svars</w:t>
            </w:r>
            <w:proofErr w:type="spellEnd"/>
            <w:r w:rsidRPr="00536479">
              <w:rPr>
                <w:lang w:val="en-US" w:eastAsia="sv-SE"/>
              </w:rPr>
              <w:t>-del:  observationGroup/</w:t>
            </w:r>
            <w:r>
              <w:rPr>
                <w:lang w:val="en-US"/>
              </w:rPr>
              <w:t>additionalParticipant/</w:t>
            </w:r>
            <w:r w:rsidRPr="00536479">
              <w:rPr>
                <w:lang w:val="en-US" w:eastAsia="sv-SE"/>
              </w:rPr>
              <w:t>location</w:t>
            </w:r>
            <w:r>
              <w:rPr>
                <w:lang w:val="en-US" w:eastAsia="sv-SE"/>
              </w:rPr>
              <w:t>/</w:t>
            </w:r>
            <w:r w:rsidRPr="007931ED">
              <w:rPr>
                <w:lang w:val="en-US" w:eastAsia="sv-SE"/>
              </w:rPr>
              <w:t>electronicAddress</w:t>
            </w:r>
            <w:bookmarkEnd w:id="151"/>
          </w:p>
        </w:tc>
      </w:tr>
      <w:tr w:rsidR="00C663D3" w:rsidRPr="008345BA" w14:paraId="4A4686AB" w14:textId="77777777" w:rsidTr="007931ED">
        <w:tc>
          <w:tcPr>
            <w:tcW w:w="2943" w:type="dxa"/>
            <w:tcBorders>
              <w:bottom w:val="nil"/>
            </w:tcBorders>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1726079B" w:rsidR="00C663D3" w:rsidRDefault="00B32BFC" w:rsidP="00C663D3">
            <w:pPr>
              <w:rPr>
                <w:lang w:eastAsia="sv-SE"/>
              </w:rPr>
            </w:pPr>
            <w:proofErr w:type="spellStart"/>
            <w:r w:rsidRPr="00B84B8B">
              <w:t>additionalParticipant</w:t>
            </w:r>
            <w:proofErr w:type="spellEnd"/>
            <w:r w:rsidR="00C663D3">
              <w:rPr>
                <w:lang w:eastAsia="sv-SE"/>
              </w:rPr>
              <w:t>/</w:t>
            </w:r>
          </w:p>
          <w:p w14:paraId="1F3C29B5" w14:textId="28FE715E" w:rsidR="00C663D3" w:rsidRPr="00C93E52" w:rsidRDefault="00B32BFC" w:rsidP="00C663D3">
            <w:proofErr w:type="spellStart"/>
            <w:r>
              <w:rPr>
                <w:lang w:eastAsia="sv-SE"/>
              </w:rPr>
              <w:t>l</w:t>
            </w:r>
            <w:r w:rsidRPr="00C93E52">
              <w:rPr>
                <w:lang w:eastAsia="sv-SE"/>
              </w:rPr>
              <w:t>ocation</w:t>
            </w:r>
            <w:proofErr w:type="spellEnd"/>
            <w:r>
              <w:rPr>
                <w:lang w:eastAsia="sv-SE"/>
              </w:rPr>
              <w:t>/</w:t>
            </w:r>
          </w:p>
        </w:tc>
        <w:tc>
          <w:tcPr>
            <w:tcW w:w="2037" w:type="dxa"/>
            <w:tcBorders>
              <w:bottom w:val="nil"/>
            </w:tcBorders>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tcBorders>
              <w:bottom w:val="nil"/>
            </w:tcBorders>
            <w:shd w:val="clear" w:color="auto" w:fill="A6A6A6" w:themeFill="background1" w:themeFillShade="A6"/>
          </w:tcPr>
          <w:p w14:paraId="690A44FC" w14:textId="77777777" w:rsidR="00C663D3" w:rsidRPr="00C93E52" w:rsidRDefault="00C663D3" w:rsidP="00C663D3"/>
        </w:tc>
        <w:tc>
          <w:tcPr>
            <w:tcW w:w="1617" w:type="dxa"/>
            <w:tcBorders>
              <w:bottom w:val="nil"/>
            </w:tcBorders>
            <w:shd w:val="clear" w:color="auto" w:fill="A6A6A6" w:themeFill="background1" w:themeFillShade="A6"/>
          </w:tcPr>
          <w:p w14:paraId="4A05597A" w14:textId="67DF8B3D" w:rsidR="00C663D3" w:rsidRPr="00C93E52" w:rsidRDefault="00C663D3" w:rsidP="00C663D3"/>
        </w:tc>
      </w:tr>
      <w:tr w:rsidR="00B32BFC" w:rsidRPr="008345BA" w14:paraId="27F513D7" w14:textId="77777777" w:rsidTr="007931ED">
        <w:tc>
          <w:tcPr>
            <w:tcW w:w="2943" w:type="dxa"/>
            <w:tcBorders>
              <w:top w:val="nil"/>
            </w:tcBorders>
            <w:shd w:val="clear" w:color="auto" w:fill="A6A6A6" w:themeFill="background1" w:themeFillShade="A6"/>
          </w:tcPr>
          <w:p w14:paraId="46DCF1BD" w14:textId="686F8C5F" w:rsidR="00B32BFC" w:rsidRDefault="00B32BFC" w:rsidP="00C663D3">
            <w:pPr>
              <w:rPr>
                <w:lang w:eastAsia="sv-SE"/>
              </w:rPr>
            </w:pPr>
            <w:proofErr w:type="spellStart"/>
            <w:r w:rsidRPr="002D399A">
              <w:rPr>
                <w:lang w:eastAsia="sv-SE"/>
              </w:rPr>
              <w:t>electronicAddress</w:t>
            </w:r>
            <w:proofErr w:type="spellEnd"/>
          </w:p>
        </w:tc>
        <w:tc>
          <w:tcPr>
            <w:tcW w:w="2037" w:type="dxa"/>
            <w:tcBorders>
              <w:top w:val="nil"/>
            </w:tcBorders>
            <w:shd w:val="clear" w:color="auto" w:fill="A6A6A6" w:themeFill="background1" w:themeFillShade="A6"/>
          </w:tcPr>
          <w:p w14:paraId="2532C2A4" w14:textId="77777777" w:rsidR="00B32BFC" w:rsidRDefault="00B32BFC" w:rsidP="00C663D3"/>
        </w:tc>
        <w:tc>
          <w:tcPr>
            <w:tcW w:w="2925" w:type="dxa"/>
            <w:tcBorders>
              <w:top w:val="nil"/>
            </w:tcBorders>
            <w:shd w:val="clear" w:color="auto" w:fill="A6A6A6" w:themeFill="background1" w:themeFillShade="A6"/>
          </w:tcPr>
          <w:p w14:paraId="2761E565" w14:textId="77777777" w:rsidR="00B32BFC" w:rsidRPr="00C93E52" w:rsidRDefault="00B32BFC" w:rsidP="00C663D3"/>
        </w:tc>
        <w:tc>
          <w:tcPr>
            <w:tcW w:w="1617" w:type="dxa"/>
            <w:tcBorders>
              <w:top w:val="nil"/>
            </w:tcBorders>
            <w:shd w:val="clear" w:color="auto" w:fill="A6A6A6" w:themeFill="background1" w:themeFillShade="A6"/>
          </w:tcPr>
          <w:p w14:paraId="71AA2908" w14:textId="77777777" w:rsidR="00B32BFC" w:rsidRPr="00C93E52" w:rsidRDefault="00B32BFC" w:rsidP="00C663D3"/>
        </w:tc>
      </w:tr>
      <w:tr w:rsidR="00C663D3" w:rsidRPr="008345BA" w14:paraId="479A5B39" w14:textId="77777777" w:rsidTr="007931ED">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7931ED">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7931ED">
        <w:tc>
          <w:tcPr>
            <w:tcW w:w="2943" w:type="dxa"/>
            <w:tcBorders>
              <w:left w:val="nil"/>
              <w:bottom w:val="nil"/>
              <w:right w:val="nil"/>
            </w:tcBorders>
          </w:tcPr>
          <w:p w14:paraId="2651B72C" w14:textId="77777777" w:rsidR="00C663D3" w:rsidRPr="00C93E52" w:rsidRDefault="00C663D3" w:rsidP="00C663D3"/>
        </w:tc>
        <w:tc>
          <w:tcPr>
            <w:tcW w:w="2037" w:type="dxa"/>
            <w:tcBorders>
              <w:left w:val="nil"/>
              <w:bottom w:val="nil"/>
              <w:right w:val="nil"/>
            </w:tcBorders>
          </w:tcPr>
          <w:p w14:paraId="27ECE0B0" w14:textId="77777777" w:rsidR="00C663D3" w:rsidRPr="00C93E52" w:rsidRDefault="00C663D3" w:rsidP="00C663D3"/>
        </w:tc>
        <w:tc>
          <w:tcPr>
            <w:tcW w:w="2925" w:type="dxa"/>
            <w:tcBorders>
              <w:left w:val="nil"/>
              <w:bottom w:val="nil"/>
              <w:right w:val="nil"/>
            </w:tcBorders>
          </w:tcPr>
          <w:p w14:paraId="45748146" w14:textId="77777777" w:rsidR="00C663D3" w:rsidRPr="00C93E52" w:rsidRDefault="00C663D3" w:rsidP="00C663D3">
            <w:pPr>
              <w:rPr>
                <w:rFonts w:cs="Arial"/>
              </w:rPr>
            </w:pPr>
          </w:p>
        </w:tc>
        <w:tc>
          <w:tcPr>
            <w:tcW w:w="1617" w:type="dxa"/>
            <w:tcBorders>
              <w:left w:val="nil"/>
              <w:bottom w:val="nil"/>
              <w:right w:val="nil"/>
            </w:tcBorders>
          </w:tcPr>
          <w:p w14:paraId="21904342" w14:textId="77777777" w:rsidR="00C663D3" w:rsidRPr="00C93E52" w:rsidRDefault="00C663D3" w:rsidP="00C663D3"/>
        </w:tc>
      </w:tr>
      <w:tr w:rsidR="00342641" w:rsidRPr="007931ED" w14:paraId="32057BA5" w14:textId="77777777" w:rsidTr="00342641">
        <w:tc>
          <w:tcPr>
            <w:tcW w:w="9522" w:type="dxa"/>
            <w:gridSpan w:val="4"/>
            <w:tcBorders>
              <w:top w:val="nil"/>
              <w:left w:val="nil"/>
              <w:right w:val="nil"/>
            </w:tcBorders>
          </w:tcPr>
          <w:p w14:paraId="6BB5A19A" w14:textId="65F394F1" w:rsidR="00342641" w:rsidRPr="007931ED" w:rsidRDefault="00342641" w:rsidP="007931ED">
            <w:pPr>
              <w:pStyle w:val="Rubrik4"/>
              <w:rPr>
                <w:lang w:val="en-US"/>
              </w:rPr>
            </w:pPr>
            <w:bookmarkStart w:id="152" w:name="_Toc414627284"/>
            <w:proofErr w:type="spellStart"/>
            <w:r>
              <w:rPr>
                <w:lang w:val="en-US"/>
              </w:rPr>
              <w:t>Svars</w:t>
            </w:r>
            <w:proofErr w:type="spellEnd"/>
            <w:r>
              <w:rPr>
                <w:lang w:val="en-US"/>
              </w:rPr>
              <w:t>-del</w:t>
            </w:r>
            <w:r w:rsidRPr="00536479">
              <w:rPr>
                <w:lang w:val="en-US"/>
              </w:rPr>
              <w:t xml:space="preserve">: </w:t>
            </w:r>
            <w:r w:rsidRPr="00D44F90">
              <w:rPr>
                <w:lang w:val="en-US" w:eastAsia="sv-SE"/>
              </w:rPr>
              <w:t xml:space="preserve"> </w:t>
            </w:r>
            <w:proofErr w:type="spellStart"/>
            <w:r w:rsidRPr="00D44F90">
              <w:rPr>
                <w:lang w:val="en-US" w:eastAsia="sv-SE"/>
              </w:rPr>
              <w:t>observationGroup</w:t>
            </w:r>
            <w:proofErr w:type="spellEnd"/>
            <w:r>
              <w:rPr>
                <w:lang w:val="en-US" w:eastAsia="sv-SE"/>
              </w:rPr>
              <w:t>/</w:t>
            </w:r>
            <w:proofErr w:type="spellStart"/>
            <w:r w:rsidRPr="00D44F90">
              <w:rPr>
                <w:lang w:val="en-US" w:eastAsia="sv-SE"/>
              </w:rPr>
              <w:t>additionalParticipant</w:t>
            </w:r>
            <w:proofErr w:type="spellEnd"/>
            <w:r>
              <w:rPr>
                <w:lang w:val="en-US" w:eastAsia="sv-SE"/>
              </w:rPr>
              <w:t>/</w:t>
            </w:r>
            <w:proofErr w:type="spellStart"/>
            <w:r w:rsidRPr="007931ED">
              <w:rPr>
                <w:lang w:val="en-US"/>
              </w:rPr>
              <w:t>organisation</w:t>
            </w:r>
            <w:bookmarkEnd w:id="152"/>
            <w:proofErr w:type="spellEnd"/>
          </w:p>
        </w:tc>
      </w:tr>
      <w:tr w:rsidR="00C663D3" w:rsidRPr="008345BA" w14:paraId="0F16A0F4" w14:textId="77777777" w:rsidTr="007931ED">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7931ED">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7931ED">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7931ED">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7931ED">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53" w:name="_Toc398042093"/>
      <w:bookmarkStart w:id="154" w:name="_Toc414627285"/>
      <w:r>
        <w:t>Övriga regler</w:t>
      </w:r>
      <w:bookmarkEnd w:id="153"/>
      <w:bookmarkEnd w:id="154"/>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lastRenderedPageBreak/>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6E4448DF" w14:textId="1242616E" w:rsidR="002B763A" w:rsidRPr="00F35775" w:rsidRDefault="002B763A" w:rsidP="002B763A">
      <w:pPr>
        <w:rPr>
          <w:ins w:id="155" w:author="Torbjörn Dahlin" w:date="2015-03-24T10:14:00Z"/>
          <w:sz w:val="22"/>
          <w:u w:val="single"/>
        </w:rPr>
      </w:pPr>
      <w:ins w:id="156" w:author="Torbjörn Dahlin" w:date="2015-03-24T10:14:00Z">
        <w:r>
          <w:rPr>
            <w:sz w:val="22"/>
            <w:u w:val="single"/>
          </w:rPr>
          <w:t>Fält 3</w:t>
        </w:r>
        <w:r w:rsidRPr="00F35775">
          <w:rPr>
            <w:sz w:val="22"/>
            <w:u w:val="single"/>
          </w:rPr>
          <w:t xml:space="preserve"> – </w:t>
        </w:r>
        <w:proofErr w:type="spellStart"/>
        <w:r w:rsidRPr="00F35775">
          <w:rPr>
            <w:sz w:val="22"/>
            <w:u w:val="single"/>
          </w:rPr>
          <w:t>ReferredInformation.time</w:t>
        </w:r>
        <w:proofErr w:type="spellEnd"/>
      </w:ins>
    </w:p>
    <w:p w14:paraId="4CAC90D1" w14:textId="77777777" w:rsidR="002B763A" w:rsidRDefault="002B763A" w:rsidP="002B763A">
      <w:pPr>
        <w:spacing w:line="240" w:lineRule="auto"/>
        <w:rPr>
          <w:ins w:id="157" w:author="Torbjörn Dahlin" w:date="2015-03-24T10:14:00Z"/>
        </w:rPr>
      </w:pPr>
      <w:proofErr w:type="spellStart"/>
      <w:ins w:id="158" w:author="Torbjörn Dahlin" w:date="2015-03-24T10:14:00Z">
        <w:r w:rsidRPr="00F35775">
          <w:t>ReferredInformation.time</w:t>
        </w:r>
        <w:proofErr w:type="spellEnd"/>
        <w:r w:rsidRPr="00F35775">
          <w:t xml:space="preserve"> ska innehålla en tidpunkt som ska kunna användas som </w:t>
        </w:r>
        <w:proofErr w:type="spellStart"/>
        <w:r w:rsidRPr="00F35775">
          <w:t>inparameter</w:t>
        </w:r>
        <w:proofErr w:type="spellEnd"/>
        <w:r w:rsidRPr="00F35775">
          <w:t xml:space="preserve"> i ett tidsintervallbaserat sökvillkor till den tjänst som returnerar den identifierade informationsmängd som relationen pekar ut. Denna tidpunkt skall vara den tidpunkt som tidssökparametern till den utpekade tjänsten filtrerar på. I det fall då en konsument har behov av att söka upp flera relaterade informationsmängder från samma tjänst kan konsumenten skapa ett sökintervall som omfattar de </w:t>
        </w:r>
        <w:proofErr w:type="spellStart"/>
        <w:r w:rsidRPr="00F35775">
          <w:t>ReferredInformation.time</w:t>
        </w:r>
        <w:proofErr w:type="spellEnd"/>
        <w:r w:rsidRPr="00F35775">
          <w:t xml:space="preserve"> från dessa relationer. Detta sökintervall används sedan som </w:t>
        </w:r>
        <w:proofErr w:type="spellStart"/>
        <w:r w:rsidRPr="00F35775">
          <w:t>inparameter</w:t>
        </w:r>
        <w:proofErr w:type="spellEnd"/>
        <w:r w:rsidRPr="00F35775">
          <w:t xml:space="preserve"> till den tjänst som relationerna pekar ut. På detta sätt kan en konsument göra endast ett anrop över en begränsad tid som returnerar samtlig relaterad information istället för att göra anrop ett och ett med respektive id som anges i relationen, eller ta ut en patients totala informationsmängd utan någon möjlighet att filtrera på tid. </w:t>
        </w:r>
      </w:ins>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bookmarkStart w:id="159" w:name="_Toc414627286"/>
      <w:r w:rsidRPr="00776D68">
        <w:t>Icke funktionella krav</w:t>
      </w:r>
      <w:bookmarkEnd w:id="159"/>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60" w:name="_Toc398042094"/>
      <w:bookmarkStart w:id="161" w:name="_Toc414627287"/>
      <w:r w:rsidRPr="00776D68">
        <w:t>Annan information om kontraktet</w:t>
      </w:r>
      <w:bookmarkEnd w:id="160"/>
      <w:bookmarkEnd w:id="161"/>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Johan Eltes" w:date="2015-03-03T13:33:00Z" w:initials="JE">
    <w:p w14:paraId="3B727529" w14:textId="05BBDAF7" w:rsidR="006F1E3E" w:rsidRDefault="006F1E3E">
      <w:pPr>
        <w:pStyle w:val="Kommentarer"/>
      </w:pPr>
      <w:r>
        <w:rPr>
          <w:rStyle w:val="Kommentarsreferens"/>
        </w:rPr>
        <w:annotationRef/>
      </w:r>
      <w:r>
        <w:t xml:space="preserve">Kopplingen till </w:t>
      </w:r>
      <w:proofErr w:type="spellStart"/>
      <w:r>
        <w:t>inetraktionsöverenskommelser</w:t>
      </w:r>
      <w:proofErr w:type="spellEnd"/>
      <w:r>
        <w:t xml:space="preserve"> behöver beskrivas här. Och varar synligt som koncept i samtliga exempel. </w:t>
      </w:r>
      <w:proofErr w:type="gramStart"/>
      <w:r>
        <w:t>Dvs</w:t>
      </w:r>
      <w:proofErr w:type="gramEnd"/>
      <w:r>
        <w:t xml:space="preserve"> hela den struktur av överenskommelser som användningen av kontraktet är beroende av behöver beskrivas så att förutsättningarna för användning av kontrakten framgår i detta dokument. Det kan förslagsvis beskrivas i sin helhet i detta avsnitt, uppdelat i underrubriker. </w:t>
      </w:r>
      <w:proofErr w:type="spellStart"/>
      <w:r>
        <w:t>Inera</w:t>
      </w:r>
      <w:proofErr w:type="spellEnd"/>
      <w:r>
        <w:t xml:space="preserve"> behöver sedan komplettera med en anvisning för interaktionsöverenskommelser som relaterar till NPDI-kontrakten och deras </w:t>
      </w:r>
      <w:proofErr w:type="spellStart"/>
      <w:r>
        <w:t>anvädning</w:t>
      </w:r>
      <w:proofErr w:type="spellEnd"/>
      <w:r>
        <w:t xml:space="preserve">? Det är väl troligt att det är bästa platsen att synliggöra konceptet Interaktionsöverenskommelse så att det sedan kan refereras i anslutningsplattform/katalog etc. Men eftersom behovet uppstår i och med denna domän tror jag att vi får börja med att skriva det i denna TKB. Sedan kan det lyftas ut i en anvisning och istället refereras via en </w:t>
      </w:r>
      <w:proofErr w:type="spellStart"/>
      <w:r>
        <w:t>patch</w:t>
      </w:r>
      <w:proofErr w:type="spellEnd"/>
      <w:r>
        <w:t>-uppdatering (tredje-siffran).</w:t>
      </w:r>
    </w:p>
  </w:comment>
  <w:comment w:id="38" w:author="Torbjörn Dahlin" w:date="2015-03-09T07:46:00Z" w:initials="TD">
    <w:p w14:paraId="73B9E093" w14:textId="612737D4" w:rsidR="006F1E3E" w:rsidRDefault="006F1E3E">
      <w:pPr>
        <w:pStyle w:val="Kommentarer"/>
      </w:pPr>
      <w:r>
        <w:rPr>
          <w:rStyle w:val="Kommentarsreferens"/>
        </w:rPr>
        <w:annotationRef/>
      </w:r>
      <w:r>
        <w:t>Avsnitt 3.4 tillagt.</w:t>
      </w:r>
    </w:p>
  </w:comment>
  <w:comment w:id="48" w:author="Johan Eltes" w:date="2015-03-03T13:57:00Z" w:initials="JE">
    <w:p w14:paraId="2BDE241F" w14:textId="2C9420D5" w:rsidR="006F1E3E" w:rsidRDefault="006F1E3E">
      <w:pPr>
        <w:pStyle w:val="Kommentarer"/>
      </w:pPr>
      <w:r>
        <w:rPr>
          <w:rStyle w:val="Kommentarsreferens"/>
        </w:rPr>
        <w:annotationRef/>
      </w:r>
      <w:r>
        <w:t>Svårt att förstå modellen innan modellens klasser beskrivits. Informationsmodellen (attributens betydelse) behöver beskrivas under ett stycke för detta innan relationskonceptet beskrivs (om möjligt).</w:t>
      </w:r>
    </w:p>
  </w:comment>
  <w:comment w:id="69" w:author="Johan Eltes" w:date="2015-03-03T21:00:00Z" w:initials="JE">
    <w:p w14:paraId="32BC0780" w14:textId="662BC5F1" w:rsidR="006F1E3E" w:rsidRDefault="006F1E3E">
      <w:pPr>
        <w:pStyle w:val="Kommentarer"/>
      </w:pPr>
      <w:r>
        <w:rPr>
          <w:rStyle w:val="Kommentarsreferens"/>
        </w:rPr>
        <w:annotationRef/>
      </w:r>
      <w:r>
        <w:t xml:space="preserve">Kryptisk kod? Varför inte bara ”o”? Domännamnet är ju med i indexposten så det behöver inte vara med i infotypskoden. Det kanske är med hänsyn till att ”kodverket” även används i relationskonceptet? </w:t>
      </w:r>
    </w:p>
  </w:comment>
  <w:comment w:id="70" w:author="Torbjörn Dahlin" w:date="2015-03-11T01:14:00Z" w:initials="TD">
    <w:p w14:paraId="0F4CF8B2" w14:textId="12B52988" w:rsidR="006F1E3E" w:rsidRDefault="006F1E3E">
      <w:pPr>
        <w:pStyle w:val="Kommentarer"/>
      </w:pPr>
      <w:r>
        <w:rPr>
          <w:rStyle w:val="Kommentarsreferens"/>
        </w:rPr>
        <w:annotationRef/>
      </w:r>
      <w:r>
        <w:t xml:space="preserve">Kan vi använda de engelska namnen för NI-klasserna? Detta skulle i så fall vara observation och i aktivitetskontraktet </w:t>
      </w:r>
      <w:proofErr w:type="spellStart"/>
      <w:r>
        <w:t>activity</w:t>
      </w:r>
      <w:proofErr w:type="spellEnd"/>
      <w:r>
        <w:t>?</w:t>
      </w:r>
    </w:p>
  </w:comment>
  <w:comment w:id="89" w:author="Johan Eltes" w:date="2015-03-03T13:40:00Z" w:initials="JE">
    <w:p w14:paraId="1D01E4C7" w14:textId="111F2CC2" w:rsidR="006F1E3E" w:rsidRDefault="006F1E3E">
      <w:pPr>
        <w:pStyle w:val="Kommentarer"/>
      </w:pPr>
      <w:r>
        <w:rPr>
          <w:rStyle w:val="Kommentarsreferens"/>
        </w:rPr>
        <w:annotationRef/>
      </w:r>
      <w:r>
        <w:t>För hur många observationer?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727529" w15:done="0"/>
  <w15:commentEx w15:paraId="73B9E093" w15:done="0"/>
  <w15:commentEx w15:paraId="2BDE241F" w15:done="0"/>
  <w15:commentEx w15:paraId="32BC0780" w15:done="0"/>
  <w15:commentEx w15:paraId="0F4CF8B2" w15:done="0"/>
  <w15:commentEx w15:paraId="1D01E4C7" w15:done="0"/>
  <w15:commentEx w15:paraId="7A86A987" w15:done="0"/>
  <w15:commentEx w15:paraId="085E97B4" w15:done="0"/>
  <w15:commentEx w15:paraId="4F053E55" w15:done="0"/>
  <w15:commentEx w15:paraId="5789DC07" w15:done="0"/>
  <w15:commentEx w15:paraId="32248C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0F6B96" w14:textId="77777777" w:rsidR="00931C9F" w:rsidRDefault="00931C9F" w:rsidP="00C72B17">
      <w:pPr>
        <w:spacing w:line="240" w:lineRule="auto"/>
      </w:pPr>
      <w:r>
        <w:separator/>
      </w:r>
    </w:p>
  </w:endnote>
  <w:endnote w:type="continuationSeparator" w:id="0">
    <w:p w14:paraId="24AA58CD" w14:textId="77777777" w:rsidR="00931C9F" w:rsidRDefault="00931C9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F1E3E" w:rsidRDefault="006F1E3E"/>
  <w:p w14:paraId="1FC233E8" w14:textId="77777777" w:rsidR="006F1E3E" w:rsidRDefault="006F1E3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F1E3E" w:rsidRPr="004A7C1C" w14:paraId="3C5A492F" w14:textId="77777777" w:rsidTr="00095A0D">
      <w:trPr>
        <w:trHeight w:val="629"/>
      </w:trPr>
      <w:tc>
        <w:tcPr>
          <w:tcW w:w="1559" w:type="dxa"/>
        </w:tcPr>
        <w:p w14:paraId="784DFED4" w14:textId="77777777" w:rsidR="006F1E3E" w:rsidRPr="001304B6" w:rsidRDefault="006F1E3E"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6F1E3E" w:rsidRPr="001304B6" w:rsidRDefault="006F1E3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F1E3E" w:rsidRPr="001304B6" w:rsidRDefault="006F1E3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F1E3E" w:rsidRPr="001304B6" w:rsidRDefault="006F1E3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F1E3E" w:rsidRPr="00D81E3D" w:rsidRDefault="006F1E3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6F1E3E" w:rsidRPr="00D81E3D" w:rsidRDefault="006F1E3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6F1E3E" w:rsidRPr="0091623E" w:rsidRDefault="006F1E3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F1E3E" w:rsidRPr="001304B6" w:rsidRDefault="006F1E3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F1E3E" w:rsidRPr="001304B6" w:rsidRDefault="006F1E3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F1E3E" w:rsidRPr="004A7C1C" w:rsidRDefault="006F1E3E" w:rsidP="001304B6">
          <w:pPr>
            <w:pStyle w:val="Sidfot"/>
          </w:pPr>
        </w:p>
      </w:tc>
      <w:tc>
        <w:tcPr>
          <w:tcW w:w="709" w:type="dxa"/>
        </w:tcPr>
        <w:p w14:paraId="6E332D35" w14:textId="77777777" w:rsidR="006F1E3E" w:rsidRPr="004A7C1C" w:rsidRDefault="006F1E3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64229C">
            <w:rPr>
              <w:rStyle w:val="Sidnummer"/>
              <w:noProof/>
            </w:rPr>
            <w:t>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64229C">
            <w:rPr>
              <w:rStyle w:val="Sidnummer"/>
              <w:noProof/>
            </w:rPr>
            <w:t>59</w:t>
          </w:r>
          <w:r w:rsidRPr="004A7C1C">
            <w:rPr>
              <w:rStyle w:val="Sidnummer"/>
            </w:rPr>
            <w:fldChar w:fldCharType="end"/>
          </w:r>
        </w:p>
      </w:tc>
    </w:tr>
  </w:tbl>
  <w:p w14:paraId="6EB65E86" w14:textId="77777777" w:rsidR="006F1E3E" w:rsidRDefault="006F1E3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F1E3E" w:rsidRDefault="006F1E3E">
    <w:pPr>
      <w:pStyle w:val="Sidfot"/>
    </w:pPr>
  </w:p>
  <w:p w14:paraId="36E0CB75" w14:textId="77777777" w:rsidR="006F1E3E" w:rsidRDefault="006F1E3E">
    <w:pPr>
      <w:pStyle w:val="Sidfot"/>
    </w:pPr>
  </w:p>
  <w:p w14:paraId="68EA24B6" w14:textId="77777777" w:rsidR="006F1E3E" w:rsidRDefault="006F1E3E">
    <w:pPr>
      <w:pStyle w:val="Sidfot"/>
    </w:pPr>
  </w:p>
  <w:p w14:paraId="798F58D1" w14:textId="77777777" w:rsidR="006F1E3E" w:rsidRDefault="006F1E3E">
    <w:pPr>
      <w:pStyle w:val="Sidfot"/>
    </w:pPr>
  </w:p>
  <w:p w14:paraId="0B4F500D" w14:textId="77777777" w:rsidR="006F1E3E" w:rsidRDefault="006F1E3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73AED3" w14:textId="77777777" w:rsidR="00931C9F" w:rsidRDefault="00931C9F" w:rsidP="00C72B17">
      <w:pPr>
        <w:spacing w:line="240" w:lineRule="auto"/>
      </w:pPr>
      <w:r>
        <w:separator/>
      </w:r>
    </w:p>
  </w:footnote>
  <w:footnote w:type="continuationSeparator" w:id="0">
    <w:p w14:paraId="1FAE5A72" w14:textId="77777777" w:rsidR="00931C9F" w:rsidRDefault="00931C9F"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F1E3E" w:rsidRDefault="006F1E3E"/>
  <w:p w14:paraId="69BC34DE" w14:textId="77777777" w:rsidR="006F1E3E" w:rsidRDefault="006F1E3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F1E3E" w:rsidRPr="00333716" w14:paraId="38E1EC6E" w14:textId="77777777" w:rsidTr="000A531A">
      <w:trPr>
        <w:trHeight w:hRule="exact" w:val="539"/>
      </w:trPr>
      <w:tc>
        <w:tcPr>
          <w:tcW w:w="3168" w:type="dxa"/>
          <w:tcBorders>
            <w:top w:val="nil"/>
            <w:bottom w:val="nil"/>
          </w:tcBorders>
        </w:tcPr>
        <w:p w14:paraId="74451D16" w14:textId="77777777" w:rsidR="006F1E3E" w:rsidRPr="00095A0D" w:rsidRDefault="006F1E3E" w:rsidP="00095A0D">
          <w:pPr>
            <w:pStyle w:val="Sidfot"/>
            <w:rPr>
              <w:rFonts w:ascii="Arial" w:eastAsia="Times New Roman" w:hAnsi="Arial"/>
              <w:color w:val="00A9A7"/>
              <w:sz w:val="14"/>
              <w:szCs w:val="24"/>
              <w:lang w:eastAsia="en-GB"/>
            </w:rPr>
          </w:pPr>
          <w:bookmarkStart w:id="162" w:name="LDnr1"/>
          <w:bookmarkEnd w:id="162"/>
        </w:p>
        <w:p w14:paraId="1A79B92D" w14:textId="77777777" w:rsidR="006F1E3E" w:rsidRPr="00095A0D" w:rsidRDefault="006F1E3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6F1E3E" w:rsidRDefault="006F1E3E"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6F1E3E" w:rsidRDefault="006F1E3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6F1E3E" w:rsidRDefault="006F1E3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6F1E3E" w:rsidRPr="00095A0D" w:rsidRDefault="006F1E3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6F1E3E" w:rsidRDefault="006F1E3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6F1E3E" w:rsidRPr="00095A0D" w:rsidRDefault="006F1E3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6F1E3E" w:rsidRPr="00095A0D" w:rsidRDefault="006F1E3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5AAADF34" w:rsidR="006F1E3E" w:rsidRPr="000A531A" w:rsidRDefault="006F1E3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2015-03-20 15:05:00</w:t>
          </w:r>
          <w:r>
            <w:rPr>
              <w:rFonts w:ascii="Arial" w:eastAsia="Times New Roman" w:hAnsi="Arial"/>
              <w:color w:val="00A9A7"/>
              <w:sz w:val="14"/>
              <w:szCs w:val="24"/>
              <w:lang w:eastAsia="en-GB"/>
            </w:rPr>
            <w:fldChar w:fldCharType="end"/>
          </w:r>
        </w:p>
      </w:tc>
    </w:tr>
    <w:tr w:rsidR="006F1E3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F1E3E" w:rsidRPr="00095A0D" w:rsidRDefault="006F1E3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F1E3E" w:rsidRPr="00095A0D" w:rsidRDefault="006F1E3E" w:rsidP="00095A0D">
          <w:pPr>
            <w:pStyle w:val="Sidfot"/>
            <w:rPr>
              <w:rFonts w:ascii="Arial" w:eastAsia="Times New Roman" w:hAnsi="Arial"/>
              <w:color w:val="00A9A7"/>
              <w:sz w:val="14"/>
              <w:szCs w:val="24"/>
              <w:lang w:eastAsia="en-GB"/>
            </w:rPr>
          </w:pPr>
        </w:p>
      </w:tc>
    </w:tr>
  </w:tbl>
  <w:p w14:paraId="2AC110CF" w14:textId="77777777" w:rsidR="006F1E3E" w:rsidRDefault="006F1E3E" w:rsidP="008303EF">
    <w:pPr>
      <w:tabs>
        <w:tab w:val="left" w:pos="6237"/>
      </w:tabs>
    </w:pPr>
    <w:r>
      <w:t xml:space="preserve"> </w:t>
    </w:r>
    <w:bookmarkStart w:id="163" w:name="Dnr1"/>
    <w:bookmarkEnd w:id="163"/>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F1E3E" w:rsidRDefault="006F1E3E" w:rsidP="00D774BC">
    <w:pPr>
      <w:tabs>
        <w:tab w:val="left" w:pos="6237"/>
      </w:tabs>
    </w:pPr>
  </w:p>
  <w:p w14:paraId="51103E17" w14:textId="77777777" w:rsidR="006F1E3E" w:rsidRDefault="006F1E3E" w:rsidP="00D774BC">
    <w:pPr>
      <w:tabs>
        <w:tab w:val="left" w:pos="6237"/>
      </w:tabs>
    </w:pPr>
  </w:p>
  <w:p w14:paraId="772AE06E" w14:textId="77777777" w:rsidR="006F1E3E" w:rsidRDefault="006F1E3E" w:rsidP="00D774BC">
    <w:pPr>
      <w:tabs>
        <w:tab w:val="left" w:pos="6237"/>
      </w:tabs>
    </w:pPr>
  </w:p>
  <w:p w14:paraId="42F0C144" w14:textId="77777777" w:rsidR="006F1E3E" w:rsidRDefault="006F1E3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4" w:name="LDnr"/>
    <w:bookmarkEnd w:id="164"/>
    <w:r>
      <w:t xml:space="preserve"> </w:t>
    </w:r>
    <w:bookmarkStart w:id="165" w:name="Dnr"/>
    <w:bookmarkEnd w:id="165"/>
  </w:p>
  <w:tbl>
    <w:tblPr>
      <w:tblW w:w="9180" w:type="dxa"/>
      <w:tblLayout w:type="fixed"/>
      <w:tblLook w:val="04A0" w:firstRow="1" w:lastRow="0" w:firstColumn="1" w:lastColumn="0" w:noHBand="0" w:noVBand="1"/>
    </w:tblPr>
    <w:tblGrid>
      <w:gridCol w:w="956"/>
      <w:gridCol w:w="1199"/>
      <w:gridCol w:w="4049"/>
      <w:gridCol w:w="2976"/>
    </w:tblGrid>
    <w:tr w:rsidR="006F1E3E" w:rsidRPr="0024387D" w14:paraId="6E3EED84" w14:textId="77777777" w:rsidTr="00364AE6">
      <w:tc>
        <w:tcPr>
          <w:tcW w:w="2155" w:type="dxa"/>
          <w:gridSpan w:val="2"/>
        </w:tcPr>
        <w:p w14:paraId="2933175C" w14:textId="77777777" w:rsidR="006F1E3E" w:rsidRPr="0024387D" w:rsidRDefault="006F1E3E" w:rsidP="002A2120">
          <w:pPr>
            <w:pStyle w:val="Sidhuvud"/>
            <w:rPr>
              <w:rFonts w:cs="Georgia"/>
              <w:sz w:val="12"/>
              <w:szCs w:val="12"/>
            </w:rPr>
          </w:pPr>
        </w:p>
      </w:tc>
      <w:tc>
        <w:tcPr>
          <w:tcW w:w="4049" w:type="dxa"/>
        </w:tcPr>
        <w:p w14:paraId="2813ED1B" w14:textId="77777777" w:rsidR="006F1E3E" w:rsidRPr="0024387D" w:rsidRDefault="006F1E3E" w:rsidP="00DE4030">
          <w:pPr>
            <w:pStyle w:val="Sidhuvud"/>
            <w:rPr>
              <w:rFonts w:cs="Georgia"/>
              <w:sz w:val="14"/>
              <w:szCs w:val="14"/>
            </w:rPr>
          </w:pPr>
        </w:p>
      </w:tc>
      <w:tc>
        <w:tcPr>
          <w:tcW w:w="2976" w:type="dxa"/>
        </w:tcPr>
        <w:p w14:paraId="1F7BDFA1" w14:textId="77777777" w:rsidR="006F1E3E" w:rsidRDefault="006F1E3E" w:rsidP="00DE4030">
          <w:r>
            <w:t xml:space="preserve"> </w:t>
          </w:r>
          <w:bookmarkStart w:id="166" w:name="slask"/>
          <w:bookmarkStart w:id="167" w:name="Addressee"/>
          <w:bookmarkEnd w:id="166"/>
          <w:bookmarkEnd w:id="167"/>
        </w:p>
      </w:tc>
    </w:tr>
    <w:tr w:rsidR="006F1E3E" w:rsidRPr="00F456CC" w14:paraId="7817C09A" w14:textId="77777777" w:rsidTr="00364AE6">
      <w:tc>
        <w:tcPr>
          <w:tcW w:w="956" w:type="dxa"/>
          <w:tcBorders>
            <w:right w:val="single" w:sz="4" w:space="0" w:color="auto"/>
          </w:tcBorders>
        </w:tcPr>
        <w:p w14:paraId="7F2ACC79" w14:textId="77777777" w:rsidR="006F1E3E" w:rsidRPr="00F456CC" w:rsidRDefault="006F1E3E" w:rsidP="00025527">
          <w:pPr>
            <w:pStyle w:val="Sidhuvud"/>
            <w:rPr>
              <w:rFonts w:cs="Georgia"/>
              <w:sz w:val="12"/>
              <w:szCs w:val="12"/>
            </w:rPr>
          </w:pPr>
        </w:p>
      </w:tc>
      <w:tc>
        <w:tcPr>
          <w:tcW w:w="1199" w:type="dxa"/>
          <w:tcBorders>
            <w:left w:val="single" w:sz="4" w:space="0" w:color="auto"/>
          </w:tcBorders>
        </w:tcPr>
        <w:p w14:paraId="27F330F9" w14:textId="77777777" w:rsidR="006F1E3E" w:rsidRPr="00F456CC" w:rsidRDefault="006F1E3E" w:rsidP="00DE4030">
          <w:pPr>
            <w:pStyle w:val="Sidhuvud"/>
            <w:rPr>
              <w:rFonts w:cs="Georgia"/>
              <w:sz w:val="12"/>
              <w:szCs w:val="12"/>
            </w:rPr>
          </w:pPr>
        </w:p>
      </w:tc>
      <w:tc>
        <w:tcPr>
          <w:tcW w:w="4049" w:type="dxa"/>
        </w:tcPr>
        <w:p w14:paraId="37AA9367" w14:textId="77777777" w:rsidR="006F1E3E" w:rsidRPr="002C11AF" w:rsidRDefault="006F1E3E" w:rsidP="00DE4030">
          <w:pPr>
            <w:pStyle w:val="Sidhuvud"/>
            <w:rPr>
              <w:rFonts w:cs="Georgia"/>
              <w:sz w:val="12"/>
              <w:szCs w:val="12"/>
            </w:rPr>
          </w:pPr>
        </w:p>
      </w:tc>
      <w:tc>
        <w:tcPr>
          <w:tcW w:w="2976" w:type="dxa"/>
        </w:tcPr>
        <w:p w14:paraId="25E5B32E" w14:textId="77777777" w:rsidR="006F1E3E" w:rsidRPr="002C11AF" w:rsidRDefault="006F1E3E" w:rsidP="00DE4030">
          <w:pPr>
            <w:pStyle w:val="Sidhuvud"/>
            <w:rPr>
              <w:rFonts w:cs="Georgia"/>
              <w:sz w:val="12"/>
              <w:szCs w:val="12"/>
            </w:rPr>
          </w:pPr>
        </w:p>
      </w:tc>
    </w:tr>
  </w:tbl>
  <w:p w14:paraId="4244CC6E" w14:textId="77777777" w:rsidR="006F1E3E" w:rsidRPr="003755FD" w:rsidRDefault="006F1E3E" w:rsidP="008866A6">
    <w:bookmarkStart w:id="168" w:name="Radera2"/>
    <w:bookmarkEnd w:id="168"/>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1D20"/>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3EA6"/>
    <w:rsid w:val="000548C1"/>
    <w:rsid w:val="00063BE3"/>
    <w:rsid w:val="00065220"/>
    <w:rsid w:val="000660E5"/>
    <w:rsid w:val="0006614B"/>
    <w:rsid w:val="00067E94"/>
    <w:rsid w:val="00070BCE"/>
    <w:rsid w:val="00071B56"/>
    <w:rsid w:val="0007407F"/>
    <w:rsid w:val="000750E2"/>
    <w:rsid w:val="0008100A"/>
    <w:rsid w:val="00083315"/>
    <w:rsid w:val="000844ED"/>
    <w:rsid w:val="00084BED"/>
    <w:rsid w:val="000931CB"/>
    <w:rsid w:val="000954B2"/>
    <w:rsid w:val="00095A0D"/>
    <w:rsid w:val="00097E6F"/>
    <w:rsid w:val="000A2867"/>
    <w:rsid w:val="000A531A"/>
    <w:rsid w:val="000A69BD"/>
    <w:rsid w:val="000B17A3"/>
    <w:rsid w:val="000B24C9"/>
    <w:rsid w:val="000B4961"/>
    <w:rsid w:val="000C1523"/>
    <w:rsid w:val="000C1ACF"/>
    <w:rsid w:val="000C2908"/>
    <w:rsid w:val="000C6E8D"/>
    <w:rsid w:val="000C776C"/>
    <w:rsid w:val="000C7CD0"/>
    <w:rsid w:val="000D3E6C"/>
    <w:rsid w:val="000D4323"/>
    <w:rsid w:val="000D4E05"/>
    <w:rsid w:val="000D685C"/>
    <w:rsid w:val="000D7781"/>
    <w:rsid w:val="000D7EBA"/>
    <w:rsid w:val="000E020A"/>
    <w:rsid w:val="000E190F"/>
    <w:rsid w:val="000E2F88"/>
    <w:rsid w:val="000E6741"/>
    <w:rsid w:val="000F1E96"/>
    <w:rsid w:val="000F42A0"/>
    <w:rsid w:val="000F5C05"/>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1202"/>
    <w:rsid w:val="001331BB"/>
    <w:rsid w:val="00136D40"/>
    <w:rsid w:val="0014034E"/>
    <w:rsid w:val="00140E3C"/>
    <w:rsid w:val="001411E0"/>
    <w:rsid w:val="0014679C"/>
    <w:rsid w:val="00147133"/>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A46F1"/>
    <w:rsid w:val="001B1C17"/>
    <w:rsid w:val="001B2C00"/>
    <w:rsid w:val="001C046C"/>
    <w:rsid w:val="001C1E6E"/>
    <w:rsid w:val="001D3344"/>
    <w:rsid w:val="001E1368"/>
    <w:rsid w:val="001E6183"/>
    <w:rsid w:val="001E7DF8"/>
    <w:rsid w:val="001F1D31"/>
    <w:rsid w:val="001F3085"/>
    <w:rsid w:val="001F3B42"/>
    <w:rsid w:val="001F3C93"/>
    <w:rsid w:val="001F5FBB"/>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678D0"/>
    <w:rsid w:val="002718E2"/>
    <w:rsid w:val="002722FE"/>
    <w:rsid w:val="00277ADB"/>
    <w:rsid w:val="00280C34"/>
    <w:rsid w:val="00282DC2"/>
    <w:rsid w:val="00285398"/>
    <w:rsid w:val="0028759B"/>
    <w:rsid w:val="0029087A"/>
    <w:rsid w:val="002908B3"/>
    <w:rsid w:val="00290974"/>
    <w:rsid w:val="00292C2E"/>
    <w:rsid w:val="002939CB"/>
    <w:rsid w:val="002A0B8F"/>
    <w:rsid w:val="002A2120"/>
    <w:rsid w:val="002A2F59"/>
    <w:rsid w:val="002A3096"/>
    <w:rsid w:val="002A59E4"/>
    <w:rsid w:val="002A5C74"/>
    <w:rsid w:val="002A63EF"/>
    <w:rsid w:val="002A77D2"/>
    <w:rsid w:val="002B5FD4"/>
    <w:rsid w:val="002B763A"/>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2641"/>
    <w:rsid w:val="00347086"/>
    <w:rsid w:val="003472E9"/>
    <w:rsid w:val="003503A0"/>
    <w:rsid w:val="00351657"/>
    <w:rsid w:val="0035328C"/>
    <w:rsid w:val="00353FFE"/>
    <w:rsid w:val="00361574"/>
    <w:rsid w:val="00362731"/>
    <w:rsid w:val="00364AE6"/>
    <w:rsid w:val="00364D31"/>
    <w:rsid w:val="003653D9"/>
    <w:rsid w:val="00366650"/>
    <w:rsid w:val="003755FD"/>
    <w:rsid w:val="00376C12"/>
    <w:rsid w:val="00382733"/>
    <w:rsid w:val="00382A4D"/>
    <w:rsid w:val="003853EB"/>
    <w:rsid w:val="003858B4"/>
    <w:rsid w:val="003859D9"/>
    <w:rsid w:val="00387EAD"/>
    <w:rsid w:val="00390030"/>
    <w:rsid w:val="00391077"/>
    <w:rsid w:val="003910DE"/>
    <w:rsid w:val="00391D59"/>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25A1"/>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325E"/>
    <w:rsid w:val="004375C9"/>
    <w:rsid w:val="004433BE"/>
    <w:rsid w:val="00444C74"/>
    <w:rsid w:val="00456F94"/>
    <w:rsid w:val="00457E88"/>
    <w:rsid w:val="004604C8"/>
    <w:rsid w:val="00460BEE"/>
    <w:rsid w:val="00461B68"/>
    <w:rsid w:val="00461D60"/>
    <w:rsid w:val="0046271D"/>
    <w:rsid w:val="004638CE"/>
    <w:rsid w:val="00464E06"/>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043E"/>
    <w:rsid w:val="005331B1"/>
    <w:rsid w:val="00533BE0"/>
    <w:rsid w:val="00534FBE"/>
    <w:rsid w:val="00536F90"/>
    <w:rsid w:val="005408F3"/>
    <w:rsid w:val="005464FE"/>
    <w:rsid w:val="005477ED"/>
    <w:rsid w:val="00551625"/>
    <w:rsid w:val="005521B0"/>
    <w:rsid w:val="0055318A"/>
    <w:rsid w:val="00553AB2"/>
    <w:rsid w:val="00553ECE"/>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96574"/>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27C25"/>
    <w:rsid w:val="006325E5"/>
    <w:rsid w:val="00633EAD"/>
    <w:rsid w:val="00635B8E"/>
    <w:rsid w:val="00641A3D"/>
    <w:rsid w:val="0064229C"/>
    <w:rsid w:val="00644758"/>
    <w:rsid w:val="00650709"/>
    <w:rsid w:val="00653081"/>
    <w:rsid w:val="00660228"/>
    <w:rsid w:val="00661F2C"/>
    <w:rsid w:val="006648CB"/>
    <w:rsid w:val="00665889"/>
    <w:rsid w:val="006662B3"/>
    <w:rsid w:val="006708D6"/>
    <w:rsid w:val="00673ACF"/>
    <w:rsid w:val="00676188"/>
    <w:rsid w:val="00680827"/>
    <w:rsid w:val="006814AB"/>
    <w:rsid w:val="00683986"/>
    <w:rsid w:val="00683B99"/>
    <w:rsid w:val="00686189"/>
    <w:rsid w:val="0069307C"/>
    <w:rsid w:val="0069359C"/>
    <w:rsid w:val="00695631"/>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1E3E"/>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462A4"/>
    <w:rsid w:val="00755031"/>
    <w:rsid w:val="00757615"/>
    <w:rsid w:val="00761957"/>
    <w:rsid w:val="0077022A"/>
    <w:rsid w:val="00772208"/>
    <w:rsid w:val="007737BC"/>
    <w:rsid w:val="0077404C"/>
    <w:rsid w:val="007804CB"/>
    <w:rsid w:val="0078166B"/>
    <w:rsid w:val="007871FB"/>
    <w:rsid w:val="00791557"/>
    <w:rsid w:val="00793064"/>
    <w:rsid w:val="007931ED"/>
    <w:rsid w:val="007A0162"/>
    <w:rsid w:val="007A122B"/>
    <w:rsid w:val="007A2939"/>
    <w:rsid w:val="007A3042"/>
    <w:rsid w:val="007B025E"/>
    <w:rsid w:val="007B08F9"/>
    <w:rsid w:val="007B1569"/>
    <w:rsid w:val="007B2DED"/>
    <w:rsid w:val="007B7E8B"/>
    <w:rsid w:val="007C1FB9"/>
    <w:rsid w:val="007C2A05"/>
    <w:rsid w:val="007C34B3"/>
    <w:rsid w:val="007C792D"/>
    <w:rsid w:val="007C7D7A"/>
    <w:rsid w:val="007D7250"/>
    <w:rsid w:val="007E3136"/>
    <w:rsid w:val="007E3B73"/>
    <w:rsid w:val="007E3F3B"/>
    <w:rsid w:val="007E481B"/>
    <w:rsid w:val="007E4C1B"/>
    <w:rsid w:val="007E5D18"/>
    <w:rsid w:val="007E5F24"/>
    <w:rsid w:val="007E6D5C"/>
    <w:rsid w:val="007E7CBF"/>
    <w:rsid w:val="007F0F3A"/>
    <w:rsid w:val="007F1238"/>
    <w:rsid w:val="007F2F5A"/>
    <w:rsid w:val="007F6550"/>
    <w:rsid w:val="008028A4"/>
    <w:rsid w:val="00805333"/>
    <w:rsid w:val="008055D7"/>
    <w:rsid w:val="008063CC"/>
    <w:rsid w:val="0080653A"/>
    <w:rsid w:val="00816036"/>
    <w:rsid w:val="00817886"/>
    <w:rsid w:val="00823084"/>
    <w:rsid w:val="008234B1"/>
    <w:rsid w:val="00824BCA"/>
    <w:rsid w:val="008303EF"/>
    <w:rsid w:val="00832F02"/>
    <w:rsid w:val="008365A5"/>
    <w:rsid w:val="00837795"/>
    <w:rsid w:val="008409C3"/>
    <w:rsid w:val="008412D2"/>
    <w:rsid w:val="00843310"/>
    <w:rsid w:val="00844A31"/>
    <w:rsid w:val="0084577E"/>
    <w:rsid w:val="00846389"/>
    <w:rsid w:val="008465AF"/>
    <w:rsid w:val="0085456B"/>
    <w:rsid w:val="0085547B"/>
    <w:rsid w:val="00855D86"/>
    <w:rsid w:val="008574CF"/>
    <w:rsid w:val="0086151F"/>
    <w:rsid w:val="008648A3"/>
    <w:rsid w:val="00864E49"/>
    <w:rsid w:val="00871BE7"/>
    <w:rsid w:val="008736F4"/>
    <w:rsid w:val="008756E1"/>
    <w:rsid w:val="008866A6"/>
    <w:rsid w:val="0088699A"/>
    <w:rsid w:val="00891188"/>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5350"/>
    <w:rsid w:val="008C7C3E"/>
    <w:rsid w:val="008D0B1F"/>
    <w:rsid w:val="008D7540"/>
    <w:rsid w:val="008D797D"/>
    <w:rsid w:val="008E537E"/>
    <w:rsid w:val="008E6E01"/>
    <w:rsid w:val="008E73EF"/>
    <w:rsid w:val="008E75D2"/>
    <w:rsid w:val="008F38AA"/>
    <w:rsid w:val="008F3B61"/>
    <w:rsid w:val="008F3BBF"/>
    <w:rsid w:val="008F5D8E"/>
    <w:rsid w:val="008F6ADA"/>
    <w:rsid w:val="009036DE"/>
    <w:rsid w:val="00904AC3"/>
    <w:rsid w:val="00912B0F"/>
    <w:rsid w:val="00917AF8"/>
    <w:rsid w:val="00920A41"/>
    <w:rsid w:val="0092115A"/>
    <w:rsid w:val="009239D4"/>
    <w:rsid w:val="00923D43"/>
    <w:rsid w:val="0093164E"/>
    <w:rsid w:val="00931C9F"/>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87A39"/>
    <w:rsid w:val="009909D2"/>
    <w:rsid w:val="00992906"/>
    <w:rsid w:val="0099405B"/>
    <w:rsid w:val="00995C76"/>
    <w:rsid w:val="00996B82"/>
    <w:rsid w:val="00997547"/>
    <w:rsid w:val="009A056B"/>
    <w:rsid w:val="009A0B16"/>
    <w:rsid w:val="009A24FD"/>
    <w:rsid w:val="009A26EA"/>
    <w:rsid w:val="009A2B0B"/>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27CC2"/>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7A5"/>
    <w:rsid w:val="00AA3E23"/>
    <w:rsid w:val="00AA6C0D"/>
    <w:rsid w:val="00AB05E9"/>
    <w:rsid w:val="00AB0E0D"/>
    <w:rsid w:val="00AB63B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16C0E"/>
    <w:rsid w:val="00B212A3"/>
    <w:rsid w:val="00B22BE1"/>
    <w:rsid w:val="00B317E6"/>
    <w:rsid w:val="00B32BFC"/>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A0C81"/>
    <w:rsid w:val="00BB0169"/>
    <w:rsid w:val="00BB02BA"/>
    <w:rsid w:val="00BB1FCC"/>
    <w:rsid w:val="00BC1AB0"/>
    <w:rsid w:val="00BD0AFF"/>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3FAF"/>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36B"/>
    <w:rsid w:val="00D44F90"/>
    <w:rsid w:val="00D5339F"/>
    <w:rsid w:val="00D53A9A"/>
    <w:rsid w:val="00D54471"/>
    <w:rsid w:val="00D55EF8"/>
    <w:rsid w:val="00D60060"/>
    <w:rsid w:val="00D616FA"/>
    <w:rsid w:val="00D720D4"/>
    <w:rsid w:val="00D72C00"/>
    <w:rsid w:val="00D747A8"/>
    <w:rsid w:val="00D774BC"/>
    <w:rsid w:val="00D81E3D"/>
    <w:rsid w:val="00D86810"/>
    <w:rsid w:val="00D91240"/>
    <w:rsid w:val="00D93512"/>
    <w:rsid w:val="00D97AA9"/>
    <w:rsid w:val="00DA1759"/>
    <w:rsid w:val="00DA30C4"/>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E53E4"/>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356CD"/>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09E4"/>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042B"/>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2B71"/>
    <w:rsid w:val="00FC3569"/>
    <w:rsid w:val="00FC55B5"/>
    <w:rsid w:val="00FC5FCD"/>
    <w:rsid w:val="00FC7B6E"/>
    <w:rsid w:val="00FD12DC"/>
    <w:rsid w:val="00FD2055"/>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 w:type="paragraph" w:styleId="Innehll4">
    <w:name w:val="toc 4"/>
    <w:basedOn w:val="Normal"/>
    <w:next w:val="Normal"/>
    <w:autoRedefine/>
    <w:uiPriority w:val="39"/>
    <w:unhideWhenUsed/>
    <w:rsid w:val="007462A4"/>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 w:type="paragraph" w:styleId="Innehll4">
    <w:name w:val="toc 4"/>
    <w:basedOn w:val="Normal"/>
    <w:next w:val="Normal"/>
    <w:autoRedefine/>
    <w:uiPriority w:val="39"/>
    <w:unhideWhenUsed/>
    <w:rsid w:val="007462A4"/>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50253102">
      <w:bodyDiv w:val="1"/>
      <w:marLeft w:val="0"/>
      <w:marRight w:val="0"/>
      <w:marTop w:val="0"/>
      <w:marBottom w:val="0"/>
      <w:divBdr>
        <w:top w:val="none" w:sz="0" w:space="0" w:color="auto"/>
        <w:left w:val="none" w:sz="0" w:space="0" w:color="auto"/>
        <w:bottom w:val="none" w:sz="0" w:space="0" w:color="auto"/>
        <w:right w:val="none" w:sz="0" w:space="0" w:color="auto"/>
      </w:divBdr>
      <w:divsChild>
        <w:div w:id="1178665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26878">
              <w:marLeft w:val="0"/>
              <w:marRight w:val="0"/>
              <w:marTop w:val="0"/>
              <w:marBottom w:val="0"/>
              <w:divBdr>
                <w:top w:val="none" w:sz="0" w:space="0" w:color="auto"/>
                <w:left w:val="none" w:sz="0" w:space="0" w:color="auto"/>
                <w:bottom w:val="none" w:sz="0" w:space="0" w:color="auto"/>
                <w:right w:val="none" w:sz="0" w:space="0" w:color="auto"/>
              </w:divBdr>
              <w:divsChild>
                <w:div w:id="377706580">
                  <w:marLeft w:val="0"/>
                  <w:marRight w:val="0"/>
                  <w:marTop w:val="0"/>
                  <w:marBottom w:val="0"/>
                  <w:divBdr>
                    <w:top w:val="none" w:sz="0" w:space="0" w:color="auto"/>
                    <w:left w:val="none" w:sz="0" w:space="0" w:color="auto"/>
                    <w:bottom w:val="none" w:sz="0" w:space="0" w:color="auto"/>
                    <w:right w:val="none" w:sz="0" w:space="0" w:color="auto"/>
                  </w:divBdr>
                  <w:divsChild>
                    <w:div w:id="2086799631">
                      <w:marLeft w:val="0"/>
                      <w:marRight w:val="0"/>
                      <w:marTop w:val="0"/>
                      <w:marBottom w:val="0"/>
                      <w:divBdr>
                        <w:top w:val="none" w:sz="0" w:space="0" w:color="auto"/>
                        <w:left w:val="none" w:sz="0" w:space="0" w:color="auto"/>
                        <w:bottom w:val="none" w:sz="0" w:space="0" w:color="auto"/>
                        <w:right w:val="none" w:sz="0" w:space="0" w:color="auto"/>
                      </w:divBdr>
                      <w:divsChild>
                        <w:div w:id="799691651">
                          <w:marLeft w:val="0"/>
                          <w:marRight w:val="0"/>
                          <w:marTop w:val="0"/>
                          <w:marBottom w:val="0"/>
                          <w:divBdr>
                            <w:top w:val="none" w:sz="0" w:space="0" w:color="auto"/>
                            <w:left w:val="none" w:sz="0" w:space="0" w:color="auto"/>
                            <w:bottom w:val="none" w:sz="0" w:space="0" w:color="auto"/>
                            <w:right w:val="none" w:sz="0" w:space="0" w:color="auto"/>
                          </w:divBdr>
                          <w:divsChild>
                            <w:div w:id="1705978290">
                              <w:marLeft w:val="0"/>
                              <w:marRight w:val="0"/>
                              <w:marTop w:val="0"/>
                              <w:marBottom w:val="0"/>
                              <w:divBdr>
                                <w:top w:val="none" w:sz="0" w:space="0" w:color="auto"/>
                                <w:left w:val="none" w:sz="0" w:space="0" w:color="auto"/>
                                <w:bottom w:val="none" w:sz="0" w:space="0" w:color="auto"/>
                                <w:right w:val="none" w:sz="0" w:space="0" w:color="auto"/>
                              </w:divBdr>
                              <w:divsChild>
                                <w:div w:id="1746217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4279794">
                                      <w:marLeft w:val="0"/>
                                      <w:marRight w:val="0"/>
                                      <w:marTop w:val="0"/>
                                      <w:marBottom w:val="0"/>
                                      <w:divBdr>
                                        <w:top w:val="none" w:sz="0" w:space="0" w:color="auto"/>
                                        <w:left w:val="none" w:sz="0" w:space="0" w:color="auto"/>
                                        <w:bottom w:val="none" w:sz="0" w:space="0" w:color="auto"/>
                                        <w:right w:val="none" w:sz="0" w:space="0" w:color="auto"/>
                                      </w:divBdr>
                                      <w:divsChild>
                                        <w:div w:id="1948152422">
                                          <w:marLeft w:val="0"/>
                                          <w:marRight w:val="0"/>
                                          <w:marTop w:val="0"/>
                                          <w:marBottom w:val="0"/>
                                          <w:divBdr>
                                            <w:top w:val="none" w:sz="0" w:space="0" w:color="auto"/>
                                            <w:left w:val="none" w:sz="0" w:space="0" w:color="auto"/>
                                            <w:bottom w:val="none" w:sz="0" w:space="0" w:color="auto"/>
                                            <w:right w:val="none" w:sz="0" w:space="0" w:color="auto"/>
                                          </w:divBdr>
                                          <w:divsChild>
                                            <w:div w:id="1508061210">
                                              <w:marLeft w:val="0"/>
                                              <w:marRight w:val="0"/>
                                              <w:marTop w:val="0"/>
                                              <w:marBottom w:val="0"/>
                                              <w:divBdr>
                                                <w:top w:val="none" w:sz="0" w:space="0" w:color="auto"/>
                                                <w:left w:val="none" w:sz="0" w:space="0" w:color="auto"/>
                                                <w:bottom w:val="none" w:sz="0" w:space="0" w:color="auto"/>
                                                <w:right w:val="none" w:sz="0" w:space="0" w:color="auto"/>
                                              </w:divBdr>
                                              <w:divsChild>
                                                <w:div w:id="2409176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16295815">
                                                      <w:marLeft w:val="0"/>
                                                      <w:marRight w:val="0"/>
                                                      <w:marTop w:val="0"/>
                                                      <w:marBottom w:val="0"/>
                                                      <w:divBdr>
                                                        <w:top w:val="none" w:sz="0" w:space="0" w:color="auto"/>
                                                        <w:left w:val="none" w:sz="0" w:space="0" w:color="auto"/>
                                                        <w:bottom w:val="none" w:sz="0" w:space="0" w:color="auto"/>
                                                        <w:right w:val="none" w:sz="0" w:space="0" w:color="auto"/>
                                                      </w:divBdr>
                                                      <w:divsChild>
                                                        <w:div w:id="177233205">
                                                          <w:marLeft w:val="0"/>
                                                          <w:marRight w:val="0"/>
                                                          <w:marTop w:val="0"/>
                                                          <w:marBottom w:val="0"/>
                                                          <w:divBdr>
                                                            <w:top w:val="none" w:sz="0" w:space="0" w:color="auto"/>
                                                            <w:left w:val="none" w:sz="0" w:space="0" w:color="auto"/>
                                                            <w:bottom w:val="none" w:sz="0" w:space="0" w:color="auto"/>
                                                            <w:right w:val="none" w:sz="0" w:space="0" w:color="auto"/>
                                                          </w:divBdr>
                                                          <w:divsChild>
                                                            <w:div w:id="2096397918">
                                                              <w:marLeft w:val="0"/>
                                                              <w:marRight w:val="0"/>
                                                              <w:marTop w:val="0"/>
                                                              <w:marBottom w:val="0"/>
                                                              <w:divBdr>
                                                                <w:top w:val="none" w:sz="0" w:space="0" w:color="auto"/>
                                                                <w:left w:val="none" w:sz="0" w:space="0" w:color="auto"/>
                                                                <w:bottom w:val="none" w:sz="0" w:space="0" w:color="auto"/>
                                                                <w:right w:val="none" w:sz="0" w:space="0" w:color="auto"/>
                                                              </w:divBdr>
                                                              <w:divsChild>
                                                                <w:div w:id="1115826275">
                                                                  <w:marLeft w:val="0"/>
                                                                  <w:marRight w:val="0"/>
                                                                  <w:marTop w:val="0"/>
                                                                  <w:marBottom w:val="0"/>
                                                                  <w:divBdr>
                                                                    <w:top w:val="none" w:sz="0" w:space="0" w:color="auto"/>
                                                                    <w:left w:val="none" w:sz="0" w:space="0" w:color="auto"/>
                                                                    <w:bottom w:val="none" w:sz="0" w:space="0" w:color="auto"/>
                                                                    <w:right w:val="none" w:sz="0" w:space="0" w:color="auto"/>
                                                                  </w:divBdr>
                                                                  <w:divsChild>
                                                                    <w:div w:id="465509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997564">
                                                                          <w:marLeft w:val="0"/>
                                                                          <w:marRight w:val="0"/>
                                                                          <w:marTop w:val="0"/>
                                                                          <w:marBottom w:val="0"/>
                                                                          <w:divBdr>
                                                                            <w:top w:val="none" w:sz="0" w:space="0" w:color="auto"/>
                                                                            <w:left w:val="none" w:sz="0" w:space="0" w:color="auto"/>
                                                                            <w:bottom w:val="none" w:sz="0" w:space="0" w:color="auto"/>
                                                                            <w:right w:val="none" w:sz="0" w:space="0" w:color="auto"/>
                                                                          </w:divBdr>
                                                                          <w:divsChild>
                                                                            <w:div w:id="13978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CE6402-7B01-4E13-8BF4-E212BA4D8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135</TotalTime>
  <Pages>59</Pages>
  <Words>11006</Words>
  <Characters>58336</Characters>
  <Application>Microsoft Office Word</Application>
  <DocSecurity>0</DocSecurity>
  <Lines>486</Lines>
  <Paragraphs>138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69204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AR;Torbjörn Dahlin</dc:creator>
  <cp:keywords>TKB,Arkitektur, Krav</cp:keywords>
  <cp:lastModifiedBy>Torbjörn Dahlin</cp:lastModifiedBy>
  <cp:revision>5</cp:revision>
  <dcterms:created xsi:type="dcterms:W3CDTF">2015-03-24T08:27:00Z</dcterms:created>
  <dcterms:modified xsi:type="dcterms:W3CDTF">2015-03-24T14:04:00Z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